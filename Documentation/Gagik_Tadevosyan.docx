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1AB09" w14:textId="4CE02CCF" w:rsidR="00A337C6" w:rsidRDefault="001755A1" w:rsidP="00B81E1C">
      <w:pPr>
        <w:spacing w:line="360" w:lineRule="auto"/>
        <w:rPr>
          <w:rFonts w:ascii="Sylfaen" w:eastAsiaTheme="majorEastAsia" w:hAnsi="Sylfaen" w:cs="Sylfaen"/>
          <w:color w:val="2E74B5" w:themeColor="accent1" w:themeShade="BF"/>
          <w:sz w:val="32"/>
          <w:szCs w:val="32"/>
        </w:rPr>
      </w:pPr>
      <w:r>
        <w:rPr>
          <w:rFonts w:ascii="Sylfaen" w:hAnsi="Sylfaen"/>
          <w:noProof/>
          <w:lang w:val="hy-AM"/>
          <w14:ligatures w14:val="standardContextual"/>
        </w:rPr>
        <mc:AlternateContent>
          <mc:Choice Requires="wps">
            <w:drawing>
              <wp:anchor distT="0" distB="0" distL="114300" distR="114300" simplePos="0" relativeHeight="251675648" behindDoc="0" locked="0" layoutInCell="1" allowOverlap="1" wp14:anchorId="4F23D844" wp14:editId="3C6C3DFE">
                <wp:simplePos x="0" y="0"/>
                <wp:positionH relativeFrom="column">
                  <wp:posOffset>2634615</wp:posOffset>
                </wp:positionH>
                <wp:positionV relativeFrom="paragraph">
                  <wp:posOffset>9392565</wp:posOffset>
                </wp:positionV>
                <wp:extent cx="576775" cy="288388"/>
                <wp:effectExtent l="0" t="0" r="13970" b="16510"/>
                <wp:wrapNone/>
                <wp:docPr id="56" name="Rectangle 56"/>
                <wp:cNvGraphicFramePr/>
                <a:graphic xmlns:a="http://schemas.openxmlformats.org/drawingml/2006/main">
                  <a:graphicData uri="http://schemas.microsoft.com/office/word/2010/wordprocessingShape">
                    <wps:wsp>
                      <wps:cNvSpPr/>
                      <wps:spPr>
                        <a:xfrm>
                          <a:off x="0" y="0"/>
                          <a:ext cx="576775" cy="2883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30D739" id="Rectangle 56" o:spid="_x0000_s1026" style="position:absolute;margin-left:207.45pt;margin-top:739.55pt;width:45.4pt;height:22.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" fillcolor="white [3212]" strokecolor="white [3212]" strokeweight="1pt"/>
            </w:pict>
          </mc:Fallback>
        </mc:AlternateContent>
      </w:r>
      <w:r w:rsidR="00EC72DD" w:rsidRPr="00380894">
        <w:rPr>
          <w:rFonts w:ascii="Sylfaen" w:hAnsi="Sylfaen"/>
          <w:noProof/>
          <w:lang w:val="hy-AM"/>
        </w:rPr>
        <mc:AlternateContent>
          <mc:Choice Requires="wps">
            <w:drawing>
              <wp:anchor distT="0" distB="0" distL="114300" distR="114300" simplePos="0" relativeHeight="251656192" behindDoc="0" locked="0" layoutInCell="1" allowOverlap="1" wp14:anchorId="21B6BAAF" wp14:editId="6E217FD4">
                <wp:simplePos x="0" y="0"/>
                <wp:positionH relativeFrom="column">
                  <wp:posOffset>-648145</wp:posOffset>
                </wp:positionH>
                <wp:positionV relativeFrom="paragraph">
                  <wp:posOffset>-392430</wp:posOffset>
                </wp:positionV>
                <wp:extent cx="6955908" cy="9454515"/>
                <wp:effectExtent l="19050" t="19050" r="35560" b="32385"/>
                <wp:wrapNone/>
                <wp:docPr id="59447" name="Надпись 59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908" cy="9454515"/>
                        </a:xfrm>
                        <a:prstGeom prst="rect">
                          <a:avLst/>
                        </a:prstGeom>
                        <a:solidFill>
                          <a:srgbClr val="FFFFFF"/>
                        </a:solidFill>
                        <a:ln w="57150" cmpd="thinThick">
                          <a:solidFill>
                            <a:srgbClr val="000000"/>
                          </a:solidFill>
                          <a:miter lim="800000"/>
                          <a:headEnd/>
                          <a:tailEnd/>
                        </a:ln>
                      </wps:spPr>
                      <wps:txbx>
                        <w:txbxContent>
                          <w:p w14:paraId="5BA7FD2A" w14:textId="77777777" w:rsidR="00445285" w:rsidRPr="00DD5AFD" w:rsidRDefault="00445285" w:rsidP="00445285">
                            <w:pPr>
                              <w:jc w:val="center"/>
                              <w:rPr>
                                <w:rFonts w:ascii="Sylfaen" w:hAnsi="Sylfaen" w:cs="Sylfaen"/>
                                <w:b/>
                                <w:iCs/>
                                <w:sz w:val="28"/>
                                <w:szCs w:val="28"/>
                              </w:rPr>
                            </w:pPr>
                            <w:r w:rsidRPr="00DD5AFD">
                              <w:rPr>
                                <w:rFonts w:ascii="Sylfaen" w:hAnsi="Sylfaen" w:cs="Sylfaen"/>
                                <w:b/>
                                <w:iCs/>
                                <w:sz w:val="28"/>
                                <w:szCs w:val="28"/>
                              </w:rPr>
                              <w:t>ՀՀ ԿՐԹՈՒԹՅԱՆ, ԳԻՏՈՒԹՅԱՆ, ՄՇԱԿՈՒՅԹԻ ԵՎ ՍՊՈՐՏԻ ՆԱԽԱՐԱՐՈՒԹՅՈՒՆ</w:t>
                            </w:r>
                          </w:p>
                          <w:p w14:paraId="56A81391" w14:textId="4D4FAD5A" w:rsidR="00445285" w:rsidRPr="00DD5AFD" w:rsidRDefault="00445285" w:rsidP="00445285">
                            <w:pPr>
                              <w:jc w:val="center"/>
                              <w:rPr>
                                <w:rFonts w:ascii="Sylfaen" w:hAnsi="Sylfaen" w:cs="Sylfaen"/>
                                <w:b/>
                                <w:noProof/>
                                <w:sz w:val="28"/>
                                <w:szCs w:val="28"/>
                              </w:rPr>
                            </w:pPr>
                            <w:r w:rsidRPr="00DD5AFD">
                              <w:rPr>
                                <w:rFonts w:ascii="Sylfaen" w:hAnsi="Sylfaen" w:cs="Sylfaen"/>
                                <w:b/>
                                <w:noProof/>
                                <w:sz w:val="28"/>
                                <w:szCs w:val="28"/>
                              </w:rPr>
                              <w:t xml:space="preserve">Հայաստանի </w:t>
                            </w:r>
                            <w:r w:rsidR="00C01046">
                              <w:rPr>
                                <w:rFonts w:ascii="Sylfaen" w:hAnsi="Sylfaen" w:cs="Sylfaen"/>
                                <w:b/>
                                <w:noProof/>
                                <w:sz w:val="28"/>
                                <w:szCs w:val="28"/>
                                <w:lang w:val="hy-AM"/>
                              </w:rPr>
                              <w:t>Ա</w:t>
                            </w:r>
                            <w:r w:rsidRPr="00DD5AFD">
                              <w:rPr>
                                <w:rFonts w:ascii="Sylfaen" w:hAnsi="Sylfaen" w:cs="Sylfaen"/>
                                <w:b/>
                                <w:noProof/>
                                <w:sz w:val="28"/>
                                <w:szCs w:val="28"/>
                              </w:rPr>
                              <w:t xml:space="preserve">զգային </w:t>
                            </w:r>
                            <w:r w:rsidR="00C01046">
                              <w:rPr>
                                <w:rFonts w:ascii="Sylfaen" w:hAnsi="Sylfaen" w:cs="Sylfaen"/>
                                <w:b/>
                                <w:noProof/>
                                <w:sz w:val="28"/>
                                <w:szCs w:val="28"/>
                              </w:rPr>
                              <w:t>Պ</w:t>
                            </w:r>
                            <w:r w:rsidRPr="00DD5AFD">
                              <w:rPr>
                                <w:rFonts w:ascii="Sylfaen" w:hAnsi="Sylfaen" w:cs="Sylfaen"/>
                                <w:b/>
                                <w:noProof/>
                                <w:sz w:val="28"/>
                                <w:szCs w:val="28"/>
                              </w:rPr>
                              <w:t xml:space="preserve">ոլիտեխնիկական </w:t>
                            </w:r>
                            <w:r w:rsidR="00C01046">
                              <w:rPr>
                                <w:rFonts w:ascii="Sylfaen" w:hAnsi="Sylfaen" w:cs="Sylfaen"/>
                                <w:b/>
                                <w:noProof/>
                                <w:sz w:val="28"/>
                                <w:szCs w:val="28"/>
                              </w:rPr>
                              <w:t>Հ</w:t>
                            </w:r>
                            <w:r w:rsidRPr="00DD5AFD">
                              <w:rPr>
                                <w:rFonts w:ascii="Sylfaen" w:hAnsi="Sylfaen" w:cs="Sylfaen"/>
                                <w:b/>
                                <w:noProof/>
                                <w:sz w:val="28"/>
                                <w:szCs w:val="28"/>
                              </w:rPr>
                              <w:t>ամալսարանի</w:t>
                            </w:r>
                          </w:p>
                          <w:p w14:paraId="09037D51" w14:textId="77777777" w:rsidR="00445285" w:rsidRDefault="00445285" w:rsidP="00445285">
                            <w:pPr>
                              <w:jc w:val="center"/>
                              <w:rPr>
                                <w:rFonts w:ascii="GHEA Grapalat" w:hAnsi="GHEA Grapalat" w:cs="Sylfaen"/>
                                <w:b/>
                                <w:sz w:val="28"/>
                                <w:szCs w:val="28"/>
                                <w:lang w:val="hy-AM"/>
                              </w:rPr>
                            </w:pPr>
                          </w:p>
                          <w:p w14:paraId="65EB4585" w14:textId="77777777" w:rsidR="00445285" w:rsidRDefault="00445285" w:rsidP="00445285">
                            <w:pPr>
                              <w:jc w:val="center"/>
                              <w:rPr>
                                <w:rFonts w:ascii="Sylfaen" w:hAnsi="Sylfaen" w:cs="Sylfaen"/>
                                <w:b/>
                                <w:sz w:val="28"/>
                                <w:szCs w:val="28"/>
                                <w:lang w:val="hy-AM"/>
                              </w:rPr>
                            </w:pPr>
                            <w:r w:rsidRPr="00DD5AFD">
                              <w:rPr>
                                <w:rFonts w:ascii="Sylfaen" w:hAnsi="Sylfaen" w:cs="Sylfaen"/>
                                <w:b/>
                                <w:sz w:val="28"/>
                                <w:szCs w:val="28"/>
                                <w:lang w:val="hy-AM"/>
                              </w:rPr>
                              <w:t>«</w:t>
                            </w:r>
                            <w:r w:rsidRPr="00DD5AFD">
                              <w:rPr>
                                <w:rFonts w:ascii="Sylfaen" w:hAnsi="Sylfaen"/>
                                <w:b/>
                                <w:bCs/>
                                <w:sz w:val="28"/>
                                <w:szCs w:val="28"/>
                                <w:lang w:val="hy-AM"/>
                              </w:rPr>
                              <w:t>ՄԻԿՐՈԷԼԵԿՏՐՈՆԱՅԻՆ ՍԽԵՄԱՆԵՐ ԵՎ ՀԱՄԱԿԱՐԳԵՐ</w:t>
                            </w:r>
                            <w:r w:rsidRPr="00DD5AFD">
                              <w:rPr>
                                <w:rFonts w:ascii="Sylfaen" w:hAnsi="Sylfaen" w:cs="Sylfaen"/>
                                <w:b/>
                                <w:sz w:val="28"/>
                                <w:szCs w:val="28"/>
                                <w:lang w:val="hy-AM"/>
                              </w:rPr>
                              <w:t>» ԱՄԲԻՈՆ</w:t>
                            </w:r>
                          </w:p>
                          <w:p w14:paraId="0DD6E8E5" w14:textId="77777777" w:rsidR="00445285" w:rsidRPr="00DD5AFD" w:rsidRDefault="00445285" w:rsidP="00445285">
                            <w:pPr>
                              <w:jc w:val="center"/>
                              <w:rPr>
                                <w:rFonts w:ascii="Sylfaen" w:hAnsi="Sylfaen" w:cs="Sylfaen"/>
                                <w:b/>
                                <w:sz w:val="28"/>
                                <w:szCs w:val="28"/>
                                <w:lang w:val="hy-AM"/>
                              </w:rPr>
                            </w:pPr>
                          </w:p>
                          <w:p w14:paraId="08B14A0C" w14:textId="77777777" w:rsidR="00445285" w:rsidRPr="00DD5AFD" w:rsidRDefault="00445285" w:rsidP="00445285">
                            <w:pPr>
                              <w:spacing w:line="360" w:lineRule="auto"/>
                              <w:jc w:val="both"/>
                              <w:rPr>
                                <w:rFonts w:ascii="Sylfaen" w:hAnsi="Sylfaen" w:cs="Arial"/>
                                <w:color w:val="FF0000"/>
                                <w:lang w:val="hy-AM"/>
                              </w:rPr>
                            </w:pPr>
                            <w:r w:rsidRPr="00DD5AFD">
                              <w:rPr>
                                <w:rFonts w:ascii="Sylfaen" w:hAnsi="Sylfaen" w:cs="Sylfaen"/>
                                <w:lang w:val="hy-AM"/>
                              </w:rPr>
                              <w:t>Մասնագիտություն</w:t>
                            </w:r>
                            <w:r w:rsidRPr="00DD5AFD">
                              <w:rPr>
                                <w:rFonts w:ascii="Sylfaen" w:hAnsi="Sylfaen"/>
                                <w:b/>
                                <w:i/>
                                <w:u w:val="single"/>
                                <w:lang w:val="hy-AM"/>
                              </w:rPr>
                              <w:t xml:space="preserve"> </w:t>
                            </w:r>
                            <w:r w:rsidRPr="00DD5AFD">
                              <w:rPr>
                                <w:rFonts w:ascii="Sylfaen" w:hAnsi="Sylfaen"/>
                                <w:b/>
                                <w:i/>
                                <w:color w:val="000000" w:themeColor="text1"/>
                                <w:u w:val="single"/>
                                <w:lang w:val="hy-AM"/>
                              </w:rPr>
                              <w:t xml:space="preserve">« </w:t>
                            </w:r>
                            <w:r w:rsidRPr="00DD5AFD">
                              <w:rPr>
                                <w:rFonts w:ascii="Sylfaen" w:hAnsi="Sylfaen"/>
                                <w:b/>
                                <w:color w:val="000000" w:themeColor="text1"/>
                                <w:u w:val="single"/>
                                <w:lang w:val="hy-AM"/>
                              </w:rPr>
                              <w:t>Ծրագրային ճարտարագիտություն</w:t>
                            </w:r>
                            <w:r w:rsidRPr="00DD5AFD">
                              <w:rPr>
                                <w:rFonts w:ascii="Sylfaen" w:hAnsi="Sylfaen"/>
                                <w:b/>
                                <w:i/>
                                <w:color w:val="000000" w:themeColor="text1"/>
                                <w:u w:val="single"/>
                                <w:lang w:val="hy-AM"/>
                              </w:rPr>
                              <w:t>»</w:t>
                            </w:r>
                          </w:p>
                          <w:p w14:paraId="14727253" w14:textId="77777777" w:rsidR="00445285" w:rsidRPr="00DD5AFD" w:rsidRDefault="00445285" w:rsidP="00445285">
                            <w:pPr>
                              <w:spacing w:line="360" w:lineRule="auto"/>
                              <w:jc w:val="both"/>
                              <w:rPr>
                                <w:rFonts w:ascii="Sylfaen" w:hAnsi="Sylfaen" w:cs="Arial"/>
                                <w:color w:val="000000"/>
                                <w:sz w:val="28"/>
                                <w:szCs w:val="28"/>
                                <w:lang w:val="hy-AM"/>
                              </w:rPr>
                            </w:pPr>
                            <w:r w:rsidRPr="00DD5AFD">
                              <w:rPr>
                                <w:rFonts w:ascii="Sylfaen" w:hAnsi="Sylfaen" w:cs="Arial"/>
                                <w:color w:val="000000"/>
                                <w:lang w:val="hy-AM"/>
                              </w:rPr>
                              <w:t xml:space="preserve">Կրթական ծրագիր </w:t>
                            </w:r>
                            <w:r w:rsidRPr="00DD5AFD">
                              <w:rPr>
                                <w:rFonts w:ascii="Sylfaen" w:hAnsi="Sylfaen"/>
                                <w:b/>
                                <w:i/>
                                <w:u w:val="single"/>
                                <w:lang w:val="hy-AM"/>
                              </w:rPr>
                              <w:t xml:space="preserve"> </w:t>
                            </w:r>
                            <w:r w:rsidRPr="00DD5AFD">
                              <w:rPr>
                                <w:rFonts w:ascii="Sylfaen" w:hAnsi="Sylfaen"/>
                                <w:b/>
                                <w:i/>
                                <w:color w:val="000000" w:themeColor="text1"/>
                                <w:u w:val="single"/>
                                <w:lang w:val="hy-AM"/>
                              </w:rPr>
                              <w:t xml:space="preserve">« </w:t>
                            </w:r>
                            <w:r w:rsidRPr="00DD5AFD">
                              <w:rPr>
                                <w:rFonts w:ascii="Sylfaen" w:hAnsi="Sylfaen"/>
                                <w:b/>
                                <w:color w:val="000000" w:themeColor="text1"/>
                                <w:u w:val="single"/>
                                <w:lang w:val="hy-AM"/>
                              </w:rPr>
                              <w:t>Ծրագրային ճարտարագիտություն (Սինոփսիս)</w:t>
                            </w:r>
                            <w:r w:rsidRPr="00DD5AFD">
                              <w:rPr>
                                <w:rFonts w:ascii="Sylfaen" w:hAnsi="Sylfaen"/>
                                <w:b/>
                                <w:i/>
                                <w:color w:val="000000" w:themeColor="text1"/>
                                <w:u w:val="single"/>
                                <w:lang w:val="hy-AM"/>
                              </w:rPr>
                              <w:t>»</w:t>
                            </w:r>
                          </w:p>
                          <w:p w14:paraId="059883F7" w14:textId="77777777" w:rsidR="00445285" w:rsidRPr="00D57C77" w:rsidRDefault="00445285" w:rsidP="00445285">
                            <w:pPr>
                              <w:jc w:val="both"/>
                              <w:rPr>
                                <w:rFonts w:ascii="GHEA Grapalat" w:hAnsi="GHEA Grapalat" w:cs="Sylfaen"/>
                                <w:b/>
                                <w:bCs/>
                                <w:sz w:val="36"/>
                                <w:szCs w:val="36"/>
                                <w:lang w:val="hy-AM"/>
                              </w:rPr>
                            </w:pPr>
                          </w:p>
                          <w:p w14:paraId="6022A3FE" w14:textId="77777777" w:rsidR="00696617" w:rsidRPr="0079098B" w:rsidRDefault="00696617" w:rsidP="00696617">
                            <w:pPr>
                              <w:pStyle w:val="BodyTextIndent3"/>
                              <w:ind w:firstLine="284"/>
                              <w:jc w:val="center"/>
                              <w:rPr>
                                <w:rFonts w:ascii="GHEA Grapalat" w:hAnsi="GHEA Grapalat"/>
                                <w:b/>
                                <w:color w:val="000000"/>
                                <w:sz w:val="36"/>
                                <w:szCs w:val="36"/>
                                <w:lang w:val="hy-AM"/>
                              </w:rPr>
                            </w:pPr>
                            <w:r>
                              <w:rPr>
                                <w:rFonts w:ascii="GHEA Grapalat" w:hAnsi="GHEA Grapalat" w:cs="Sylfaen"/>
                                <w:b/>
                                <w:color w:val="000000"/>
                                <w:sz w:val="36"/>
                                <w:szCs w:val="36"/>
                                <w:lang w:val="hy-AM"/>
                              </w:rPr>
                              <w:t>Ա Վ Ա Ր Տ Ա Կ Ա Ն</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Շ</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Խ</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Տ</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Ն</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Ք</w:t>
                            </w:r>
                          </w:p>
                          <w:p w14:paraId="2BFA35A5" w14:textId="77777777" w:rsidR="00696617" w:rsidRPr="0079098B" w:rsidRDefault="00696617" w:rsidP="00696617">
                            <w:pPr>
                              <w:pStyle w:val="BodyTextIndent3"/>
                              <w:ind w:firstLine="284"/>
                              <w:jc w:val="center"/>
                              <w:rPr>
                                <w:rFonts w:ascii="GHEA Grapalat" w:hAnsi="GHEA Grapalat"/>
                                <w:color w:val="000000"/>
                                <w:lang w:val="hy-AM"/>
                              </w:rPr>
                            </w:pPr>
                          </w:p>
                          <w:p w14:paraId="470B5BD8" w14:textId="38E8C3C6" w:rsidR="00445285" w:rsidRPr="00DD5AFD" w:rsidRDefault="00696617" w:rsidP="00696617">
                            <w:pPr>
                              <w:jc w:val="center"/>
                              <w:rPr>
                                <w:rFonts w:ascii="Sylfaen" w:hAnsi="Sylfaen" w:cs="Arial Armenian"/>
                                <w:b/>
                                <w:sz w:val="36"/>
                                <w:szCs w:val="36"/>
                                <w:lang w:val="hy-AM"/>
                              </w:rPr>
                            </w:pPr>
                            <w:r w:rsidRPr="0079098B">
                              <w:rPr>
                                <w:rFonts w:ascii="GHEA Grapalat" w:hAnsi="GHEA Grapalat" w:cs="Sylfaen"/>
                                <w:b/>
                                <w:color w:val="000000"/>
                                <w:sz w:val="36"/>
                                <w:szCs w:val="36"/>
                                <w:lang w:val="hy-AM"/>
                              </w:rPr>
                              <w:t>Հ</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Շ</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Վ</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Ե</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Բ</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Ց</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Տ</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Ր</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Գ</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Ի</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Ր</w:t>
                            </w:r>
                          </w:p>
                          <w:p w14:paraId="19CF4164" w14:textId="77777777" w:rsidR="00445285" w:rsidRPr="00A74AA4" w:rsidRDefault="00445285" w:rsidP="00445285">
                            <w:pPr>
                              <w:rPr>
                                <w:rFonts w:ascii="GHEA Grapalat" w:hAnsi="GHEA Grapalat" w:cs="Sylfaen"/>
                                <w:b/>
                                <w:bCs/>
                                <w:sz w:val="28"/>
                                <w:lang w:val="hy-AM"/>
                              </w:rPr>
                            </w:pPr>
                          </w:p>
                          <w:p w14:paraId="586F2F8A" w14:textId="6B510B1B" w:rsidR="00445285" w:rsidRPr="00E60080" w:rsidRDefault="00445285" w:rsidP="00445285">
                            <w:pPr>
                              <w:jc w:val="center"/>
                              <w:rPr>
                                <w:rFonts w:ascii="GHEA Grapalat" w:hAnsi="GHEA Grapalat" w:cs="Sylfaen"/>
                                <w:b/>
                                <w:bCs/>
                                <w:lang w:val="hy-AM"/>
                              </w:rPr>
                            </w:pPr>
                            <w:r w:rsidRPr="00DD5AFD">
                              <w:rPr>
                                <w:rFonts w:ascii="Sylfaen" w:hAnsi="Sylfaen" w:cs="Sylfaen"/>
                                <w:bCs/>
                                <w:lang w:val="hy-AM"/>
                              </w:rPr>
                              <w:t>ԹԵՄԱՆ՝</w:t>
                            </w:r>
                            <w:r w:rsidRPr="00DD5AFD">
                              <w:rPr>
                                <w:rFonts w:ascii="Sylfaen" w:hAnsi="Sylfaen" w:cs="Sylfaen"/>
                                <w:b/>
                                <w:bCs/>
                                <w:lang w:val="hy-AM"/>
                              </w:rPr>
                              <w:t xml:space="preserve">  </w:t>
                            </w:r>
                            <w:r w:rsidR="007C63F5" w:rsidRPr="007C63F5">
                              <w:rPr>
                                <w:rFonts w:ascii="Sylfaen" w:hAnsi="Sylfaen" w:cs="Sylfaen"/>
                                <w:b/>
                                <w:bCs/>
                                <w:lang w:val="hy-AM"/>
                              </w:rPr>
                              <w:t>Ինտեգրալ սխեմաների ֆիզիկական նախագծման տեղաբաշխման համակարգի մշակումը</w:t>
                            </w:r>
                          </w:p>
                          <w:p w14:paraId="3C7F9820" w14:textId="77777777" w:rsidR="00445285" w:rsidRPr="00A74AA4" w:rsidRDefault="00445285" w:rsidP="00445285">
                            <w:pPr>
                              <w:rPr>
                                <w:rFonts w:ascii="GHEA Grapalat" w:hAnsi="GHEA Grapalat"/>
                                <w:b/>
                                <w:i/>
                                <w:lang w:val="hy-AM"/>
                              </w:rPr>
                            </w:pPr>
                          </w:p>
                          <w:p w14:paraId="05FBD90C" w14:textId="25F8D6C5" w:rsidR="00445285" w:rsidRPr="00DD5AFD" w:rsidRDefault="00445285" w:rsidP="00445285">
                            <w:pPr>
                              <w:ind w:right="-31"/>
                              <w:rPr>
                                <w:rFonts w:ascii="Sylfaen" w:hAnsi="Sylfaen"/>
                                <w:b/>
                                <w:i/>
                                <w:lang w:val="hy-AM"/>
                              </w:rPr>
                            </w:pPr>
                            <w:r w:rsidRPr="00DD5AFD">
                              <w:rPr>
                                <w:rFonts w:ascii="Sylfaen" w:hAnsi="Sylfaen"/>
                                <w:b/>
                                <w:i/>
                                <w:lang w:val="hy-AM"/>
                              </w:rPr>
                              <w:t>ՏՏ</w:t>
                            </w:r>
                            <w:r w:rsidR="0015216B">
                              <w:rPr>
                                <w:rFonts w:ascii="Sylfaen" w:hAnsi="Sylfaen"/>
                                <w:b/>
                                <w:i/>
                                <w:lang w:val="hy-AM"/>
                              </w:rPr>
                              <w:t>2</w:t>
                            </w:r>
                            <w:r w:rsidRPr="00DD5AFD">
                              <w:rPr>
                                <w:rFonts w:ascii="Sylfaen" w:hAnsi="Sylfaen"/>
                                <w:b/>
                                <w:i/>
                                <w:lang w:val="hy-AM"/>
                              </w:rPr>
                              <w:t xml:space="preserve">19Ս  </w:t>
                            </w:r>
                            <w:r w:rsidRPr="00DD5AFD">
                              <w:rPr>
                                <w:rFonts w:ascii="Sylfaen" w:hAnsi="Sylfaen" w:cs="Sylfaen"/>
                                <w:bCs/>
                                <w:lang w:val="hy-AM"/>
                              </w:rPr>
                              <w:t>ակադ</w:t>
                            </w:r>
                            <w:r w:rsidRPr="00DD5AFD">
                              <w:rPr>
                                <w:rFonts w:ascii="Sylfaen" w:hAnsi="Sylfaen" w:cs="Arial Armenian"/>
                                <w:bCs/>
                                <w:lang w:val="hy-AM"/>
                              </w:rPr>
                              <w:t xml:space="preserve">.  </w:t>
                            </w:r>
                            <w:r w:rsidRPr="00DD5AFD">
                              <w:rPr>
                                <w:rFonts w:ascii="Sylfaen" w:hAnsi="Sylfaen" w:cs="Sylfaen"/>
                                <w:bCs/>
                                <w:lang w:val="hy-AM"/>
                              </w:rPr>
                              <w:t xml:space="preserve">խմբի ուսանող </w:t>
                            </w:r>
                            <w:r w:rsidR="00361B55">
                              <w:rPr>
                                <w:rFonts w:ascii="GHEA Grapalat" w:hAnsi="GHEA Grapalat"/>
                                <w:b/>
                                <w:u w:val="single"/>
                                <w:lang w:val="hy-AM"/>
                              </w:rPr>
                              <w:t>Գագիկ</w:t>
                            </w:r>
                            <w:r w:rsidR="00CC069A">
                              <w:rPr>
                                <w:rFonts w:ascii="GHEA Grapalat" w:hAnsi="GHEA Grapalat"/>
                                <w:b/>
                                <w:u w:val="single"/>
                                <w:lang w:val="hy-AM"/>
                              </w:rPr>
                              <w:t xml:space="preserve"> </w:t>
                            </w:r>
                            <w:r w:rsidR="00361B55">
                              <w:rPr>
                                <w:rFonts w:ascii="GHEA Grapalat" w:hAnsi="GHEA Grapalat"/>
                                <w:b/>
                                <w:u w:val="single"/>
                                <w:lang w:val="hy-AM"/>
                              </w:rPr>
                              <w:t>Եղիայի</w:t>
                            </w:r>
                            <w:r w:rsidR="00CC069A">
                              <w:rPr>
                                <w:rFonts w:ascii="GHEA Grapalat" w:hAnsi="GHEA Grapalat"/>
                                <w:b/>
                                <w:u w:val="single"/>
                                <w:lang w:val="hy-AM"/>
                              </w:rPr>
                              <w:t xml:space="preserve"> </w:t>
                            </w:r>
                            <w:r w:rsidR="00361B55">
                              <w:rPr>
                                <w:rFonts w:ascii="GHEA Grapalat" w:hAnsi="GHEA Grapalat"/>
                                <w:b/>
                                <w:u w:val="single"/>
                                <w:lang w:val="hy-AM"/>
                              </w:rPr>
                              <w:t>Թադևոսյան</w:t>
                            </w:r>
                            <w:r w:rsidR="00CC069A" w:rsidRPr="00DD5AFD">
                              <w:rPr>
                                <w:rFonts w:ascii="Sylfaen" w:hAnsi="Sylfaen" w:cs="Sylfaen"/>
                                <w:lang w:val="hy-AM"/>
                              </w:rPr>
                              <w:t xml:space="preserve"> </w:t>
                            </w:r>
                            <w:r w:rsidRPr="00DD5AFD">
                              <w:rPr>
                                <w:rFonts w:ascii="Sylfaen" w:hAnsi="Sylfaen" w:cs="Sylfaen"/>
                                <w:lang w:val="hy-AM"/>
                              </w:rPr>
                              <w:t>___________________________</w:t>
                            </w:r>
                          </w:p>
                          <w:p w14:paraId="29C25789" w14:textId="77777777" w:rsidR="00445285" w:rsidRPr="00DD5AFD" w:rsidRDefault="00445285" w:rsidP="00445285">
                            <w:pPr>
                              <w:rPr>
                                <w:rFonts w:ascii="Sylfaen" w:hAnsi="Sylfaen"/>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1FA4E2C3" w14:textId="77777777" w:rsidR="00445285" w:rsidRPr="00DD5AFD" w:rsidRDefault="00445285" w:rsidP="00445285">
                            <w:pPr>
                              <w:ind w:right="-106"/>
                              <w:rPr>
                                <w:rFonts w:ascii="Sylfaen" w:hAnsi="Sylfaen" w:cs="Sylfaen"/>
                                <w:bCs/>
                                <w:lang w:val="hy-AM"/>
                              </w:rPr>
                            </w:pPr>
                          </w:p>
                          <w:p w14:paraId="139C0AF7" w14:textId="7BF93143" w:rsidR="00445285" w:rsidRPr="00DD5AFD" w:rsidRDefault="00445285" w:rsidP="00445285">
                            <w:pPr>
                              <w:rPr>
                                <w:rFonts w:ascii="Sylfaen" w:hAnsi="Sylfaen" w:cs="Sylfaen"/>
                                <w:bCs/>
                                <w:sz w:val="18"/>
                                <w:lang w:val="hy-AM"/>
                              </w:rPr>
                            </w:pPr>
                            <w:r w:rsidRPr="00DD5AFD">
                              <w:rPr>
                                <w:rFonts w:ascii="Sylfaen" w:hAnsi="Sylfaen" w:cs="Sylfaen"/>
                                <w:bCs/>
                                <w:lang w:val="hy-AM"/>
                              </w:rPr>
                              <w:t xml:space="preserve">Աշխատանքի ղեկավար՝ </w:t>
                            </w:r>
                            <w:r w:rsidR="00361B55">
                              <w:rPr>
                                <w:rFonts w:ascii="Sylfaen" w:hAnsi="Sylfaen"/>
                                <w:b/>
                                <w:iCs/>
                                <w:u w:val="single"/>
                                <w:lang w:val="hy-AM"/>
                              </w:rPr>
                              <w:t>Դավիթ</w:t>
                            </w:r>
                            <w:r w:rsidR="00622271" w:rsidRPr="00F11D27">
                              <w:rPr>
                                <w:rFonts w:ascii="Sylfaen" w:hAnsi="Sylfaen"/>
                                <w:b/>
                                <w:iCs/>
                                <w:u w:val="single"/>
                                <w:lang w:val="hy-AM"/>
                              </w:rPr>
                              <w:t xml:space="preserve"> </w:t>
                            </w:r>
                            <w:r w:rsidR="00361B55">
                              <w:rPr>
                                <w:rFonts w:ascii="Sylfaen" w:hAnsi="Sylfaen"/>
                                <w:b/>
                                <w:iCs/>
                                <w:u w:val="single"/>
                                <w:lang w:val="hy-AM"/>
                              </w:rPr>
                              <w:t>Վարդանի</w:t>
                            </w:r>
                            <w:r w:rsidR="00AA10B3" w:rsidRPr="00F11D27">
                              <w:rPr>
                                <w:rFonts w:ascii="Microsoft YaHei" w:eastAsia="Microsoft YaHei" w:hAnsi="Microsoft YaHei" w:cs="Microsoft YaHei"/>
                                <w:b/>
                                <w:u w:val="single"/>
                                <w:lang w:val="hy-AM"/>
                              </w:rPr>
                              <w:t xml:space="preserve"> </w:t>
                            </w:r>
                            <w:r w:rsidR="00361B55">
                              <w:rPr>
                                <w:rFonts w:ascii="GHEA Grapalat" w:hAnsi="GHEA Grapalat" w:cs="Sylfaen"/>
                                <w:b/>
                                <w:u w:val="single"/>
                                <w:lang w:val="hy-AM"/>
                              </w:rPr>
                              <w:t>Ռևազյան</w:t>
                            </w:r>
                            <w:r w:rsidR="00AA10B3" w:rsidRPr="00F11D27">
                              <w:rPr>
                                <w:rFonts w:ascii="GHEA Grapalat" w:hAnsi="GHEA Grapalat"/>
                                <w:b/>
                                <w:u w:val="single"/>
                                <w:lang w:val="hy-AM"/>
                              </w:rPr>
                              <w:t xml:space="preserve">, </w:t>
                            </w:r>
                            <w:r w:rsidR="00AA10B3" w:rsidRPr="00F11D27">
                              <w:rPr>
                                <w:rFonts w:ascii="GHEA Grapalat" w:hAnsi="GHEA Grapalat" w:cs="Sylfaen"/>
                                <w:b/>
                                <w:u w:val="single"/>
                                <w:lang w:val="hy-AM"/>
                              </w:rPr>
                              <w:t>տ</w:t>
                            </w:r>
                            <w:r w:rsidR="00AA10B3" w:rsidRPr="00F11D27">
                              <w:rPr>
                                <w:rFonts w:ascii="GHEA Grapalat" w:hAnsi="GHEA Grapalat"/>
                                <w:b/>
                                <w:u w:val="single"/>
                                <w:lang w:val="hy-AM"/>
                              </w:rPr>
                              <w:t>.</w:t>
                            </w:r>
                            <w:r w:rsidR="00AA10B3" w:rsidRPr="00F11D27">
                              <w:rPr>
                                <w:rFonts w:ascii="GHEA Grapalat" w:hAnsi="GHEA Grapalat" w:cs="Sylfaen"/>
                                <w:b/>
                                <w:u w:val="single"/>
                                <w:lang w:val="hy-AM"/>
                              </w:rPr>
                              <w:t>գ</w:t>
                            </w:r>
                            <w:r w:rsidR="00AA10B3" w:rsidRPr="00F11D27">
                              <w:rPr>
                                <w:rFonts w:ascii="GHEA Grapalat" w:hAnsi="GHEA Grapalat"/>
                                <w:b/>
                                <w:u w:val="single"/>
                                <w:lang w:val="hy-AM"/>
                              </w:rPr>
                              <w:t>.</w:t>
                            </w:r>
                            <w:r w:rsidR="00AA10B3" w:rsidRPr="00F11D27">
                              <w:rPr>
                                <w:rFonts w:ascii="GHEA Grapalat" w:hAnsi="GHEA Grapalat" w:cs="Sylfaen"/>
                                <w:b/>
                                <w:u w:val="single"/>
                                <w:lang w:val="hy-AM"/>
                              </w:rPr>
                              <w:t>թ</w:t>
                            </w:r>
                            <w:r w:rsidR="00AA10B3" w:rsidRPr="00F11D27">
                              <w:rPr>
                                <w:rFonts w:ascii="GHEA Grapalat" w:hAnsi="GHEA Grapalat"/>
                                <w:b/>
                                <w:u w:val="single"/>
                                <w:lang w:val="hy-AM"/>
                              </w:rPr>
                              <w:t>.</w:t>
                            </w:r>
                            <w:r w:rsidRPr="00DD5AFD">
                              <w:rPr>
                                <w:rFonts w:ascii="Sylfaen" w:hAnsi="Sylfaen" w:cs="Sylfaen"/>
                                <w:lang w:val="hy-AM"/>
                              </w:rPr>
                              <w:t>_________________</w:t>
                            </w:r>
                            <w:r w:rsidR="00D340B0">
                              <w:rPr>
                                <w:rFonts w:ascii="Sylfaen" w:hAnsi="Sylfaen" w:cs="Sylfaen"/>
                                <w:lang w:val="hy-AM"/>
                              </w:rPr>
                              <w:t>___</w:t>
                            </w:r>
                            <w:r w:rsidRPr="00DD5AFD">
                              <w:rPr>
                                <w:rFonts w:ascii="Sylfaen" w:hAnsi="Sylfaen" w:cs="Sylfaen"/>
                                <w:lang w:val="hy-AM"/>
                              </w:rPr>
                              <w:t>_</w:t>
                            </w:r>
                          </w:p>
                          <w:p w14:paraId="645D5B14"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w:t>
                            </w:r>
                            <w:r w:rsidRPr="00DD5AFD">
                              <w:rPr>
                                <w:rFonts w:ascii="Sylfaen" w:hAnsi="Sylfaen" w:cs="Arial Armenian"/>
                                <w:bCs/>
                                <w:sz w:val="18"/>
                                <w:lang w:val="hy-AM"/>
                              </w:rPr>
                              <w:t xml:space="preserve">, </w:t>
                            </w:r>
                            <w:r w:rsidRPr="00DD5AFD">
                              <w:rPr>
                                <w:rFonts w:ascii="Sylfaen" w:hAnsi="Sylfaen" w:cs="Sylfaen"/>
                                <w:bCs/>
                                <w:sz w:val="18"/>
                                <w:lang w:val="hy-AM"/>
                              </w:rPr>
                              <w:t>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6C7BF4B1" w14:textId="77777777" w:rsidR="00445285" w:rsidRPr="00DD5AFD" w:rsidRDefault="00445285" w:rsidP="00445285">
                            <w:pPr>
                              <w:rPr>
                                <w:rFonts w:ascii="Sylfaen" w:hAnsi="Sylfaen" w:cs="Sylfaen"/>
                                <w:bCs/>
                                <w:sz w:val="18"/>
                                <w:lang w:val="hy-AM"/>
                              </w:rPr>
                            </w:pPr>
                          </w:p>
                          <w:p w14:paraId="6A670FC0" w14:textId="77777777" w:rsidR="00445285" w:rsidRPr="00DD5AFD" w:rsidRDefault="00445285" w:rsidP="00445285">
                            <w:pPr>
                              <w:rPr>
                                <w:rFonts w:ascii="Sylfaen" w:hAnsi="Sylfaen" w:cs="Sylfaen"/>
                                <w:bCs/>
                                <w:sz w:val="18"/>
                                <w:lang w:val="hy-AM"/>
                              </w:rPr>
                            </w:pPr>
                            <w:r w:rsidRPr="00DD5AFD">
                              <w:rPr>
                                <w:rFonts w:ascii="Sylfaen" w:hAnsi="Sylfaen" w:cs="Sylfaen"/>
                                <w:b/>
                                <w:bCs/>
                                <w:sz w:val="28"/>
                                <w:lang w:val="hy-AM"/>
                              </w:rPr>
                              <w:t>Խորհրդատուներ</w:t>
                            </w:r>
                          </w:p>
                          <w:p w14:paraId="0ED436DC" w14:textId="77777777" w:rsidR="00445285" w:rsidRPr="00DD5AFD" w:rsidRDefault="00445285" w:rsidP="00445285">
                            <w:pPr>
                              <w:rPr>
                                <w:rFonts w:ascii="Sylfaen" w:hAnsi="Sylfaen" w:cs="Sylfaen"/>
                                <w:bCs/>
                                <w:sz w:val="18"/>
                                <w:lang w:val="hy-AM"/>
                              </w:rPr>
                            </w:pPr>
                          </w:p>
                          <w:p w14:paraId="7E493DEE" w14:textId="74FB240F" w:rsidR="00445285" w:rsidRPr="00DD5AFD" w:rsidRDefault="00445285" w:rsidP="00445285">
                            <w:pPr>
                              <w:rPr>
                                <w:rFonts w:ascii="Sylfaen" w:hAnsi="Sylfaen" w:cs="Sylfaen"/>
                                <w:bCs/>
                                <w:sz w:val="18"/>
                                <w:lang w:val="hy-AM"/>
                              </w:rPr>
                            </w:pPr>
                            <w:r w:rsidRPr="00DD5AFD">
                              <w:rPr>
                                <w:rFonts w:ascii="Sylfaen" w:hAnsi="Sylfaen" w:cs="Sylfaen"/>
                                <w:bCs/>
                                <w:lang w:val="hy-AM"/>
                              </w:rPr>
                              <w:t xml:space="preserve">Էկոնոմիկայի բաժնի՝   </w:t>
                            </w:r>
                            <w:bookmarkStart w:id="0" w:name="_Hlk214280413"/>
                            <w:r w:rsidR="00296612" w:rsidRPr="00F11D27">
                              <w:rPr>
                                <w:rFonts w:ascii="Sylfaen" w:hAnsi="Sylfaen"/>
                                <w:b/>
                                <w:bCs/>
                                <w:sz w:val="23"/>
                                <w:szCs w:val="23"/>
                                <w:u w:val="single"/>
                                <w:lang w:val="hy-AM"/>
                              </w:rPr>
                              <w:t>Արուսյակ Ալբերտի</w:t>
                            </w:r>
                            <w:r w:rsidR="008A1B61" w:rsidRPr="00F11D27">
                              <w:rPr>
                                <w:rFonts w:ascii="GHEA Grapalat" w:hAnsi="GHEA Grapalat"/>
                                <w:b/>
                                <w:bCs/>
                                <w:u w:val="single"/>
                                <w:lang w:val="hy-AM"/>
                              </w:rPr>
                              <w:t xml:space="preserve"> Աբրահամյան,</w:t>
                            </w:r>
                            <w:bookmarkEnd w:id="0"/>
                            <w:r w:rsidR="008A1B61" w:rsidRPr="00F11D27">
                              <w:rPr>
                                <w:rFonts w:ascii="GHEA Grapalat" w:hAnsi="GHEA Grapalat"/>
                                <w:b/>
                                <w:bCs/>
                                <w:u w:val="single"/>
                                <w:lang w:val="hy-AM"/>
                              </w:rPr>
                              <w:t xml:space="preserve"> ասիստենտ</w:t>
                            </w:r>
                            <w:r w:rsidRPr="00DD5AFD">
                              <w:rPr>
                                <w:rFonts w:ascii="Sylfaen" w:hAnsi="Sylfaen"/>
                                <w:b/>
                                <w:i/>
                                <w:lang w:val="hy-AM"/>
                              </w:rPr>
                              <w:t>_________________</w:t>
                            </w:r>
                            <w:r w:rsidR="00D340B0">
                              <w:rPr>
                                <w:rFonts w:ascii="Sylfaen" w:hAnsi="Sylfaen"/>
                                <w:b/>
                                <w:i/>
                                <w:lang w:val="hy-AM"/>
                              </w:rPr>
                              <w:t>_____</w:t>
                            </w:r>
                          </w:p>
                          <w:p w14:paraId="5AD9D383"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719432C3" w14:textId="77777777" w:rsidR="00445285" w:rsidRPr="00DD5AFD" w:rsidRDefault="00445285" w:rsidP="00445285">
                            <w:pPr>
                              <w:rPr>
                                <w:rFonts w:ascii="Sylfaen" w:hAnsi="Sylfaen" w:cs="Sylfaen"/>
                                <w:bCs/>
                                <w:sz w:val="18"/>
                                <w:lang w:val="hy-AM"/>
                              </w:rPr>
                            </w:pPr>
                          </w:p>
                          <w:p w14:paraId="5D6C4B70" w14:textId="4222F751" w:rsidR="00445285" w:rsidRPr="00DD5AFD" w:rsidRDefault="00445285" w:rsidP="00445285">
                            <w:pPr>
                              <w:rPr>
                                <w:rFonts w:ascii="Sylfaen" w:hAnsi="Sylfaen" w:cs="Sylfaen"/>
                                <w:bCs/>
                                <w:sz w:val="18"/>
                                <w:lang w:val="hy-AM"/>
                              </w:rPr>
                            </w:pPr>
                            <w:r w:rsidRPr="00DD5AFD">
                              <w:rPr>
                                <w:rFonts w:ascii="Sylfaen" w:hAnsi="Sylfaen" w:cs="Sylfaen"/>
                                <w:bCs/>
                                <w:lang w:val="hy-AM"/>
                              </w:rPr>
                              <w:t>Կենսագ</w:t>
                            </w:r>
                            <w:r w:rsidRPr="00DD5AFD">
                              <w:rPr>
                                <w:rFonts w:ascii="Sylfaen" w:hAnsi="Sylfaen" w:cs="Arial Armenian"/>
                                <w:bCs/>
                                <w:lang w:val="hy-AM"/>
                              </w:rPr>
                              <w:t xml:space="preserve">. </w:t>
                            </w:r>
                            <w:r w:rsidRPr="00DD5AFD">
                              <w:rPr>
                                <w:rFonts w:ascii="Sylfaen" w:hAnsi="Sylfaen" w:cs="Sylfaen"/>
                                <w:bCs/>
                                <w:lang w:val="hy-AM"/>
                              </w:rPr>
                              <w:t>անվտանգ</w:t>
                            </w:r>
                            <w:r w:rsidRPr="00DD5AFD">
                              <w:rPr>
                                <w:rFonts w:ascii="Sylfaen" w:hAnsi="Sylfaen" w:cs="Arial Armenian"/>
                                <w:bCs/>
                                <w:lang w:val="hy-AM"/>
                              </w:rPr>
                              <w:t xml:space="preserve">. </w:t>
                            </w:r>
                            <w:r w:rsidRPr="00DD5AFD">
                              <w:rPr>
                                <w:rFonts w:ascii="Sylfaen" w:hAnsi="Sylfaen" w:cs="Sylfaen"/>
                                <w:bCs/>
                                <w:lang w:val="hy-AM"/>
                              </w:rPr>
                              <w:t xml:space="preserve">բաժնի՝  </w:t>
                            </w:r>
                            <w:r w:rsidR="00296612" w:rsidRPr="00F11D27">
                              <w:rPr>
                                <w:rFonts w:ascii="Sylfaen" w:hAnsi="Sylfaen"/>
                                <w:b/>
                                <w:bCs/>
                                <w:sz w:val="23"/>
                                <w:szCs w:val="23"/>
                                <w:u w:val="single"/>
                                <w:lang w:val="hy-AM"/>
                              </w:rPr>
                              <w:t>Հայկ Սահակի</w:t>
                            </w:r>
                            <w:r w:rsidR="009346BC" w:rsidRPr="00F11D27">
                              <w:rPr>
                                <w:rFonts w:ascii="GHEA Grapalat" w:hAnsi="GHEA Grapalat" w:cs="Sylfaen"/>
                                <w:b/>
                                <w:bCs/>
                                <w:u w:val="single"/>
                                <w:lang w:val="hy-AM"/>
                              </w:rPr>
                              <w:t xml:space="preserve"> Ակա</w:t>
                            </w:r>
                            <w:r w:rsidR="006F71B8">
                              <w:rPr>
                                <w:rFonts w:ascii="GHEA Grapalat" w:hAnsi="GHEA Grapalat" w:cs="Sylfaen"/>
                                <w:b/>
                                <w:bCs/>
                                <w:u w:val="single"/>
                                <w:lang w:val="hy-AM"/>
                              </w:rPr>
                              <w:t>ր</w:t>
                            </w:r>
                            <w:r w:rsidR="009346BC" w:rsidRPr="00F11D27">
                              <w:rPr>
                                <w:rFonts w:ascii="GHEA Grapalat" w:hAnsi="GHEA Grapalat" w:cs="Sylfaen"/>
                                <w:b/>
                                <w:bCs/>
                                <w:u w:val="single"/>
                                <w:lang w:val="hy-AM"/>
                              </w:rPr>
                              <w:t xml:space="preserve">մազյան, </w:t>
                            </w:r>
                            <w:r w:rsidR="009346BC" w:rsidRPr="00F11D27">
                              <w:rPr>
                                <w:rFonts w:ascii="GHEA Grapalat" w:hAnsi="GHEA Grapalat"/>
                                <w:b/>
                                <w:bCs/>
                                <w:u w:val="single"/>
                                <w:lang w:val="hy-AM"/>
                              </w:rPr>
                              <w:t>տ.գ.թ., դոցենտ</w:t>
                            </w:r>
                            <w:r w:rsidR="009346BC" w:rsidRPr="00DD5AFD">
                              <w:rPr>
                                <w:rFonts w:ascii="Sylfaen" w:hAnsi="Sylfaen"/>
                                <w:bCs/>
                                <w:i/>
                                <w:u w:val="single"/>
                                <w:lang w:val="hy-AM"/>
                              </w:rPr>
                              <w:t xml:space="preserve"> </w:t>
                            </w:r>
                            <w:r w:rsidRPr="00DD5AFD">
                              <w:rPr>
                                <w:rFonts w:ascii="Sylfaen" w:hAnsi="Sylfaen"/>
                                <w:bCs/>
                                <w:i/>
                                <w:u w:val="single"/>
                                <w:lang w:val="hy-AM"/>
                              </w:rPr>
                              <w:t>________</w:t>
                            </w:r>
                            <w:r w:rsidR="006C58F4">
                              <w:rPr>
                                <w:rFonts w:ascii="Sylfaen" w:hAnsi="Sylfaen"/>
                                <w:bCs/>
                                <w:i/>
                                <w:u w:val="single"/>
                                <w:lang w:val="hy-AM"/>
                              </w:rPr>
                              <w:t xml:space="preserve">         </w:t>
                            </w:r>
                            <w:r w:rsidRPr="00DD5AFD">
                              <w:rPr>
                                <w:rFonts w:ascii="Sylfaen" w:hAnsi="Sylfaen"/>
                                <w:bCs/>
                                <w:i/>
                                <w:u w:val="single"/>
                                <w:lang w:val="hy-AM"/>
                              </w:rPr>
                              <w:t>_</w:t>
                            </w:r>
                            <w:r w:rsidRPr="00DD5AFD">
                              <w:rPr>
                                <w:rFonts w:ascii="Sylfaen" w:hAnsi="Sylfaen"/>
                                <w:b/>
                                <w:i/>
                                <w:u w:val="single"/>
                                <w:lang w:val="hy-AM"/>
                              </w:rPr>
                              <w:t>____</w:t>
                            </w:r>
                          </w:p>
                          <w:p w14:paraId="1E96F768"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209E23F4" w14:textId="77777777" w:rsidR="00445285" w:rsidRPr="00DD5AFD" w:rsidRDefault="00445285" w:rsidP="00445285">
                            <w:pPr>
                              <w:rPr>
                                <w:rFonts w:ascii="Sylfaen" w:hAnsi="Sylfaen" w:cs="Sylfaen"/>
                                <w:bCs/>
                                <w:sz w:val="18"/>
                                <w:lang w:val="hy-AM"/>
                              </w:rPr>
                            </w:pPr>
                          </w:p>
                          <w:p w14:paraId="6DD612F1" w14:textId="691CB6A9" w:rsidR="00445285" w:rsidRPr="00DD5AFD" w:rsidRDefault="00445285" w:rsidP="00445285">
                            <w:pPr>
                              <w:rPr>
                                <w:rFonts w:ascii="Sylfaen" w:hAnsi="Sylfaen"/>
                                <w:b/>
                                <w:i/>
                                <w:lang w:val="hy-AM"/>
                              </w:rPr>
                            </w:pPr>
                            <w:r w:rsidRPr="00DD5AFD">
                              <w:rPr>
                                <w:rFonts w:ascii="Sylfaen" w:hAnsi="Sylfaen" w:cs="Sylfaen"/>
                                <w:bCs/>
                                <w:lang w:val="hy-AM"/>
                              </w:rPr>
                              <w:t>Բնապահպանության բաժնի</w:t>
                            </w:r>
                            <w:r w:rsidRPr="00DD5AFD">
                              <w:rPr>
                                <w:rFonts w:ascii="Sylfaen" w:hAnsi="Sylfaen" w:cs="Arial Armenian"/>
                                <w:bCs/>
                                <w:lang w:val="hy-AM"/>
                              </w:rPr>
                              <w:t>`</w:t>
                            </w:r>
                            <w:r w:rsidR="006C58F4" w:rsidRPr="006C58F4">
                              <w:rPr>
                                <w:rFonts w:ascii="GHEA Grapalat" w:hAnsi="GHEA Grapalat" w:cs="Sylfaen"/>
                                <w:u w:val="single"/>
                                <w:lang w:val="hy-AM"/>
                              </w:rPr>
                              <w:t xml:space="preserve"> </w:t>
                            </w:r>
                            <w:r w:rsidR="00296612" w:rsidRPr="00F11D27">
                              <w:rPr>
                                <w:rFonts w:ascii="Sylfaen" w:hAnsi="Sylfaen"/>
                                <w:b/>
                                <w:bCs/>
                                <w:sz w:val="23"/>
                                <w:szCs w:val="23"/>
                                <w:u w:val="single"/>
                                <w:lang w:val="hy-AM"/>
                              </w:rPr>
                              <w:t>Արտաշես Վահանի</w:t>
                            </w:r>
                            <w:r w:rsidR="006C58F4" w:rsidRPr="00F11D27">
                              <w:rPr>
                                <w:rFonts w:ascii="GHEA Grapalat" w:hAnsi="GHEA Grapalat"/>
                                <w:b/>
                                <w:bCs/>
                                <w:u w:val="single"/>
                                <w:lang w:val="it-IT"/>
                              </w:rPr>
                              <w:t xml:space="preserve"> </w:t>
                            </w:r>
                            <w:r w:rsidR="006C58F4" w:rsidRPr="00F11D27">
                              <w:rPr>
                                <w:rFonts w:ascii="GHEA Grapalat" w:hAnsi="GHEA Grapalat"/>
                                <w:b/>
                                <w:bCs/>
                                <w:u w:val="single"/>
                                <w:lang w:val="hy-AM"/>
                              </w:rPr>
                              <w:t>Թադևոսյան</w:t>
                            </w:r>
                            <w:r w:rsidR="006C58F4" w:rsidRPr="00F11D27">
                              <w:rPr>
                                <w:rFonts w:ascii="GHEA Grapalat" w:hAnsi="GHEA Grapalat"/>
                                <w:b/>
                                <w:bCs/>
                                <w:u w:val="single"/>
                                <w:lang w:val="it-IT"/>
                              </w:rPr>
                              <w:t xml:space="preserve">, </w:t>
                            </w:r>
                            <w:r w:rsidR="006C58F4" w:rsidRPr="00F11D27">
                              <w:rPr>
                                <w:rFonts w:ascii="GHEA Grapalat" w:hAnsi="GHEA Grapalat"/>
                                <w:b/>
                                <w:bCs/>
                                <w:u w:val="single"/>
                                <w:lang w:val="hy-AM"/>
                              </w:rPr>
                              <w:t>տ.գ.թ., պրոֆեսոր</w:t>
                            </w:r>
                            <w:r w:rsidR="006C58F4">
                              <w:rPr>
                                <w:rFonts w:ascii="Sylfaen" w:hAnsi="Sylfaen"/>
                                <w:b/>
                                <w:i/>
                                <w:lang w:val="hy-AM"/>
                              </w:rPr>
                              <w:t>_________</w:t>
                            </w:r>
                            <w:r w:rsidRPr="00DD5AFD">
                              <w:rPr>
                                <w:rFonts w:ascii="Sylfaen" w:hAnsi="Sylfaen"/>
                                <w:b/>
                                <w:i/>
                                <w:lang w:val="hy-AM"/>
                              </w:rPr>
                              <w:t>___</w:t>
                            </w:r>
                          </w:p>
                          <w:p w14:paraId="7A1566A8" w14:textId="58B8E0C3"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221033AB" w14:textId="77777777" w:rsidR="00445285" w:rsidRPr="00DD5AFD" w:rsidRDefault="00445285" w:rsidP="00445285">
                            <w:pPr>
                              <w:rPr>
                                <w:rFonts w:ascii="Sylfaen" w:hAnsi="Sylfaen" w:cs="Sylfaen"/>
                                <w:bCs/>
                                <w:lang w:val="hy-AM"/>
                              </w:rPr>
                            </w:pPr>
                          </w:p>
                          <w:p w14:paraId="629AEBAE" w14:textId="76DE3B6A" w:rsidR="00445285" w:rsidRPr="00DD5AFD" w:rsidRDefault="00445285" w:rsidP="00445285">
                            <w:pPr>
                              <w:rPr>
                                <w:rFonts w:ascii="Sylfaen" w:hAnsi="Sylfaen"/>
                                <w:bCs/>
                                <w:lang w:val="hy-AM"/>
                              </w:rPr>
                            </w:pPr>
                            <w:r w:rsidRPr="00DD5AFD">
                              <w:rPr>
                                <w:rFonts w:ascii="Sylfaen" w:hAnsi="Sylfaen" w:cs="Sylfaen"/>
                                <w:bCs/>
                                <w:lang w:val="hy-AM"/>
                              </w:rPr>
                              <w:t>Աշխատանքը թույլատրված  է պաշտպանության</w:t>
                            </w:r>
                            <w:r w:rsidRPr="00DD5AFD">
                              <w:rPr>
                                <w:rFonts w:ascii="Sylfaen" w:hAnsi="Sylfaen" w:cs="Arial Armenian"/>
                                <w:bCs/>
                                <w:lang w:val="hy-AM"/>
                              </w:rPr>
                              <w:t xml:space="preserve"> __________________</w:t>
                            </w:r>
                            <w:r w:rsidR="00E53BBE">
                              <w:rPr>
                                <w:rFonts w:ascii="Sylfaen" w:hAnsi="Sylfaen" w:cs="Arial Armenian"/>
                                <w:bCs/>
                                <w:lang w:val="hy-AM"/>
                              </w:rPr>
                              <w:t>________</w:t>
                            </w:r>
                            <w:r w:rsidRPr="00DD5AFD">
                              <w:rPr>
                                <w:rFonts w:ascii="Sylfaen" w:hAnsi="Sylfaen" w:cs="Arial Armenian"/>
                                <w:bCs/>
                                <w:lang w:val="hy-AM"/>
                              </w:rPr>
                              <w:t>__</w:t>
                            </w:r>
                            <w:r w:rsidR="006A0118" w:rsidRPr="00E9303C">
                              <w:rPr>
                                <w:rFonts w:ascii="Sylfaen" w:hAnsi="Sylfaen" w:cs="Arial Armenian"/>
                                <w:bCs/>
                                <w:lang w:val="hy-AM"/>
                              </w:rPr>
                              <w:t>____</w:t>
                            </w:r>
                            <w:r w:rsidRPr="00DD5AFD">
                              <w:rPr>
                                <w:rFonts w:ascii="Sylfaen" w:hAnsi="Sylfaen" w:cs="Arial Armenian"/>
                                <w:bCs/>
                                <w:lang w:val="hy-AM"/>
                              </w:rPr>
                              <w:t>_______</w:t>
                            </w:r>
                            <w:r w:rsidRPr="00DD5AFD">
                              <w:rPr>
                                <w:rFonts w:ascii="Sylfaen" w:hAnsi="Sylfaen"/>
                                <w:bCs/>
                                <w:lang w:val="hy-AM"/>
                              </w:rPr>
                              <w:t xml:space="preserve">_  </w:t>
                            </w:r>
                          </w:p>
                          <w:p w14:paraId="6C5053C4" w14:textId="77777777" w:rsidR="00445285" w:rsidRPr="00DD5AFD" w:rsidRDefault="00445285" w:rsidP="00445285">
                            <w:pPr>
                              <w:rPr>
                                <w:rFonts w:ascii="Sylfaen" w:hAnsi="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ամսաթիվ</w:t>
                            </w:r>
                            <w:r w:rsidRPr="00DD5AFD">
                              <w:rPr>
                                <w:rFonts w:ascii="Sylfaen" w:hAnsi="Sylfaen"/>
                                <w:bCs/>
                                <w:sz w:val="18"/>
                                <w:lang w:val="hy-AM"/>
                              </w:rPr>
                              <w:t>)</w:t>
                            </w:r>
                          </w:p>
                          <w:p w14:paraId="60AA7313" w14:textId="77777777" w:rsidR="00445285" w:rsidRPr="00DD5AFD" w:rsidRDefault="00445285" w:rsidP="00445285">
                            <w:pPr>
                              <w:rPr>
                                <w:rFonts w:ascii="Sylfaen" w:hAnsi="Sylfaen" w:cs="Sylfaen"/>
                                <w:bCs/>
                                <w:lang w:val="hy-AM"/>
                              </w:rPr>
                            </w:pPr>
                          </w:p>
                          <w:p w14:paraId="060D76E6" w14:textId="76B5B011" w:rsidR="00445285" w:rsidRPr="00DD5AFD" w:rsidRDefault="00445285" w:rsidP="00445285">
                            <w:pPr>
                              <w:rPr>
                                <w:rFonts w:ascii="Sylfaen" w:hAnsi="Sylfaen"/>
                                <w:b/>
                                <w:i/>
                                <w:lang w:val="hy-AM"/>
                              </w:rPr>
                            </w:pPr>
                            <w:r w:rsidRPr="00DD5AFD">
                              <w:rPr>
                                <w:rFonts w:ascii="Sylfaen" w:hAnsi="Sylfaen" w:cs="Sylfaen"/>
                                <w:bCs/>
                                <w:lang w:val="hy-AM"/>
                              </w:rPr>
                              <w:t xml:space="preserve">Ամբիոնի վարիչ՝ </w:t>
                            </w:r>
                            <w:r w:rsidR="00E35521" w:rsidRPr="000B5422">
                              <w:rPr>
                                <w:rFonts w:ascii="GHEA Grapalat" w:hAnsi="GHEA Grapalat" w:cs="Sylfaen"/>
                                <w:b/>
                                <w:bCs/>
                                <w:color w:val="000000" w:themeColor="text1"/>
                                <w:u w:val="single"/>
                                <w:lang w:val="hy-AM"/>
                              </w:rPr>
                              <w:t>Վազգեն Շավարշի</w:t>
                            </w:r>
                            <w:r w:rsidR="00E6638B" w:rsidRPr="000B5422">
                              <w:rPr>
                                <w:rFonts w:ascii="GHEA Grapalat" w:hAnsi="GHEA Grapalat" w:cs="Sylfaen"/>
                                <w:b/>
                                <w:bCs/>
                                <w:color w:val="000000" w:themeColor="text1"/>
                                <w:u w:val="single"/>
                                <w:lang w:val="hy-AM"/>
                              </w:rPr>
                              <w:t xml:space="preserve"> Մելիքյան</w:t>
                            </w:r>
                            <w:r w:rsidR="00E6638B" w:rsidRPr="000B5422">
                              <w:rPr>
                                <w:rFonts w:ascii="GHEA Grapalat" w:hAnsi="GHEA Grapalat"/>
                                <w:b/>
                                <w:bCs/>
                                <w:color w:val="000000" w:themeColor="text1"/>
                                <w:u w:val="single"/>
                                <w:lang w:val="hy-AM"/>
                              </w:rPr>
                              <w:t xml:space="preserve">, </w:t>
                            </w:r>
                            <w:r w:rsidR="00E6638B" w:rsidRPr="000B5422">
                              <w:rPr>
                                <w:rFonts w:ascii="GHEA Grapalat" w:hAnsi="GHEA Grapalat" w:cs="Sylfaen"/>
                                <w:b/>
                                <w:bCs/>
                                <w:color w:val="000000" w:themeColor="text1"/>
                                <w:u w:val="single"/>
                                <w:lang w:val="hy-AM"/>
                              </w:rPr>
                              <w:t>տ</w:t>
                            </w:r>
                            <w:r w:rsidR="00E6638B" w:rsidRPr="000B5422">
                              <w:rPr>
                                <w:rFonts w:ascii="GHEA Grapalat" w:hAnsi="GHEA Grapalat"/>
                                <w:b/>
                                <w:bCs/>
                                <w:color w:val="000000" w:themeColor="text1"/>
                                <w:u w:val="single"/>
                                <w:lang w:val="hy-AM"/>
                              </w:rPr>
                              <w:t>.</w:t>
                            </w:r>
                            <w:r w:rsidR="00E6638B" w:rsidRPr="000B5422">
                              <w:rPr>
                                <w:rFonts w:ascii="GHEA Grapalat" w:hAnsi="GHEA Grapalat" w:cs="Sylfaen"/>
                                <w:b/>
                                <w:bCs/>
                                <w:color w:val="000000" w:themeColor="text1"/>
                                <w:u w:val="single"/>
                                <w:lang w:val="hy-AM"/>
                              </w:rPr>
                              <w:t>գ</w:t>
                            </w:r>
                            <w:r w:rsidR="00E6638B" w:rsidRPr="000B5422">
                              <w:rPr>
                                <w:rFonts w:ascii="GHEA Grapalat" w:hAnsi="GHEA Grapalat"/>
                                <w:b/>
                                <w:bCs/>
                                <w:color w:val="000000" w:themeColor="text1"/>
                                <w:u w:val="single"/>
                                <w:lang w:val="hy-AM"/>
                              </w:rPr>
                              <w:t>.դ.,պրոֆեսոր</w:t>
                            </w:r>
                            <w:r w:rsidR="00E6638B" w:rsidRPr="00E6638B">
                              <w:rPr>
                                <w:rFonts w:ascii="Sylfaen" w:hAnsi="Sylfaen" w:cs="Sylfaen"/>
                                <w:color w:val="000000" w:themeColor="text1"/>
                                <w:u w:val="single"/>
                                <w:lang w:val="hy-AM"/>
                              </w:rPr>
                              <w:t xml:space="preserve"> </w:t>
                            </w:r>
                            <w:r w:rsidRPr="00DD5AFD">
                              <w:rPr>
                                <w:rFonts w:ascii="Sylfaen" w:hAnsi="Sylfaen" w:cs="Sylfaen"/>
                                <w:u w:val="single"/>
                                <w:lang w:val="hy-AM"/>
                              </w:rPr>
                              <w:t>_______________</w:t>
                            </w:r>
                            <w:r w:rsidR="00E53BBE">
                              <w:rPr>
                                <w:rFonts w:ascii="Sylfaen" w:hAnsi="Sylfaen" w:cs="Sylfaen"/>
                                <w:u w:val="single"/>
                                <w:lang w:val="hy-AM"/>
                              </w:rPr>
                              <w:t xml:space="preserve">          </w:t>
                            </w:r>
                            <w:r w:rsidRPr="00DD5AFD">
                              <w:rPr>
                                <w:rFonts w:ascii="Sylfaen" w:hAnsi="Sylfaen" w:cs="Sylfaen"/>
                                <w:u w:val="single"/>
                                <w:lang w:val="hy-AM"/>
                              </w:rPr>
                              <w:t>_______</w:t>
                            </w:r>
                          </w:p>
                          <w:p w14:paraId="4D97049C"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3598B136" w14:textId="77777777" w:rsidR="00445285" w:rsidRPr="00DD5AFD" w:rsidRDefault="00445285" w:rsidP="00445285">
                            <w:pPr>
                              <w:rPr>
                                <w:rFonts w:ascii="Sylfaen" w:hAnsi="Sylfaen" w:cs="Sylfaen"/>
                                <w:bCs/>
                                <w:lang w:val="hy-AM"/>
                              </w:rPr>
                            </w:pPr>
                          </w:p>
                          <w:p w14:paraId="3DD3249B" w14:textId="53918CB4" w:rsidR="00445285" w:rsidRPr="00DD5AFD" w:rsidRDefault="00445285" w:rsidP="00445285">
                            <w:pPr>
                              <w:rPr>
                                <w:rFonts w:ascii="Sylfaen" w:hAnsi="Sylfaen"/>
                                <w:bCs/>
                                <w:sz w:val="18"/>
                                <w:lang w:val="hy-AM"/>
                              </w:rPr>
                            </w:pPr>
                            <w:r w:rsidRPr="00DD5AFD">
                              <w:rPr>
                                <w:rFonts w:ascii="Sylfaen" w:hAnsi="Sylfaen"/>
                                <w:lang w:val="hy-AM"/>
                              </w:rPr>
                              <w:t xml:space="preserve">Ինստիտուտի տնօրեն՝ </w:t>
                            </w:r>
                            <w:r w:rsidR="006A0118" w:rsidRPr="000B5422">
                              <w:rPr>
                                <w:rFonts w:ascii="GHEA Grapalat" w:hAnsi="GHEA Grapalat" w:cs="Sylfaen"/>
                                <w:b/>
                                <w:bCs/>
                                <w:u w:val="single"/>
                                <w:lang w:val="hy-AM"/>
                              </w:rPr>
                              <w:t>Սիրանուշ Աշոտի</w:t>
                            </w:r>
                            <w:r w:rsidR="00E53BBE" w:rsidRPr="000B5422">
                              <w:rPr>
                                <w:rFonts w:ascii="GHEA Grapalat" w:hAnsi="GHEA Grapalat" w:cs="Sylfaen"/>
                                <w:b/>
                                <w:bCs/>
                                <w:u w:val="single"/>
                                <w:lang w:val="hy-AM"/>
                              </w:rPr>
                              <w:t xml:space="preserve"> Մանուկյան</w:t>
                            </w:r>
                            <w:r w:rsidR="00E53BBE" w:rsidRPr="000B5422">
                              <w:rPr>
                                <w:rFonts w:ascii="GHEA Grapalat" w:hAnsi="GHEA Grapalat"/>
                                <w:b/>
                                <w:bCs/>
                                <w:u w:val="single"/>
                                <w:lang w:val="hy-AM"/>
                              </w:rPr>
                              <w:t xml:space="preserve">, </w:t>
                            </w:r>
                            <w:r w:rsidR="00E53BBE" w:rsidRPr="000B5422">
                              <w:rPr>
                                <w:rFonts w:ascii="GHEA Grapalat" w:hAnsi="GHEA Grapalat" w:cs="Sylfaen"/>
                                <w:b/>
                                <w:bCs/>
                                <w:u w:val="single"/>
                                <w:lang w:val="hy-AM"/>
                              </w:rPr>
                              <w:t>տ</w:t>
                            </w:r>
                            <w:r w:rsidR="00E53BBE" w:rsidRPr="000B5422">
                              <w:rPr>
                                <w:rFonts w:ascii="GHEA Grapalat" w:hAnsi="GHEA Grapalat"/>
                                <w:b/>
                                <w:bCs/>
                                <w:u w:val="single"/>
                                <w:lang w:val="hy-AM"/>
                              </w:rPr>
                              <w:t>.</w:t>
                            </w:r>
                            <w:r w:rsidR="00E53BBE" w:rsidRPr="000B5422">
                              <w:rPr>
                                <w:rFonts w:ascii="GHEA Grapalat" w:hAnsi="GHEA Grapalat" w:cs="Sylfaen"/>
                                <w:b/>
                                <w:bCs/>
                                <w:u w:val="single"/>
                                <w:lang w:val="hy-AM"/>
                              </w:rPr>
                              <w:t>գ</w:t>
                            </w:r>
                            <w:r w:rsidR="00E53BBE" w:rsidRPr="000B5422">
                              <w:rPr>
                                <w:rFonts w:ascii="GHEA Grapalat" w:hAnsi="GHEA Grapalat"/>
                                <w:b/>
                                <w:bCs/>
                                <w:u w:val="single"/>
                                <w:lang w:val="hy-AM"/>
                              </w:rPr>
                              <w:t>.թ.,դոցենտ</w:t>
                            </w:r>
                            <w:r w:rsidR="00E53BBE" w:rsidRPr="00DD5AFD">
                              <w:rPr>
                                <w:rFonts w:ascii="Sylfaen" w:hAnsi="Sylfaen"/>
                                <w:b/>
                                <w:bCs/>
                                <w:u w:val="single"/>
                                <w:lang w:val="hy-AM"/>
                              </w:rPr>
                              <w:t xml:space="preserve"> </w:t>
                            </w:r>
                            <w:r w:rsidRPr="00DD5AFD">
                              <w:rPr>
                                <w:rFonts w:ascii="Sylfaen" w:hAnsi="Sylfaen"/>
                                <w:b/>
                                <w:bCs/>
                                <w:u w:val="single"/>
                                <w:lang w:val="hy-AM"/>
                              </w:rPr>
                              <w:t>_______</w:t>
                            </w:r>
                            <w:r w:rsidR="00E53BBE">
                              <w:rPr>
                                <w:rFonts w:ascii="Sylfaen" w:hAnsi="Sylfaen"/>
                                <w:b/>
                                <w:bCs/>
                                <w:u w:val="single"/>
                                <w:lang w:val="hy-AM"/>
                              </w:rPr>
                              <w:t xml:space="preserve">          </w:t>
                            </w:r>
                            <w:r w:rsidRPr="00DD5AFD">
                              <w:rPr>
                                <w:rFonts w:ascii="Sylfaen" w:hAnsi="Sylfaen"/>
                                <w:b/>
                                <w:bCs/>
                                <w:u w:val="single"/>
                                <w:lang w:val="hy-AM"/>
                              </w:rPr>
                              <w:t>__________</w:t>
                            </w:r>
                          </w:p>
                          <w:p w14:paraId="68302CCB"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2A4920EA" w14:textId="77777777" w:rsidR="00445285" w:rsidRDefault="00445285" w:rsidP="00A6057E">
                            <w:pPr>
                              <w:rPr>
                                <w:rFonts w:ascii="GHEA Grapalat" w:hAnsi="GHEA Grapalat"/>
                                <w:b/>
                                <w:bCs/>
                                <w:sz w:val="32"/>
                                <w:szCs w:val="32"/>
                                <w:lang w:val="hy-AM"/>
                              </w:rPr>
                            </w:pPr>
                          </w:p>
                          <w:p w14:paraId="67AB3FF9" w14:textId="77777777" w:rsidR="00696617" w:rsidRPr="00696617" w:rsidRDefault="00696617" w:rsidP="00A6057E">
                            <w:pPr>
                              <w:rPr>
                                <w:rFonts w:ascii="GHEA Grapalat" w:hAnsi="GHEA Grapalat"/>
                                <w:b/>
                                <w:bCs/>
                                <w:sz w:val="14"/>
                                <w:szCs w:val="10"/>
                                <w:lang w:val="hy-AM"/>
                              </w:rPr>
                            </w:pPr>
                          </w:p>
                          <w:p w14:paraId="52808899" w14:textId="6FC9D7C5" w:rsidR="00445285" w:rsidRPr="00DD5AFD" w:rsidRDefault="00445285" w:rsidP="00445285">
                            <w:pPr>
                              <w:jc w:val="center"/>
                              <w:rPr>
                                <w:rFonts w:ascii="Sylfaen" w:hAnsi="Sylfaen"/>
                                <w:lang w:val="hy-AM"/>
                              </w:rPr>
                            </w:pPr>
                            <w:r w:rsidRPr="00DD5AFD">
                              <w:rPr>
                                <w:rFonts w:ascii="Sylfaen" w:hAnsi="Sylfaen"/>
                                <w:b/>
                                <w:bCs/>
                                <w:sz w:val="32"/>
                                <w:szCs w:val="32"/>
                                <w:lang w:val="hy-AM"/>
                              </w:rPr>
                              <w:t>ԵՐԵՎԱՆ 202</w:t>
                            </w:r>
                            <w:r w:rsidR="000E50BB">
                              <w:rPr>
                                <w:rFonts w:ascii="Sylfaen" w:hAnsi="Sylfaen"/>
                                <w:b/>
                                <w:bCs/>
                                <w:sz w:val="32"/>
                                <w:szCs w:val="32"/>
                                <w:lang w:val="hy-AM"/>
                              </w:rPr>
                              <w:t>6</w:t>
                            </w:r>
                          </w:p>
                          <w:p w14:paraId="5E285F77" w14:textId="36BBBF55" w:rsidR="00EC72DD" w:rsidRPr="00DD5AFD" w:rsidRDefault="00EC72DD" w:rsidP="00EC72DD">
                            <w:pPr>
                              <w:jc w:val="center"/>
                              <w:rPr>
                                <w:rFonts w:ascii="Sylfaen" w:hAnsi="Sylfaen"/>
                                <w:lang w:val="hy-AM"/>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B6BAAF" id="_x0000_t202" coordsize="21600,21600" o:spt="202" path="m,l,21600r21600,l21600,xe">
                <v:stroke joinstyle="miter"/>
                <v:path gradientshapeok="t" o:connecttype="rect"/>
              </v:shapetype>
              <v:shape id="Надпись 59447" o:spid="_x0000_s1026" type="#_x0000_t202" style="position:absolute;margin-left:-51.05pt;margin-top:-30.9pt;width:547.7pt;height:744.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" strokeweight="4.5pt">
                <v:stroke linestyle="thinThick"/>
                <v:textbox>
                  <w:txbxContent>
                    <w:p w14:paraId="5BA7FD2A" w14:textId="77777777" w:rsidR="00445285" w:rsidRPr="00DD5AFD" w:rsidRDefault="00445285" w:rsidP="00445285">
                      <w:pPr>
                        <w:jc w:val="center"/>
                        <w:rPr>
                          <w:rFonts w:ascii="Sylfaen" w:hAnsi="Sylfaen" w:cs="Sylfaen"/>
                          <w:b/>
                          <w:iCs/>
                          <w:sz w:val="28"/>
                          <w:szCs w:val="28"/>
                        </w:rPr>
                      </w:pPr>
                      <w:r w:rsidRPr="00DD5AFD">
                        <w:rPr>
                          <w:rFonts w:ascii="Sylfaen" w:hAnsi="Sylfaen" w:cs="Sylfaen"/>
                          <w:b/>
                          <w:iCs/>
                          <w:sz w:val="28"/>
                          <w:szCs w:val="28"/>
                        </w:rPr>
                        <w:t>ՀՀ ԿՐԹՈՒԹՅԱՆ, ԳԻՏՈՒԹՅԱՆ, ՄՇԱԿՈՒՅԹԻ ԵՎ ՍՊՈՐՏԻ ՆԱԽԱՐԱՐՈՒԹՅՈՒՆ</w:t>
                      </w:r>
                    </w:p>
                    <w:p w14:paraId="56A81391" w14:textId="4D4FAD5A" w:rsidR="00445285" w:rsidRPr="00DD5AFD" w:rsidRDefault="00445285" w:rsidP="00445285">
                      <w:pPr>
                        <w:jc w:val="center"/>
                        <w:rPr>
                          <w:rFonts w:ascii="Sylfaen" w:hAnsi="Sylfaen" w:cs="Sylfaen"/>
                          <w:b/>
                          <w:noProof/>
                          <w:sz w:val="28"/>
                          <w:szCs w:val="28"/>
                        </w:rPr>
                      </w:pPr>
                      <w:r w:rsidRPr="00DD5AFD">
                        <w:rPr>
                          <w:rFonts w:ascii="Sylfaen" w:hAnsi="Sylfaen" w:cs="Sylfaen"/>
                          <w:b/>
                          <w:noProof/>
                          <w:sz w:val="28"/>
                          <w:szCs w:val="28"/>
                        </w:rPr>
                        <w:t xml:space="preserve">Հայաստանի </w:t>
                      </w:r>
                      <w:r w:rsidR="00C01046">
                        <w:rPr>
                          <w:rFonts w:ascii="Sylfaen" w:hAnsi="Sylfaen" w:cs="Sylfaen"/>
                          <w:b/>
                          <w:noProof/>
                          <w:sz w:val="28"/>
                          <w:szCs w:val="28"/>
                          <w:lang w:val="hy-AM"/>
                        </w:rPr>
                        <w:t>Ա</w:t>
                      </w:r>
                      <w:r w:rsidRPr="00DD5AFD">
                        <w:rPr>
                          <w:rFonts w:ascii="Sylfaen" w:hAnsi="Sylfaen" w:cs="Sylfaen"/>
                          <w:b/>
                          <w:noProof/>
                          <w:sz w:val="28"/>
                          <w:szCs w:val="28"/>
                        </w:rPr>
                        <w:t xml:space="preserve">զգային </w:t>
                      </w:r>
                      <w:r w:rsidR="00C01046">
                        <w:rPr>
                          <w:rFonts w:ascii="Sylfaen" w:hAnsi="Sylfaen" w:cs="Sylfaen"/>
                          <w:b/>
                          <w:noProof/>
                          <w:sz w:val="28"/>
                          <w:szCs w:val="28"/>
                        </w:rPr>
                        <w:t>Պ</w:t>
                      </w:r>
                      <w:r w:rsidRPr="00DD5AFD">
                        <w:rPr>
                          <w:rFonts w:ascii="Sylfaen" w:hAnsi="Sylfaen" w:cs="Sylfaen"/>
                          <w:b/>
                          <w:noProof/>
                          <w:sz w:val="28"/>
                          <w:szCs w:val="28"/>
                        </w:rPr>
                        <w:t xml:space="preserve">ոլիտեխնիկական </w:t>
                      </w:r>
                      <w:r w:rsidR="00C01046">
                        <w:rPr>
                          <w:rFonts w:ascii="Sylfaen" w:hAnsi="Sylfaen" w:cs="Sylfaen"/>
                          <w:b/>
                          <w:noProof/>
                          <w:sz w:val="28"/>
                          <w:szCs w:val="28"/>
                        </w:rPr>
                        <w:t>Հ</w:t>
                      </w:r>
                      <w:r w:rsidRPr="00DD5AFD">
                        <w:rPr>
                          <w:rFonts w:ascii="Sylfaen" w:hAnsi="Sylfaen" w:cs="Sylfaen"/>
                          <w:b/>
                          <w:noProof/>
                          <w:sz w:val="28"/>
                          <w:szCs w:val="28"/>
                        </w:rPr>
                        <w:t>ամալսարանի</w:t>
                      </w:r>
                    </w:p>
                    <w:p w14:paraId="09037D51" w14:textId="77777777" w:rsidR="00445285" w:rsidRDefault="00445285" w:rsidP="00445285">
                      <w:pPr>
                        <w:jc w:val="center"/>
                        <w:rPr>
                          <w:rFonts w:ascii="GHEA Grapalat" w:hAnsi="GHEA Grapalat" w:cs="Sylfaen"/>
                          <w:b/>
                          <w:sz w:val="28"/>
                          <w:szCs w:val="28"/>
                          <w:lang w:val="hy-AM"/>
                        </w:rPr>
                      </w:pPr>
                    </w:p>
                    <w:p w14:paraId="65EB4585" w14:textId="77777777" w:rsidR="00445285" w:rsidRDefault="00445285" w:rsidP="00445285">
                      <w:pPr>
                        <w:jc w:val="center"/>
                        <w:rPr>
                          <w:rFonts w:ascii="Sylfaen" w:hAnsi="Sylfaen" w:cs="Sylfaen"/>
                          <w:b/>
                          <w:sz w:val="28"/>
                          <w:szCs w:val="28"/>
                          <w:lang w:val="hy-AM"/>
                        </w:rPr>
                      </w:pPr>
                      <w:r w:rsidRPr="00DD5AFD">
                        <w:rPr>
                          <w:rFonts w:ascii="Sylfaen" w:hAnsi="Sylfaen" w:cs="Sylfaen"/>
                          <w:b/>
                          <w:sz w:val="28"/>
                          <w:szCs w:val="28"/>
                          <w:lang w:val="hy-AM"/>
                        </w:rPr>
                        <w:t>«</w:t>
                      </w:r>
                      <w:r w:rsidRPr="00DD5AFD">
                        <w:rPr>
                          <w:rFonts w:ascii="Sylfaen" w:hAnsi="Sylfaen"/>
                          <w:b/>
                          <w:bCs/>
                          <w:sz w:val="28"/>
                          <w:szCs w:val="28"/>
                          <w:lang w:val="hy-AM"/>
                        </w:rPr>
                        <w:t>ՄԻԿՐՈԷԼԵԿՏՐՈՆԱՅԻՆ ՍԽԵՄԱՆԵՐ ԵՎ ՀԱՄԱԿԱՐԳԵՐ</w:t>
                      </w:r>
                      <w:r w:rsidRPr="00DD5AFD">
                        <w:rPr>
                          <w:rFonts w:ascii="Sylfaen" w:hAnsi="Sylfaen" w:cs="Sylfaen"/>
                          <w:b/>
                          <w:sz w:val="28"/>
                          <w:szCs w:val="28"/>
                          <w:lang w:val="hy-AM"/>
                        </w:rPr>
                        <w:t>» ԱՄԲԻՈՆ</w:t>
                      </w:r>
                    </w:p>
                    <w:p w14:paraId="0DD6E8E5" w14:textId="77777777" w:rsidR="00445285" w:rsidRPr="00DD5AFD" w:rsidRDefault="00445285" w:rsidP="00445285">
                      <w:pPr>
                        <w:jc w:val="center"/>
                        <w:rPr>
                          <w:rFonts w:ascii="Sylfaen" w:hAnsi="Sylfaen" w:cs="Sylfaen"/>
                          <w:b/>
                          <w:sz w:val="28"/>
                          <w:szCs w:val="28"/>
                          <w:lang w:val="hy-AM"/>
                        </w:rPr>
                      </w:pPr>
                    </w:p>
                    <w:p w14:paraId="08B14A0C" w14:textId="77777777" w:rsidR="00445285" w:rsidRPr="00DD5AFD" w:rsidRDefault="00445285" w:rsidP="00445285">
                      <w:pPr>
                        <w:spacing w:line="360" w:lineRule="auto"/>
                        <w:jc w:val="both"/>
                        <w:rPr>
                          <w:rFonts w:ascii="Sylfaen" w:hAnsi="Sylfaen" w:cs="Arial"/>
                          <w:color w:val="FF0000"/>
                          <w:lang w:val="hy-AM"/>
                        </w:rPr>
                      </w:pPr>
                      <w:r w:rsidRPr="00DD5AFD">
                        <w:rPr>
                          <w:rFonts w:ascii="Sylfaen" w:hAnsi="Sylfaen" w:cs="Sylfaen"/>
                          <w:lang w:val="hy-AM"/>
                        </w:rPr>
                        <w:t>Մասնագիտություն</w:t>
                      </w:r>
                      <w:r w:rsidRPr="00DD5AFD">
                        <w:rPr>
                          <w:rFonts w:ascii="Sylfaen" w:hAnsi="Sylfaen"/>
                          <w:b/>
                          <w:i/>
                          <w:u w:val="single"/>
                          <w:lang w:val="hy-AM"/>
                        </w:rPr>
                        <w:t xml:space="preserve"> </w:t>
                      </w:r>
                      <w:r w:rsidRPr="00DD5AFD">
                        <w:rPr>
                          <w:rFonts w:ascii="Sylfaen" w:hAnsi="Sylfaen"/>
                          <w:b/>
                          <w:i/>
                          <w:color w:val="000000" w:themeColor="text1"/>
                          <w:u w:val="single"/>
                          <w:lang w:val="hy-AM"/>
                        </w:rPr>
                        <w:t xml:space="preserve">« </w:t>
                      </w:r>
                      <w:r w:rsidRPr="00DD5AFD">
                        <w:rPr>
                          <w:rFonts w:ascii="Sylfaen" w:hAnsi="Sylfaen"/>
                          <w:b/>
                          <w:color w:val="000000" w:themeColor="text1"/>
                          <w:u w:val="single"/>
                          <w:lang w:val="hy-AM"/>
                        </w:rPr>
                        <w:t>Ծրագրային ճարտարագիտություն</w:t>
                      </w:r>
                      <w:r w:rsidRPr="00DD5AFD">
                        <w:rPr>
                          <w:rFonts w:ascii="Sylfaen" w:hAnsi="Sylfaen"/>
                          <w:b/>
                          <w:i/>
                          <w:color w:val="000000" w:themeColor="text1"/>
                          <w:u w:val="single"/>
                          <w:lang w:val="hy-AM"/>
                        </w:rPr>
                        <w:t>»</w:t>
                      </w:r>
                    </w:p>
                    <w:p w14:paraId="14727253" w14:textId="77777777" w:rsidR="00445285" w:rsidRPr="00DD5AFD" w:rsidRDefault="00445285" w:rsidP="00445285">
                      <w:pPr>
                        <w:spacing w:line="360" w:lineRule="auto"/>
                        <w:jc w:val="both"/>
                        <w:rPr>
                          <w:rFonts w:ascii="Sylfaen" w:hAnsi="Sylfaen" w:cs="Arial"/>
                          <w:color w:val="000000"/>
                          <w:sz w:val="28"/>
                          <w:szCs w:val="28"/>
                          <w:lang w:val="hy-AM"/>
                        </w:rPr>
                      </w:pPr>
                      <w:r w:rsidRPr="00DD5AFD">
                        <w:rPr>
                          <w:rFonts w:ascii="Sylfaen" w:hAnsi="Sylfaen" w:cs="Arial"/>
                          <w:color w:val="000000"/>
                          <w:lang w:val="hy-AM"/>
                        </w:rPr>
                        <w:t xml:space="preserve">Կրթական ծրագիր </w:t>
                      </w:r>
                      <w:r w:rsidRPr="00DD5AFD">
                        <w:rPr>
                          <w:rFonts w:ascii="Sylfaen" w:hAnsi="Sylfaen"/>
                          <w:b/>
                          <w:i/>
                          <w:u w:val="single"/>
                          <w:lang w:val="hy-AM"/>
                        </w:rPr>
                        <w:t xml:space="preserve"> </w:t>
                      </w:r>
                      <w:r w:rsidRPr="00DD5AFD">
                        <w:rPr>
                          <w:rFonts w:ascii="Sylfaen" w:hAnsi="Sylfaen"/>
                          <w:b/>
                          <w:i/>
                          <w:color w:val="000000" w:themeColor="text1"/>
                          <w:u w:val="single"/>
                          <w:lang w:val="hy-AM"/>
                        </w:rPr>
                        <w:t xml:space="preserve">« </w:t>
                      </w:r>
                      <w:r w:rsidRPr="00DD5AFD">
                        <w:rPr>
                          <w:rFonts w:ascii="Sylfaen" w:hAnsi="Sylfaen"/>
                          <w:b/>
                          <w:color w:val="000000" w:themeColor="text1"/>
                          <w:u w:val="single"/>
                          <w:lang w:val="hy-AM"/>
                        </w:rPr>
                        <w:t>Ծրագրային ճարտարագիտություն (Սինոփսիս)</w:t>
                      </w:r>
                      <w:r w:rsidRPr="00DD5AFD">
                        <w:rPr>
                          <w:rFonts w:ascii="Sylfaen" w:hAnsi="Sylfaen"/>
                          <w:b/>
                          <w:i/>
                          <w:color w:val="000000" w:themeColor="text1"/>
                          <w:u w:val="single"/>
                          <w:lang w:val="hy-AM"/>
                        </w:rPr>
                        <w:t>»</w:t>
                      </w:r>
                    </w:p>
                    <w:p w14:paraId="059883F7" w14:textId="77777777" w:rsidR="00445285" w:rsidRPr="00D57C77" w:rsidRDefault="00445285" w:rsidP="00445285">
                      <w:pPr>
                        <w:jc w:val="both"/>
                        <w:rPr>
                          <w:rFonts w:ascii="GHEA Grapalat" w:hAnsi="GHEA Grapalat" w:cs="Sylfaen"/>
                          <w:b/>
                          <w:bCs/>
                          <w:sz w:val="36"/>
                          <w:szCs w:val="36"/>
                          <w:lang w:val="hy-AM"/>
                        </w:rPr>
                      </w:pPr>
                    </w:p>
                    <w:p w14:paraId="6022A3FE" w14:textId="77777777" w:rsidR="00696617" w:rsidRPr="0079098B" w:rsidRDefault="00696617" w:rsidP="00696617">
                      <w:pPr>
                        <w:pStyle w:val="BodyTextIndent3"/>
                        <w:ind w:firstLine="284"/>
                        <w:jc w:val="center"/>
                        <w:rPr>
                          <w:rFonts w:ascii="GHEA Grapalat" w:hAnsi="GHEA Grapalat"/>
                          <w:b/>
                          <w:color w:val="000000"/>
                          <w:sz w:val="36"/>
                          <w:szCs w:val="36"/>
                          <w:lang w:val="hy-AM"/>
                        </w:rPr>
                      </w:pPr>
                      <w:r>
                        <w:rPr>
                          <w:rFonts w:ascii="GHEA Grapalat" w:hAnsi="GHEA Grapalat" w:cs="Sylfaen"/>
                          <w:b/>
                          <w:color w:val="000000"/>
                          <w:sz w:val="36"/>
                          <w:szCs w:val="36"/>
                          <w:lang w:val="hy-AM"/>
                        </w:rPr>
                        <w:t>Ա Վ Ա Ր Տ Ա Կ Ա Ն</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Շ</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Խ</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Տ</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Ն</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Ք</w:t>
                      </w:r>
                    </w:p>
                    <w:p w14:paraId="2BFA35A5" w14:textId="77777777" w:rsidR="00696617" w:rsidRPr="0079098B" w:rsidRDefault="00696617" w:rsidP="00696617">
                      <w:pPr>
                        <w:pStyle w:val="BodyTextIndent3"/>
                        <w:ind w:firstLine="284"/>
                        <w:jc w:val="center"/>
                        <w:rPr>
                          <w:rFonts w:ascii="GHEA Grapalat" w:hAnsi="GHEA Grapalat"/>
                          <w:color w:val="000000"/>
                          <w:lang w:val="hy-AM"/>
                        </w:rPr>
                      </w:pPr>
                    </w:p>
                    <w:p w14:paraId="470B5BD8" w14:textId="38E8C3C6" w:rsidR="00445285" w:rsidRPr="00DD5AFD" w:rsidRDefault="00696617" w:rsidP="00696617">
                      <w:pPr>
                        <w:jc w:val="center"/>
                        <w:rPr>
                          <w:rFonts w:ascii="Sylfaen" w:hAnsi="Sylfaen" w:cs="Arial Armenian"/>
                          <w:b/>
                          <w:sz w:val="36"/>
                          <w:szCs w:val="36"/>
                          <w:lang w:val="hy-AM"/>
                        </w:rPr>
                      </w:pPr>
                      <w:r w:rsidRPr="0079098B">
                        <w:rPr>
                          <w:rFonts w:ascii="GHEA Grapalat" w:hAnsi="GHEA Grapalat" w:cs="Sylfaen"/>
                          <w:b/>
                          <w:color w:val="000000"/>
                          <w:sz w:val="36"/>
                          <w:szCs w:val="36"/>
                          <w:lang w:val="hy-AM"/>
                        </w:rPr>
                        <w:t>Հ</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Շ</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Վ</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Ե</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Բ</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Ց</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Տ</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Ր</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Ա</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Գ</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Ի</w:t>
                      </w:r>
                      <w:r w:rsidRPr="0079098B">
                        <w:rPr>
                          <w:rFonts w:ascii="GHEA Grapalat" w:hAnsi="GHEA Grapalat"/>
                          <w:b/>
                          <w:color w:val="000000"/>
                          <w:sz w:val="36"/>
                          <w:szCs w:val="36"/>
                          <w:lang w:val="hy-AM"/>
                        </w:rPr>
                        <w:t xml:space="preserve">   </w:t>
                      </w:r>
                      <w:r w:rsidRPr="0079098B">
                        <w:rPr>
                          <w:rFonts w:ascii="GHEA Grapalat" w:hAnsi="GHEA Grapalat" w:cs="Sylfaen"/>
                          <w:b/>
                          <w:color w:val="000000"/>
                          <w:sz w:val="36"/>
                          <w:szCs w:val="36"/>
                          <w:lang w:val="hy-AM"/>
                        </w:rPr>
                        <w:t>Ր</w:t>
                      </w:r>
                    </w:p>
                    <w:p w14:paraId="19CF4164" w14:textId="77777777" w:rsidR="00445285" w:rsidRPr="00A74AA4" w:rsidRDefault="00445285" w:rsidP="00445285">
                      <w:pPr>
                        <w:rPr>
                          <w:rFonts w:ascii="GHEA Grapalat" w:hAnsi="GHEA Grapalat" w:cs="Sylfaen"/>
                          <w:b/>
                          <w:bCs/>
                          <w:sz w:val="28"/>
                          <w:lang w:val="hy-AM"/>
                        </w:rPr>
                      </w:pPr>
                    </w:p>
                    <w:p w14:paraId="586F2F8A" w14:textId="6B510B1B" w:rsidR="00445285" w:rsidRPr="00E60080" w:rsidRDefault="00445285" w:rsidP="00445285">
                      <w:pPr>
                        <w:jc w:val="center"/>
                        <w:rPr>
                          <w:rFonts w:ascii="GHEA Grapalat" w:hAnsi="GHEA Grapalat" w:cs="Sylfaen"/>
                          <w:b/>
                          <w:bCs/>
                          <w:lang w:val="hy-AM"/>
                        </w:rPr>
                      </w:pPr>
                      <w:r w:rsidRPr="00DD5AFD">
                        <w:rPr>
                          <w:rFonts w:ascii="Sylfaen" w:hAnsi="Sylfaen" w:cs="Sylfaen"/>
                          <w:bCs/>
                          <w:lang w:val="hy-AM"/>
                        </w:rPr>
                        <w:t>ԹԵՄԱՆ՝</w:t>
                      </w:r>
                      <w:r w:rsidRPr="00DD5AFD">
                        <w:rPr>
                          <w:rFonts w:ascii="Sylfaen" w:hAnsi="Sylfaen" w:cs="Sylfaen"/>
                          <w:b/>
                          <w:bCs/>
                          <w:lang w:val="hy-AM"/>
                        </w:rPr>
                        <w:t xml:space="preserve">  </w:t>
                      </w:r>
                      <w:r w:rsidR="007C63F5" w:rsidRPr="007C63F5">
                        <w:rPr>
                          <w:rFonts w:ascii="Sylfaen" w:hAnsi="Sylfaen" w:cs="Sylfaen"/>
                          <w:b/>
                          <w:bCs/>
                          <w:lang w:val="hy-AM"/>
                        </w:rPr>
                        <w:t>Ինտեգրալ սխեմաների ֆիզիկական նախագծման տեղաբաշխման համակարգի մշակումը</w:t>
                      </w:r>
                    </w:p>
                    <w:p w14:paraId="3C7F9820" w14:textId="77777777" w:rsidR="00445285" w:rsidRPr="00A74AA4" w:rsidRDefault="00445285" w:rsidP="00445285">
                      <w:pPr>
                        <w:rPr>
                          <w:rFonts w:ascii="GHEA Grapalat" w:hAnsi="GHEA Grapalat"/>
                          <w:b/>
                          <w:i/>
                          <w:lang w:val="hy-AM"/>
                        </w:rPr>
                      </w:pPr>
                    </w:p>
                    <w:p w14:paraId="05FBD90C" w14:textId="25F8D6C5" w:rsidR="00445285" w:rsidRPr="00DD5AFD" w:rsidRDefault="00445285" w:rsidP="00445285">
                      <w:pPr>
                        <w:ind w:right="-31"/>
                        <w:rPr>
                          <w:rFonts w:ascii="Sylfaen" w:hAnsi="Sylfaen"/>
                          <w:b/>
                          <w:i/>
                          <w:lang w:val="hy-AM"/>
                        </w:rPr>
                      </w:pPr>
                      <w:r w:rsidRPr="00DD5AFD">
                        <w:rPr>
                          <w:rFonts w:ascii="Sylfaen" w:hAnsi="Sylfaen"/>
                          <w:b/>
                          <w:i/>
                          <w:lang w:val="hy-AM"/>
                        </w:rPr>
                        <w:t>ՏՏ</w:t>
                      </w:r>
                      <w:r w:rsidR="0015216B">
                        <w:rPr>
                          <w:rFonts w:ascii="Sylfaen" w:hAnsi="Sylfaen"/>
                          <w:b/>
                          <w:i/>
                          <w:lang w:val="hy-AM"/>
                        </w:rPr>
                        <w:t>2</w:t>
                      </w:r>
                      <w:r w:rsidRPr="00DD5AFD">
                        <w:rPr>
                          <w:rFonts w:ascii="Sylfaen" w:hAnsi="Sylfaen"/>
                          <w:b/>
                          <w:i/>
                          <w:lang w:val="hy-AM"/>
                        </w:rPr>
                        <w:t xml:space="preserve">19Ս  </w:t>
                      </w:r>
                      <w:r w:rsidRPr="00DD5AFD">
                        <w:rPr>
                          <w:rFonts w:ascii="Sylfaen" w:hAnsi="Sylfaen" w:cs="Sylfaen"/>
                          <w:bCs/>
                          <w:lang w:val="hy-AM"/>
                        </w:rPr>
                        <w:t>ակադ</w:t>
                      </w:r>
                      <w:r w:rsidRPr="00DD5AFD">
                        <w:rPr>
                          <w:rFonts w:ascii="Sylfaen" w:hAnsi="Sylfaen" w:cs="Arial Armenian"/>
                          <w:bCs/>
                          <w:lang w:val="hy-AM"/>
                        </w:rPr>
                        <w:t xml:space="preserve">.  </w:t>
                      </w:r>
                      <w:r w:rsidRPr="00DD5AFD">
                        <w:rPr>
                          <w:rFonts w:ascii="Sylfaen" w:hAnsi="Sylfaen" w:cs="Sylfaen"/>
                          <w:bCs/>
                          <w:lang w:val="hy-AM"/>
                        </w:rPr>
                        <w:t xml:space="preserve">խմբի ուսանող </w:t>
                      </w:r>
                      <w:r w:rsidR="00361B55">
                        <w:rPr>
                          <w:rFonts w:ascii="GHEA Grapalat" w:hAnsi="GHEA Grapalat"/>
                          <w:b/>
                          <w:u w:val="single"/>
                          <w:lang w:val="hy-AM"/>
                        </w:rPr>
                        <w:t>Գագիկ</w:t>
                      </w:r>
                      <w:r w:rsidR="00CC069A">
                        <w:rPr>
                          <w:rFonts w:ascii="GHEA Grapalat" w:hAnsi="GHEA Grapalat"/>
                          <w:b/>
                          <w:u w:val="single"/>
                          <w:lang w:val="hy-AM"/>
                        </w:rPr>
                        <w:t xml:space="preserve"> </w:t>
                      </w:r>
                      <w:r w:rsidR="00361B55">
                        <w:rPr>
                          <w:rFonts w:ascii="GHEA Grapalat" w:hAnsi="GHEA Grapalat"/>
                          <w:b/>
                          <w:u w:val="single"/>
                          <w:lang w:val="hy-AM"/>
                        </w:rPr>
                        <w:t>Եղիայի</w:t>
                      </w:r>
                      <w:r w:rsidR="00CC069A">
                        <w:rPr>
                          <w:rFonts w:ascii="GHEA Grapalat" w:hAnsi="GHEA Grapalat"/>
                          <w:b/>
                          <w:u w:val="single"/>
                          <w:lang w:val="hy-AM"/>
                        </w:rPr>
                        <w:t xml:space="preserve"> </w:t>
                      </w:r>
                      <w:r w:rsidR="00361B55">
                        <w:rPr>
                          <w:rFonts w:ascii="GHEA Grapalat" w:hAnsi="GHEA Grapalat"/>
                          <w:b/>
                          <w:u w:val="single"/>
                          <w:lang w:val="hy-AM"/>
                        </w:rPr>
                        <w:t>Թադևոսյան</w:t>
                      </w:r>
                      <w:r w:rsidR="00CC069A" w:rsidRPr="00DD5AFD">
                        <w:rPr>
                          <w:rFonts w:ascii="Sylfaen" w:hAnsi="Sylfaen" w:cs="Sylfaen"/>
                          <w:lang w:val="hy-AM"/>
                        </w:rPr>
                        <w:t xml:space="preserve"> </w:t>
                      </w:r>
                      <w:r w:rsidRPr="00DD5AFD">
                        <w:rPr>
                          <w:rFonts w:ascii="Sylfaen" w:hAnsi="Sylfaen" w:cs="Sylfaen"/>
                          <w:lang w:val="hy-AM"/>
                        </w:rPr>
                        <w:t>___________________________</w:t>
                      </w:r>
                    </w:p>
                    <w:p w14:paraId="29C25789" w14:textId="77777777" w:rsidR="00445285" w:rsidRPr="00DD5AFD" w:rsidRDefault="00445285" w:rsidP="00445285">
                      <w:pPr>
                        <w:rPr>
                          <w:rFonts w:ascii="Sylfaen" w:hAnsi="Sylfaen"/>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1FA4E2C3" w14:textId="77777777" w:rsidR="00445285" w:rsidRPr="00DD5AFD" w:rsidRDefault="00445285" w:rsidP="00445285">
                      <w:pPr>
                        <w:ind w:right="-106"/>
                        <w:rPr>
                          <w:rFonts w:ascii="Sylfaen" w:hAnsi="Sylfaen" w:cs="Sylfaen"/>
                          <w:bCs/>
                          <w:lang w:val="hy-AM"/>
                        </w:rPr>
                      </w:pPr>
                    </w:p>
                    <w:p w14:paraId="139C0AF7" w14:textId="7BF93143" w:rsidR="00445285" w:rsidRPr="00DD5AFD" w:rsidRDefault="00445285" w:rsidP="00445285">
                      <w:pPr>
                        <w:rPr>
                          <w:rFonts w:ascii="Sylfaen" w:hAnsi="Sylfaen" w:cs="Sylfaen"/>
                          <w:bCs/>
                          <w:sz w:val="18"/>
                          <w:lang w:val="hy-AM"/>
                        </w:rPr>
                      </w:pPr>
                      <w:r w:rsidRPr="00DD5AFD">
                        <w:rPr>
                          <w:rFonts w:ascii="Sylfaen" w:hAnsi="Sylfaen" w:cs="Sylfaen"/>
                          <w:bCs/>
                          <w:lang w:val="hy-AM"/>
                        </w:rPr>
                        <w:t xml:space="preserve">Աշխատանքի ղեկավար՝ </w:t>
                      </w:r>
                      <w:r w:rsidR="00361B55">
                        <w:rPr>
                          <w:rFonts w:ascii="Sylfaen" w:hAnsi="Sylfaen"/>
                          <w:b/>
                          <w:iCs/>
                          <w:u w:val="single"/>
                          <w:lang w:val="hy-AM"/>
                        </w:rPr>
                        <w:t>Դավիթ</w:t>
                      </w:r>
                      <w:r w:rsidR="00622271" w:rsidRPr="00F11D27">
                        <w:rPr>
                          <w:rFonts w:ascii="Sylfaen" w:hAnsi="Sylfaen"/>
                          <w:b/>
                          <w:iCs/>
                          <w:u w:val="single"/>
                          <w:lang w:val="hy-AM"/>
                        </w:rPr>
                        <w:t xml:space="preserve"> </w:t>
                      </w:r>
                      <w:r w:rsidR="00361B55">
                        <w:rPr>
                          <w:rFonts w:ascii="Sylfaen" w:hAnsi="Sylfaen"/>
                          <w:b/>
                          <w:iCs/>
                          <w:u w:val="single"/>
                          <w:lang w:val="hy-AM"/>
                        </w:rPr>
                        <w:t>Վարդանի</w:t>
                      </w:r>
                      <w:r w:rsidR="00AA10B3" w:rsidRPr="00F11D27">
                        <w:rPr>
                          <w:rFonts w:ascii="Microsoft YaHei" w:eastAsia="Microsoft YaHei" w:hAnsi="Microsoft YaHei" w:cs="Microsoft YaHei"/>
                          <w:b/>
                          <w:u w:val="single"/>
                          <w:lang w:val="hy-AM"/>
                        </w:rPr>
                        <w:t xml:space="preserve"> </w:t>
                      </w:r>
                      <w:r w:rsidR="00361B55">
                        <w:rPr>
                          <w:rFonts w:ascii="GHEA Grapalat" w:hAnsi="GHEA Grapalat" w:cs="Sylfaen"/>
                          <w:b/>
                          <w:u w:val="single"/>
                          <w:lang w:val="hy-AM"/>
                        </w:rPr>
                        <w:t>Ռևազյան</w:t>
                      </w:r>
                      <w:r w:rsidR="00AA10B3" w:rsidRPr="00F11D27">
                        <w:rPr>
                          <w:rFonts w:ascii="GHEA Grapalat" w:hAnsi="GHEA Grapalat"/>
                          <w:b/>
                          <w:u w:val="single"/>
                          <w:lang w:val="hy-AM"/>
                        </w:rPr>
                        <w:t xml:space="preserve">, </w:t>
                      </w:r>
                      <w:r w:rsidR="00AA10B3" w:rsidRPr="00F11D27">
                        <w:rPr>
                          <w:rFonts w:ascii="GHEA Grapalat" w:hAnsi="GHEA Grapalat" w:cs="Sylfaen"/>
                          <w:b/>
                          <w:u w:val="single"/>
                          <w:lang w:val="hy-AM"/>
                        </w:rPr>
                        <w:t>տ</w:t>
                      </w:r>
                      <w:r w:rsidR="00AA10B3" w:rsidRPr="00F11D27">
                        <w:rPr>
                          <w:rFonts w:ascii="GHEA Grapalat" w:hAnsi="GHEA Grapalat"/>
                          <w:b/>
                          <w:u w:val="single"/>
                          <w:lang w:val="hy-AM"/>
                        </w:rPr>
                        <w:t>.</w:t>
                      </w:r>
                      <w:r w:rsidR="00AA10B3" w:rsidRPr="00F11D27">
                        <w:rPr>
                          <w:rFonts w:ascii="GHEA Grapalat" w:hAnsi="GHEA Grapalat" w:cs="Sylfaen"/>
                          <w:b/>
                          <w:u w:val="single"/>
                          <w:lang w:val="hy-AM"/>
                        </w:rPr>
                        <w:t>գ</w:t>
                      </w:r>
                      <w:r w:rsidR="00AA10B3" w:rsidRPr="00F11D27">
                        <w:rPr>
                          <w:rFonts w:ascii="GHEA Grapalat" w:hAnsi="GHEA Grapalat"/>
                          <w:b/>
                          <w:u w:val="single"/>
                          <w:lang w:val="hy-AM"/>
                        </w:rPr>
                        <w:t>.</w:t>
                      </w:r>
                      <w:r w:rsidR="00AA10B3" w:rsidRPr="00F11D27">
                        <w:rPr>
                          <w:rFonts w:ascii="GHEA Grapalat" w:hAnsi="GHEA Grapalat" w:cs="Sylfaen"/>
                          <w:b/>
                          <w:u w:val="single"/>
                          <w:lang w:val="hy-AM"/>
                        </w:rPr>
                        <w:t>թ</w:t>
                      </w:r>
                      <w:r w:rsidR="00AA10B3" w:rsidRPr="00F11D27">
                        <w:rPr>
                          <w:rFonts w:ascii="GHEA Grapalat" w:hAnsi="GHEA Grapalat"/>
                          <w:b/>
                          <w:u w:val="single"/>
                          <w:lang w:val="hy-AM"/>
                        </w:rPr>
                        <w:t>.</w:t>
                      </w:r>
                      <w:r w:rsidRPr="00DD5AFD">
                        <w:rPr>
                          <w:rFonts w:ascii="Sylfaen" w:hAnsi="Sylfaen" w:cs="Sylfaen"/>
                          <w:lang w:val="hy-AM"/>
                        </w:rPr>
                        <w:t>_________________</w:t>
                      </w:r>
                      <w:r w:rsidR="00D340B0">
                        <w:rPr>
                          <w:rFonts w:ascii="Sylfaen" w:hAnsi="Sylfaen" w:cs="Sylfaen"/>
                          <w:lang w:val="hy-AM"/>
                        </w:rPr>
                        <w:t>___</w:t>
                      </w:r>
                      <w:r w:rsidRPr="00DD5AFD">
                        <w:rPr>
                          <w:rFonts w:ascii="Sylfaen" w:hAnsi="Sylfaen" w:cs="Sylfaen"/>
                          <w:lang w:val="hy-AM"/>
                        </w:rPr>
                        <w:t>_</w:t>
                      </w:r>
                    </w:p>
                    <w:p w14:paraId="645D5B14"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w:t>
                      </w:r>
                      <w:r w:rsidRPr="00DD5AFD">
                        <w:rPr>
                          <w:rFonts w:ascii="Sylfaen" w:hAnsi="Sylfaen" w:cs="Arial Armenian"/>
                          <w:bCs/>
                          <w:sz w:val="18"/>
                          <w:lang w:val="hy-AM"/>
                        </w:rPr>
                        <w:t xml:space="preserve">, </w:t>
                      </w:r>
                      <w:r w:rsidRPr="00DD5AFD">
                        <w:rPr>
                          <w:rFonts w:ascii="Sylfaen" w:hAnsi="Sylfaen" w:cs="Sylfaen"/>
                          <w:bCs/>
                          <w:sz w:val="18"/>
                          <w:lang w:val="hy-AM"/>
                        </w:rPr>
                        <w:t>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6C7BF4B1" w14:textId="77777777" w:rsidR="00445285" w:rsidRPr="00DD5AFD" w:rsidRDefault="00445285" w:rsidP="00445285">
                      <w:pPr>
                        <w:rPr>
                          <w:rFonts w:ascii="Sylfaen" w:hAnsi="Sylfaen" w:cs="Sylfaen"/>
                          <w:bCs/>
                          <w:sz w:val="18"/>
                          <w:lang w:val="hy-AM"/>
                        </w:rPr>
                      </w:pPr>
                    </w:p>
                    <w:p w14:paraId="6A670FC0" w14:textId="77777777" w:rsidR="00445285" w:rsidRPr="00DD5AFD" w:rsidRDefault="00445285" w:rsidP="00445285">
                      <w:pPr>
                        <w:rPr>
                          <w:rFonts w:ascii="Sylfaen" w:hAnsi="Sylfaen" w:cs="Sylfaen"/>
                          <w:bCs/>
                          <w:sz w:val="18"/>
                          <w:lang w:val="hy-AM"/>
                        </w:rPr>
                      </w:pPr>
                      <w:r w:rsidRPr="00DD5AFD">
                        <w:rPr>
                          <w:rFonts w:ascii="Sylfaen" w:hAnsi="Sylfaen" w:cs="Sylfaen"/>
                          <w:b/>
                          <w:bCs/>
                          <w:sz w:val="28"/>
                          <w:lang w:val="hy-AM"/>
                        </w:rPr>
                        <w:t>Խորհրդատուներ</w:t>
                      </w:r>
                    </w:p>
                    <w:p w14:paraId="0ED436DC" w14:textId="77777777" w:rsidR="00445285" w:rsidRPr="00DD5AFD" w:rsidRDefault="00445285" w:rsidP="00445285">
                      <w:pPr>
                        <w:rPr>
                          <w:rFonts w:ascii="Sylfaen" w:hAnsi="Sylfaen" w:cs="Sylfaen"/>
                          <w:bCs/>
                          <w:sz w:val="18"/>
                          <w:lang w:val="hy-AM"/>
                        </w:rPr>
                      </w:pPr>
                    </w:p>
                    <w:p w14:paraId="7E493DEE" w14:textId="74FB240F" w:rsidR="00445285" w:rsidRPr="00DD5AFD" w:rsidRDefault="00445285" w:rsidP="00445285">
                      <w:pPr>
                        <w:rPr>
                          <w:rFonts w:ascii="Sylfaen" w:hAnsi="Sylfaen" w:cs="Sylfaen"/>
                          <w:bCs/>
                          <w:sz w:val="18"/>
                          <w:lang w:val="hy-AM"/>
                        </w:rPr>
                      </w:pPr>
                      <w:r w:rsidRPr="00DD5AFD">
                        <w:rPr>
                          <w:rFonts w:ascii="Sylfaen" w:hAnsi="Sylfaen" w:cs="Sylfaen"/>
                          <w:bCs/>
                          <w:lang w:val="hy-AM"/>
                        </w:rPr>
                        <w:t xml:space="preserve">Էկոնոմիկայի բաժնի՝   </w:t>
                      </w:r>
                      <w:bookmarkStart w:id="1" w:name="_Hlk214280413"/>
                      <w:r w:rsidR="00296612" w:rsidRPr="00F11D27">
                        <w:rPr>
                          <w:rFonts w:ascii="Sylfaen" w:hAnsi="Sylfaen"/>
                          <w:b/>
                          <w:bCs/>
                          <w:sz w:val="23"/>
                          <w:szCs w:val="23"/>
                          <w:u w:val="single"/>
                          <w:lang w:val="hy-AM"/>
                        </w:rPr>
                        <w:t>Արուսյակ Ալբերտի</w:t>
                      </w:r>
                      <w:r w:rsidR="008A1B61" w:rsidRPr="00F11D27">
                        <w:rPr>
                          <w:rFonts w:ascii="GHEA Grapalat" w:hAnsi="GHEA Grapalat"/>
                          <w:b/>
                          <w:bCs/>
                          <w:u w:val="single"/>
                          <w:lang w:val="hy-AM"/>
                        </w:rPr>
                        <w:t xml:space="preserve"> Աբրահամյան,</w:t>
                      </w:r>
                      <w:bookmarkEnd w:id="1"/>
                      <w:r w:rsidR="008A1B61" w:rsidRPr="00F11D27">
                        <w:rPr>
                          <w:rFonts w:ascii="GHEA Grapalat" w:hAnsi="GHEA Grapalat"/>
                          <w:b/>
                          <w:bCs/>
                          <w:u w:val="single"/>
                          <w:lang w:val="hy-AM"/>
                        </w:rPr>
                        <w:t xml:space="preserve"> ասիստենտ</w:t>
                      </w:r>
                      <w:r w:rsidRPr="00DD5AFD">
                        <w:rPr>
                          <w:rFonts w:ascii="Sylfaen" w:hAnsi="Sylfaen"/>
                          <w:b/>
                          <w:i/>
                          <w:lang w:val="hy-AM"/>
                        </w:rPr>
                        <w:t>_________________</w:t>
                      </w:r>
                      <w:r w:rsidR="00D340B0">
                        <w:rPr>
                          <w:rFonts w:ascii="Sylfaen" w:hAnsi="Sylfaen"/>
                          <w:b/>
                          <w:i/>
                          <w:lang w:val="hy-AM"/>
                        </w:rPr>
                        <w:t>_____</w:t>
                      </w:r>
                    </w:p>
                    <w:p w14:paraId="5AD9D383"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719432C3" w14:textId="77777777" w:rsidR="00445285" w:rsidRPr="00DD5AFD" w:rsidRDefault="00445285" w:rsidP="00445285">
                      <w:pPr>
                        <w:rPr>
                          <w:rFonts w:ascii="Sylfaen" w:hAnsi="Sylfaen" w:cs="Sylfaen"/>
                          <w:bCs/>
                          <w:sz w:val="18"/>
                          <w:lang w:val="hy-AM"/>
                        </w:rPr>
                      </w:pPr>
                    </w:p>
                    <w:p w14:paraId="5D6C4B70" w14:textId="4222F751" w:rsidR="00445285" w:rsidRPr="00DD5AFD" w:rsidRDefault="00445285" w:rsidP="00445285">
                      <w:pPr>
                        <w:rPr>
                          <w:rFonts w:ascii="Sylfaen" w:hAnsi="Sylfaen" w:cs="Sylfaen"/>
                          <w:bCs/>
                          <w:sz w:val="18"/>
                          <w:lang w:val="hy-AM"/>
                        </w:rPr>
                      </w:pPr>
                      <w:r w:rsidRPr="00DD5AFD">
                        <w:rPr>
                          <w:rFonts w:ascii="Sylfaen" w:hAnsi="Sylfaen" w:cs="Sylfaen"/>
                          <w:bCs/>
                          <w:lang w:val="hy-AM"/>
                        </w:rPr>
                        <w:t>Կենսագ</w:t>
                      </w:r>
                      <w:r w:rsidRPr="00DD5AFD">
                        <w:rPr>
                          <w:rFonts w:ascii="Sylfaen" w:hAnsi="Sylfaen" w:cs="Arial Armenian"/>
                          <w:bCs/>
                          <w:lang w:val="hy-AM"/>
                        </w:rPr>
                        <w:t xml:space="preserve">. </w:t>
                      </w:r>
                      <w:r w:rsidRPr="00DD5AFD">
                        <w:rPr>
                          <w:rFonts w:ascii="Sylfaen" w:hAnsi="Sylfaen" w:cs="Sylfaen"/>
                          <w:bCs/>
                          <w:lang w:val="hy-AM"/>
                        </w:rPr>
                        <w:t>անվտանգ</w:t>
                      </w:r>
                      <w:r w:rsidRPr="00DD5AFD">
                        <w:rPr>
                          <w:rFonts w:ascii="Sylfaen" w:hAnsi="Sylfaen" w:cs="Arial Armenian"/>
                          <w:bCs/>
                          <w:lang w:val="hy-AM"/>
                        </w:rPr>
                        <w:t xml:space="preserve">. </w:t>
                      </w:r>
                      <w:r w:rsidRPr="00DD5AFD">
                        <w:rPr>
                          <w:rFonts w:ascii="Sylfaen" w:hAnsi="Sylfaen" w:cs="Sylfaen"/>
                          <w:bCs/>
                          <w:lang w:val="hy-AM"/>
                        </w:rPr>
                        <w:t xml:space="preserve">բաժնի՝  </w:t>
                      </w:r>
                      <w:r w:rsidR="00296612" w:rsidRPr="00F11D27">
                        <w:rPr>
                          <w:rFonts w:ascii="Sylfaen" w:hAnsi="Sylfaen"/>
                          <w:b/>
                          <w:bCs/>
                          <w:sz w:val="23"/>
                          <w:szCs w:val="23"/>
                          <w:u w:val="single"/>
                          <w:lang w:val="hy-AM"/>
                        </w:rPr>
                        <w:t>Հայկ Սահակի</w:t>
                      </w:r>
                      <w:r w:rsidR="009346BC" w:rsidRPr="00F11D27">
                        <w:rPr>
                          <w:rFonts w:ascii="GHEA Grapalat" w:hAnsi="GHEA Grapalat" w:cs="Sylfaen"/>
                          <w:b/>
                          <w:bCs/>
                          <w:u w:val="single"/>
                          <w:lang w:val="hy-AM"/>
                        </w:rPr>
                        <w:t xml:space="preserve"> Ակա</w:t>
                      </w:r>
                      <w:r w:rsidR="006F71B8">
                        <w:rPr>
                          <w:rFonts w:ascii="GHEA Grapalat" w:hAnsi="GHEA Grapalat" w:cs="Sylfaen"/>
                          <w:b/>
                          <w:bCs/>
                          <w:u w:val="single"/>
                          <w:lang w:val="hy-AM"/>
                        </w:rPr>
                        <w:t>ր</w:t>
                      </w:r>
                      <w:r w:rsidR="009346BC" w:rsidRPr="00F11D27">
                        <w:rPr>
                          <w:rFonts w:ascii="GHEA Grapalat" w:hAnsi="GHEA Grapalat" w:cs="Sylfaen"/>
                          <w:b/>
                          <w:bCs/>
                          <w:u w:val="single"/>
                          <w:lang w:val="hy-AM"/>
                        </w:rPr>
                        <w:t xml:space="preserve">մազյան, </w:t>
                      </w:r>
                      <w:r w:rsidR="009346BC" w:rsidRPr="00F11D27">
                        <w:rPr>
                          <w:rFonts w:ascii="GHEA Grapalat" w:hAnsi="GHEA Grapalat"/>
                          <w:b/>
                          <w:bCs/>
                          <w:u w:val="single"/>
                          <w:lang w:val="hy-AM"/>
                        </w:rPr>
                        <w:t>տ.գ.թ., դոցենտ</w:t>
                      </w:r>
                      <w:r w:rsidR="009346BC" w:rsidRPr="00DD5AFD">
                        <w:rPr>
                          <w:rFonts w:ascii="Sylfaen" w:hAnsi="Sylfaen"/>
                          <w:bCs/>
                          <w:i/>
                          <w:u w:val="single"/>
                          <w:lang w:val="hy-AM"/>
                        </w:rPr>
                        <w:t xml:space="preserve"> </w:t>
                      </w:r>
                      <w:r w:rsidRPr="00DD5AFD">
                        <w:rPr>
                          <w:rFonts w:ascii="Sylfaen" w:hAnsi="Sylfaen"/>
                          <w:bCs/>
                          <w:i/>
                          <w:u w:val="single"/>
                          <w:lang w:val="hy-AM"/>
                        </w:rPr>
                        <w:t>________</w:t>
                      </w:r>
                      <w:r w:rsidR="006C58F4">
                        <w:rPr>
                          <w:rFonts w:ascii="Sylfaen" w:hAnsi="Sylfaen"/>
                          <w:bCs/>
                          <w:i/>
                          <w:u w:val="single"/>
                          <w:lang w:val="hy-AM"/>
                        </w:rPr>
                        <w:t xml:space="preserve">         </w:t>
                      </w:r>
                      <w:r w:rsidRPr="00DD5AFD">
                        <w:rPr>
                          <w:rFonts w:ascii="Sylfaen" w:hAnsi="Sylfaen"/>
                          <w:bCs/>
                          <w:i/>
                          <w:u w:val="single"/>
                          <w:lang w:val="hy-AM"/>
                        </w:rPr>
                        <w:t>_</w:t>
                      </w:r>
                      <w:r w:rsidRPr="00DD5AFD">
                        <w:rPr>
                          <w:rFonts w:ascii="Sylfaen" w:hAnsi="Sylfaen"/>
                          <w:b/>
                          <w:i/>
                          <w:u w:val="single"/>
                          <w:lang w:val="hy-AM"/>
                        </w:rPr>
                        <w:t>____</w:t>
                      </w:r>
                    </w:p>
                    <w:p w14:paraId="1E96F768"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209E23F4" w14:textId="77777777" w:rsidR="00445285" w:rsidRPr="00DD5AFD" w:rsidRDefault="00445285" w:rsidP="00445285">
                      <w:pPr>
                        <w:rPr>
                          <w:rFonts w:ascii="Sylfaen" w:hAnsi="Sylfaen" w:cs="Sylfaen"/>
                          <w:bCs/>
                          <w:sz w:val="18"/>
                          <w:lang w:val="hy-AM"/>
                        </w:rPr>
                      </w:pPr>
                    </w:p>
                    <w:p w14:paraId="6DD612F1" w14:textId="691CB6A9" w:rsidR="00445285" w:rsidRPr="00DD5AFD" w:rsidRDefault="00445285" w:rsidP="00445285">
                      <w:pPr>
                        <w:rPr>
                          <w:rFonts w:ascii="Sylfaen" w:hAnsi="Sylfaen"/>
                          <w:b/>
                          <w:i/>
                          <w:lang w:val="hy-AM"/>
                        </w:rPr>
                      </w:pPr>
                      <w:r w:rsidRPr="00DD5AFD">
                        <w:rPr>
                          <w:rFonts w:ascii="Sylfaen" w:hAnsi="Sylfaen" w:cs="Sylfaen"/>
                          <w:bCs/>
                          <w:lang w:val="hy-AM"/>
                        </w:rPr>
                        <w:t>Բնապահպանության բաժնի</w:t>
                      </w:r>
                      <w:r w:rsidRPr="00DD5AFD">
                        <w:rPr>
                          <w:rFonts w:ascii="Sylfaen" w:hAnsi="Sylfaen" w:cs="Arial Armenian"/>
                          <w:bCs/>
                          <w:lang w:val="hy-AM"/>
                        </w:rPr>
                        <w:t>`</w:t>
                      </w:r>
                      <w:r w:rsidR="006C58F4" w:rsidRPr="006C58F4">
                        <w:rPr>
                          <w:rFonts w:ascii="GHEA Grapalat" w:hAnsi="GHEA Grapalat" w:cs="Sylfaen"/>
                          <w:u w:val="single"/>
                          <w:lang w:val="hy-AM"/>
                        </w:rPr>
                        <w:t xml:space="preserve"> </w:t>
                      </w:r>
                      <w:r w:rsidR="00296612" w:rsidRPr="00F11D27">
                        <w:rPr>
                          <w:rFonts w:ascii="Sylfaen" w:hAnsi="Sylfaen"/>
                          <w:b/>
                          <w:bCs/>
                          <w:sz w:val="23"/>
                          <w:szCs w:val="23"/>
                          <w:u w:val="single"/>
                          <w:lang w:val="hy-AM"/>
                        </w:rPr>
                        <w:t>Արտաշես Վահանի</w:t>
                      </w:r>
                      <w:r w:rsidR="006C58F4" w:rsidRPr="00F11D27">
                        <w:rPr>
                          <w:rFonts w:ascii="GHEA Grapalat" w:hAnsi="GHEA Grapalat"/>
                          <w:b/>
                          <w:bCs/>
                          <w:u w:val="single"/>
                          <w:lang w:val="it-IT"/>
                        </w:rPr>
                        <w:t xml:space="preserve"> </w:t>
                      </w:r>
                      <w:r w:rsidR="006C58F4" w:rsidRPr="00F11D27">
                        <w:rPr>
                          <w:rFonts w:ascii="GHEA Grapalat" w:hAnsi="GHEA Grapalat"/>
                          <w:b/>
                          <w:bCs/>
                          <w:u w:val="single"/>
                          <w:lang w:val="hy-AM"/>
                        </w:rPr>
                        <w:t>Թադևոսյան</w:t>
                      </w:r>
                      <w:r w:rsidR="006C58F4" w:rsidRPr="00F11D27">
                        <w:rPr>
                          <w:rFonts w:ascii="GHEA Grapalat" w:hAnsi="GHEA Grapalat"/>
                          <w:b/>
                          <w:bCs/>
                          <w:u w:val="single"/>
                          <w:lang w:val="it-IT"/>
                        </w:rPr>
                        <w:t xml:space="preserve">, </w:t>
                      </w:r>
                      <w:r w:rsidR="006C58F4" w:rsidRPr="00F11D27">
                        <w:rPr>
                          <w:rFonts w:ascii="GHEA Grapalat" w:hAnsi="GHEA Grapalat"/>
                          <w:b/>
                          <w:bCs/>
                          <w:u w:val="single"/>
                          <w:lang w:val="hy-AM"/>
                        </w:rPr>
                        <w:t>տ.գ.թ., պրոֆեսոր</w:t>
                      </w:r>
                      <w:r w:rsidR="006C58F4">
                        <w:rPr>
                          <w:rFonts w:ascii="Sylfaen" w:hAnsi="Sylfaen"/>
                          <w:b/>
                          <w:i/>
                          <w:lang w:val="hy-AM"/>
                        </w:rPr>
                        <w:t>_________</w:t>
                      </w:r>
                      <w:r w:rsidRPr="00DD5AFD">
                        <w:rPr>
                          <w:rFonts w:ascii="Sylfaen" w:hAnsi="Sylfaen"/>
                          <w:b/>
                          <w:i/>
                          <w:lang w:val="hy-AM"/>
                        </w:rPr>
                        <w:t>___</w:t>
                      </w:r>
                    </w:p>
                    <w:p w14:paraId="7A1566A8" w14:textId="58B8E0C3"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221033AB" w14:textId="77777777" w:rsidR="00445285" w:rsidRPr="00DD5AFD" w:rsidRDefault="00445285" w:rsidP="00445285">
                      <w:pPr>
                        <w:rPr>
                          <w:rFonts w:ascii="Sylfaen" w:hAnsi="Sylfaen" w:cs="Sylfaen"/>
                          <w:bCs/>
                          <w:lang w:val="hy-AM"/>
                        </w:rPr>
                      </w:pPr>
                    </w:p>
                    <w:p w14:paraId="629AEBAE" w14:textId="76DE3B6A" w:rsidR="00445285" w:rsidRPr="00DD5AFD" w:rsidRDefault="00445285" w:rsidP="00445285">
                      <w:pPr>
                        <w:rPr>
                          <w:rFonts w:ascii="Sylfaen" w:hAnsi="Sylfaen"/>
                          <w:bCs/>
                          <w:lang w:val="hy-AM"/>
                        </w:rPr>
                      </w:pPr>
                      <w:r w:rsidRPr="00DD5AFD">
                        <w:rPr>
                          <w:rFonts w:ascii="Sylfaen" w:hAnsi="Sylfaen" w:cs="Sylfaen"/>
                          <w:bCs/>
                          <w:lang w:val="hy-AM"/>
                        </w:rPr>
                        <w:t>Աշխատանքը թույլատրված  է պաշտպանության</w:t>
                      </w:r>
                      <w:r w:rsidRPr="00DD5AFD">
                        <w:rPr>
                          <w:rFonts w:ascii="Sylfaen" w:hAnsi="Sylfaen" w:cs="Arial Armenian"/>
                          <w:bCs/>
                          <w:lang w:val="hy-AM"/>
                        </w:rPr>
                        <w:t xml:space="preserve"> __________________</w:t>
                      </w:r>
                      <w:r w:rsidR="00E53BBE">
                        <w:rPr>
                          <w:rFonts w:ascii="Sylfaen" w:hAnsi="Sylfaen" w:cs="Arial Armenian"/>
                          <w:bCs/>
                          <w:lang w:val="hy-AM"/>
                        </w:rPr>
                        <w:t>________</w:t>
                      </w:r>
                      <w:r w:rsidRPr="00DD5AFD">
                        <w:rPr>
                          <w:rFonts w:ascii="Sylfaen" w:hAnsi="Sylfaen" w:cs="Arial Armenian"/>
                          <w:bCs/>
                          <w:lang w:val="hy-AM"/>
                        </w:rPr>
                        <w:t>__</w:t>
                      </w:r>
                      <w:r w:rsidR="006A0118" w:rsidRPr="00E9303C">
                        <w:rPr>
                          <w:rFonts w:ascii="Sylfaen" w:hAnsi="Sylfaen" w:cs="Arial Armenian"/>
                          <w:bCs/>
                          <w:lang w:val="hy-AM"/>
                        </w:rPr>
                        <w:t>____</w:t>
                      </w:r>
                      <w:r w:rsidRPr="00DD5AFD">
                        <w:rPr>
                          <w:rFonts w:ascii="Sylfaen" w:hAnsi="Sylfaen" w:cs="Arial Armenian"/>
                          <w:bCs/>
                          <w:lang w:val="hy-AM"/>
                        </w:rPr>
                        <w:t>_______</w:t>
                      </w:r>
                      <w:r w:rsidRPr="00DD5AFD">
                        <w:rPr>
                          <w:rFonts w:ascii="Sylfaen" w:hAnsi="Sylfaen"/>
                          <w:bCs/>
                          <w:lang w:val="hy-AM"/>
                        </w:rPr>
                        <w:t xml:space="preserve">_  </w:t>
                      </w:r>
                    </w:p>
                    <w:p w14:paraId="6C5053C4" w14:textId="77777777" w:rsidR="00445285" w:rsidRPr="00DD5AFD" w:rsidRDefault="00445285" w:rsidP="00445285">
                      <w:pPr>
                        <w:rPr>
                          <w:rFonts w:ascii="Sylfaen" w:hAnsi="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ամսաթիվ</w:t>
                      </w:r>
                      <w:r w:rsidRPr="00DD5AFD">
                        <w:rPr>
                          <w:rFonts w:ascii="Sylfaen" w:hAnsi="Sylfaen"/>
                          <w:bCs/>
                          <w:sz w:val="18"/>
                          <w:lang w:val="hy-AM"/>
                        </w:rPr>
                        <w:t>)</w:t>
                      </w:r>
                    </w:p>
                    <w:p w14:paraId="60AA7313" w14:textId="77777777" w:rsidR="00445285" w:rsidRPr="00DD5AFD" w:rsidRDefault="00445285" w:rsidP="00445285">
                      <w:pPr>
                        <w:rPr>
                          <w:rFonts w:ascii="Sylfaen" w:hAnsi="Sylfaen" w:cs="Sylfaen"/>
                          <w:bCs/>
                          <w:lang w:val="hy-AM"/>
                        </w:rPr>
                      </w:pPr>
                    </w:p>
                    <w:p w14:paraId="060D76E6" w14:textId="76B5B011" w:rsidR="00445285" w:rsidRPr="00DD5AFD" w:rsidRDefault="00445285" w:rsidP="00445285">
                      <w:pPr>
                        <w:rPr>
                          <w:rFonts w:ascii="Sylfaen" w:hAnsi="Sylfaen"/>
                          <w:b/>
                          <w:i/>
                          <w:lang w:val="hy-AM"/>
                        </w:rPr>
                      </w:pPr>
                      <w:r w:rsidRPr="00DD5AFD">
                        <w:rPr>
                          <w:rFonts w:ascii="Sylfaen" w:hAnsi="Sylfaen" w:cs="Sylfaen"/>
                          <w:bCs/>
                          <w:lang w:val="hy-AM"/>
                        </w:rPr>
                        <w:t xml:space="preserve">Ամբիոնի վարիչ՝ </w:t>
                      </w:r>
                      <w:r w:rsidR="00E35521" w:rsidRPr="000B5422">
                        <w:rPr>
                          <w:rFonts w:ascii="GHEA Grapalat" w:hAnsi="GHEA Grapalat" w:cs="Sylfaen"/>
                          <w:b/>
                          <w:bCs/>
                          <w:color w:val="000000" w:themeColor="text1"/>
                          <w:u w:val="single"/>
                          <w:lang w:val="hy-AM"/>
                        </w:rPr>
                        <w:t>Վազգեն Շավարշի</w:t>
                      </w:r>
                      <w:r w:rsidR="00E6638B" w:rsidRPr="000B5422">
                        <w:rPr>
                          <w:rFonts w:ascii="GHEA Grapalat" w:hAnsi="GHEA Grapalat" w:cs="Sylfaen"/>
                          <w:b/>
                          <w:bCs/>
                          <w:color w:val="000000" w:themeColor="text1"/>
                          <w:u w:val="single"/>
                          <w:lang w:val="hy-AM"/>
                        </w:rPr>
                        <w:t xml:space="preserve"> Մելիքյան</w:t>
                      </w:r>
                      <w:r w:rsidR="00E6638B" w:rsidRPr="000B5422">
                        <w:rPr>
                          <w:rFonts w:ascii="GHEA Grapalat" w:hAnsi="GHEA Grapalat"/>
                          <w:b/>
                          <w:bCs/>
                          <w:color w:val="000000" w:themeColor="text1"/>
                          <w:u w:val="single"/>
                          <w:lang w:val="hy-AM"/>
                        </w:rPr>
                        <w:t xml:space="preserve">, </w:t>
                      </w:r>
                      <w:r w:rsidR="00E6638B" w:rsidRPr="000B5422">
                        <w:rPr>
                          <w:rFonts w:ascii="GHEA Grapalat" w:hAnsi="GHEA Grapalat" w:cs="Sylfaen"/>
                          <w:b/>
                          <w:bCs/>
                          <w:color w:val="000000" w:themeColor="text1"/>
                          <w:u w:val="single"/>
                          <w:lang w:val="hy-AM"/>
                        </w:rPr>
                        <w:t>տ</w:t>
                      </w:r>
                      <w:r w:rsidR="00E6638B" w:rsidRPr="000B5422">
                        <w:rPr>
                          <w:rFonts w:ascii="GHEA Grapalat" w:hAnsi="GHEA Grapalat"/>
                          <w:b/>
                          <w:bCs/>
                          <w:color w:val="000000" w:themeColor="text1"/>
                          <w:u w:val="single"/>
                          <w:lang w:val="hy-AM"/>
                        </w:rPr>
                        <w:t>.</w:t>
                      </w:r>
                      <w:r w:rsidR="00E6638B" w:rsidRPr="000B5422">
                        <w:rPr>
                          <w:rFonts w:ascii="GHEA Grapalat" w:hAnsi="GHEA Grapalat" w:cs="Sylfaen"/>
                          <w:b/>
                          <w:bCs/>
                          <w:color w:val="000000" w:themeColor="text1"/>
                          <w:u w:val="single"/>
                          <w:lang w:val="hy-AM"/>
                        </w:rPr>
                        <w:t>գ</w:t>
                      </w:r>
                      <w:r w:rsidR="00E6638B" w:rsidRPr="000B5422">
                        <w:rPr>
                          <w:rFonts w:ascii="GHEA Grapalat" w:hAnsi="GHEA Grapalat"/>
                          <w:b/>
                          <w:bCs/>
                          <w:color w:val="000000" w:themeColor="text1"/>
                          <w:u w:val="single"/>
                          <w:lang w:val="hy-AM"/>
                        </w:rPr>
                        <w:t>.դ.,պրոֆեսոր</w:t>
                      </w:r>
                      <w:r w:rsidR="00E6638B" w:rsidRPr="00E6638B">
                        <w:rPr>
                          <w:rFonts w:ascii="Sylfaen" w:hAnsi="Sylfaen" w:cs="Sylfaen"/>
                          <w:color w:val="000000" w:themeColor="text1"/>
                          <w:u w:val="single"/>
                          <w:lang w:val="hy-AM"/>
                        </w:rPr>
                        <w:t xml:space="preserve"> </w:t>
                      </w:r>
                      <w:r w:rsidRPr="00DD5AFD">
                        <w:rPr>
                          <w:rFonts w:ascii="Sylfaen" w:hAnsi="Sylfaen" w:cs="Sylfaen"/>
                          <w:u w:val="single"/>
                          <w:lang w:val="hy-AM"/>
                        </w:rPr>
                        <w:t>_______________</w:t>
                      </w:r>
                      <w:r w:rsidR="00E53BBE">
                        <w:rPr>
                          <w:rFonts w:ascii="Sylfaen" w:hAnsi="Sylfaen" w:cs="Sylfaen"/>
                          <w:u w:val="single"/>
                          <w:lang w:val="hy-AM"/>
                        </w:rPr>
                        <w:t xml:space="preserve">          </w:t>
                      </w:r>
                      <w:r w:rsidRPr="00DD5AFD">
                        <w:rPr>
                          <w:rFonts w:ascii="Sylfaen" w:hAnsi="Sylfaen" w:cs="Sylfaen"/>
                          <w:u w:val="single"/>
                          <w:lang w:val="hy-AM"/>
                        </w:rPr>
                        <w:t>_______</w:t>
                      </w:r>
                    </w:p>
                    <w:p w14:paraId="4D97049C"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3598B136" w14:textId="77777777" w:rsidR="00445285" w:rsidRPr="00DD5AFD" w:rsidRDefault="00445285" w:rsidP="00445285">
                      <w:pPr>
                        <w:rPr>
                          <w:rFonts w:ascii="Sylfaen" w:hAnsi="Sylfaen" w:cs="Sylfaen"/>
                          <w:bCs/>
                          <w:lang w:val="hy-AM"/>
                        </w:rPr>
                      </w:pPr>
                    </w:p>
                    <w:p w14:paraId="3DD3249B" w14:textId="53918CB4" w:rsidR="00445285" w:rsidRPr="00DD5AFD" w:rsidRDefault="00445285" w:rsidP="00445285">
                      <w:pPr>
                        <w:rPr>
                          <w:rFonts w:ascii="Sylfaen" w:hAnsi="Sylfaen"/>
                          <w:bCs/>
                          <w:sz w:val="18"/>
                          <w:lang w:val="hy-AM"/>
                        </w:rPr>
                      </w:pPr>
                      <w:r w:rsidRPr="00DD5AFD">
                        <w:rPr>
                          <w:rFonts w:ascii="Sylfaen" w:hAnsi="Sylfaen"/>
                          <w:lang w:val="hy-AM"/>
                        </w:rPr>
                        <w:t xml:space="preserve">Ինստիտուտի տնօրեն՝ </w:t>
                      </w:r>
                      <w:r w:rsidR="006A0118" w:rsidRPr="000B5422">
                        <w:rPr>
                          <w:rFonts w:ascii="GHEA Grapalat" w:hAnsi="GHEA Grapalat" w:cs="Sylfaen"/>
                          <w:b/>
                          <w:bCs/>
                          <w:u w:val="single"/>
                          <w:lang w:val="hy-AM"/>
                        </w:rPr>
                        <w:t>Սիրանուշ Աշոտի</w:t>
                      </w:r>
                      <w:r w:rsidR="00E53BBE" w:rsidRPr="000B5422">
                        <w:rPr>
                          <w:rFonts w:ascii="GHEA Grapalat" w:hAnsi="GHEA Grapalat" w:cs="Sylfaen"/>
                          <w:b/>
                          <w:bCs/>
                          <w:u w:val="single"/>
                          <w:lang w:val="hy-AM"/>
                        </w:rPr>
                        <w:t xml:space="preserve"> Մանուկյան</w:t>
                      </w:r>
                      <w:r w:rsidR="00E53BBE" w:rsidRPr="000B5422">
                        <w:rPr>
                          <w:rFonts w:ascii="GHEA Grapalat" w:hAnsi="GHEA Grapalat"/>
                          <w:b/>
                          <w:bCs/>
                          <w:u w:val="single"/>
                          <w:lang w:val="hy-AM"/>
                        </w:rPr>
                        <w:t xml:space="preserve">, </w:t>
                      </w:r>
                      <w:r w:rsidR="00E53BBE" w:rsidRPr="000B5422">
                        <w:rPr>
                          <w:rFonts w:ascii="GHEA Grapalat" w:hAnsi="GHEA Grapalat" w:cs="Sylfaen"/>
                          <w:b/>
                          <w:bCs/>
                          <w:u w:val="single"/>
                          <w:lang w:val="hy-AM"/>
                        </w:rPr>
                        <w:t>տ</w:t>
                      </w:r>
                      <w:r w:rsidR="00E53BBE" w:rsidRPr="000B5422">
                        <w:rPr>
                          <w:rFonts w:ascii="GHEA Grapalat" w:hAnsi="GHEA Grapalat"/>
                          <w:b/>
                          <w:bCs/>
                          <w:u w:val="single"/>
                          <w:lang w:val="hy-AM"/>
                        </w:rPr>
                        <w:t>.</w:t>
                      </w:r>
                      <w:r w:rsidR="00E53BBE" w:rsidRPr="000B5422">
                        <w:rPr>
                          <w:rFonts w:ascii="GHEA Grapalat" w:hAnsi="GHEA Grapalat" w:cs="Sylfaen"/>
                          <w:b/>
                          <w:bCs/>
                          <w:u w:val="single"/>
                          <w:lang w:val="hy-AM"/>
                        </w:rPr>
                        <w:t>գ</w:t>
                      </w:r>
                      <w:r w:rsidR="00E53BBE" w:rsidRPr="000B5422">
                        <w:rPr>
                          <w:rFonts w:ascii="GHEA Grapalat" w:hAnsi="GHEA Grapalat"/>
                          <w:b/>
                          <w:bCs/>
                          <w:u w:val="single"/>
                          <w:lang w:val="hy-AM"/>
                        </w:rPr>
                        <w:t>.թ.,դոցենտ</w:t>
                      </w:r>
                      <w:r w:rsidR="00E53BBE" w:rsidRPr="00DD5AFD">
                        <w:rPr>
                          <w:rFonts w:ascii="Sylfaen" w:hAnsi="Sylfaen"/>
                          <w:b/>
                          <w:bCs/>
                          <w:u w:val="single"/>
                          <w:lang w:val="hy-AM"/>
                        </w:rPr>
                        <w:t xml:space="preserve"> </w:t>
                      </w:r>
                      <w:r w:rsidRPr="00DD5AFD">
                        <w:rPr>
                          <w:rFonts w:ascii="Sylfaen" w:hAnsi="Sylfaen"/>
                          <w:b/>
                          <w:bCs/>
                          <w:u w:val="single"/>
                          <w:lang w:val="hy-AM"/>
                        </w:rPr>
                        <w:t>_______</w:t>
                      </w:r>
                      <w:r w:rsidR="00E53BBE">
                        <w:rPr>
                          <w:rFonts w:ascii="Sylfaen" w:hAnsi="Sylfaen"/>
                          <w:b/>
                          <w:bCs/>
                          <w:u w:val="single"/>
                          <w:lang w:val="hy-AM"/>
                        </w:rPr>
                        <w:t xml:space="preserve">          </w:t>
                      </w:r>
                      <w:r w:rsidRPr="00DD5AFD">
                        <w:rPr>
                          <w:rFonts w:ascii="Sylfaen" w:hAnsi="Sylfaen"/>
                          <w:b/>
                          <w:bCs/>
                          <w:u w:val="single"/>
                          <w:lang w:val="hy-AM"/>
                        </w:rPr>
                        <w:t>__________</w:t>
                      </w:r>
                    </w:p>
                    <w:p w14:paraId="68302CCB" w14:textId="77777777" w:rsidR="00445285" w:rsidRPr="00DD5AFD" w:rsidRDefault="00445285" w:rsidP="00445285">
                      <w:pPr>
                        <w:rPr>
                          <w:rFonts w:ascii="Sylfaen" w:hAnsi="Sylfaen" w:cs="Sylfaen"/>
                          <w:bCs/>
                          <w:sz w:val="18"/>
                          <w:lang w:val="hy-AM"/>
                        </w:rPr>
                      </w:pPr>
                      <w:r w:rsidRPr="00DD5AFD">
                        <w:rPr>
                          <w:rFonts w:ascii="Sylfaen" w:hAnsi="Sylfaen"/>
                          <w:bCs/>
                          <w:sz w:val="18"/>
                          <w:lang w:val="hy-AM"/>
                        </w:rPr>
                        <w:t xml:space="preserve">                                              (</w:t>
                      </w:r>
                      <w:r w:rsidRPr="00DD5AFD">
                        <w:rPr>
                          <w:rFonts w:ascii="Sylfaen" w:hAnsi="Sylfaen" w:cs="Sylfaen"/>
                          <w:bCs/>
                          <w:sz w:val="18"/>
                          <w:lang w:val="hy-AM"/>
                        </w:rPr>
                        <w:t>Ա</w:t>
                      </w:r>
                      <w:r w:rsidRPr="00DD5AFD">
                        <w:rPr>
                          <w:rFonts w:ascii="Sylfaen" w:hAnsi="Sylfaen" w:cs="Arial Armenian"/>
                          <w:bCs/>
                          <w:sz w:val="18"/>
                          <w:lang w:val="hy-AM"/>
                        </w:rPr>
                        <w:t>.</w:t>
                      </w:r>
                      <w:r w:rsidRPr="00DD5AFD">
                        <w:rPr>
                          <w:rFonts w:ascii="Sylfaen" w:hAnsi="Sylfaen" w:cs="Sylfaen"/>
                          <w:bCs/>
                          <w:sz w:val="18"/>
                          <w:lang w:val="hy-AM"/>
                        </w:rPr>
                        <w:t>Հ</w:t>
                      </w:r>
                      <w:r w:rsidRPr="00DD5AFD">
                        <w:rPr>
                          <w:rFonts w:ascii="Sylfaen" w:hAnsi="Sylfaen" w:cs="Arial Armenian"/>
                          <w:bCs/>
                          <w:sz w:val="18"/>
                          <w:lang w:val="hy-AM"/>
                        </w:rPr>
                        <w:t>.</w:t>
                      </w:r>
                      <w:r w:rsidRPr="00DD5AFD">
                        <w:rPr>
                          <w:rFonts w:ascii="Sylfaen" w:hAnsi="Sylfaen" w:cs="Sylfaen"/>
                          <w:bCs/>
                          <w:sz w:val="18"/>
                          <w:lang w:val="hy-AM"/>
                        </w:rPr>
                        <w:t>Ա</w:t>
                      </w:r>
                      <w:r w:rsidRPr="00DD5AFD">
                        <w:rPr>
                          <w:rFonts w:ascii="Sylfaen" w:hAnsi="Sylfaen" w:cs="Arial Armenian"/>
                          <w:bCs/>
                          <w:sz w:val="18"/>
                          <w:lang w:val="hy-AM"/>
                        </w:rPr>
                        <w:t xml:space="preserve">., </w:t>
                      </w:r>
                      <w:r w:rsidRPr="00DD5AFD">
                        <w:rPr>
                          <w:rFonts w:ascii="Sylfaen" w:hAnsi="Sylfaen" w:cs="Sylfaen"/>
                          <w:bCs/>
                          <w:sz w:val="18"/>
                          <w:lang w:val="hy-AM"/>
                        </w:rPr>
                        <w:t>գիտականաստիճան</w:t>
                      </w:r>
                      <w:r w:rsidRPr="00DD5AFD">
                        <w:rPr>
                          <w:rFonts w:ascii="Sylfaen" w:hAnsi="Sylfaen" w:cs="Arial Armenian"/>
                          <w:bCs/>
                          <w:sz w:val="18"/>
                          <w:lang w:val="hy-AM"/>
                        </w:rPr>
                        <w:t xml:space="preserve">, </w:t>
                      </w:r>
                      <w:r w:rsidRPr="00DD5AFD">
                        <w:rPr>
                          <w:rFonts w:ascii="Sylfaen" w:hAnsi="Sylfaen" w:cs="Sylfaen"/>
                          <w:bCs/>
                          <w:sz w:val="18"/>
                          <w:lang w:val="hy-AM"/>
                        </w:rPr>
                        <w:t>տարակարգ)                             (ստորագրություն</w:t>
                      </w:r>
                      <w:r w:rsidRPr="00DD5AFD">
                        <w:rPr>
                          <w:rFonts w:ascii="Sylfaen" w:hAnsi="Sylfaen" w:cs="Arial Armenian"/>
                          <w:bCs/>
                          <w:sz w:val="18"/>
                          <w:lang w:val="hy-AM"/>
                        </w:rPr>
                        <w:t xml:space="preserve">, </w:t>
                      </w:r>
                      <w:r w:rsidRPr="00DD5AFD">
                        <w:rPr>
                          <w:rFonts w:ascii="Sylfaen" w:hAnsi="Sylfaen" w:cs="Sylfaen"/>
                          <w:bCs/>
                          <w:sz w:val="18"/>
                          <w:lang w:val="hy-AM"/>
                        </w:rPr>
                        <w:t>ամսաթիվ)</w:t>
                      </w:r>
                    </w:p>
                    <w:p w14:paraId="2A4920EA" w14:textId="77777777" w:rsidR="00445285" w:rsidRDefault="00445285" w:rsidP="00A6057E">
                      <w:pPr>
                        <w:rPr>
                          <w:rFonts w:ascii="GHEA Grapalat" w:hAnsi="GHEA Grapalat"/>
                          <w:b/>
                          <w:bCs/>
                          <w:sz w:val="32"/>
                          <w:szCs w:val="32"/>
                          <w:lang w:val="hy-AM"/>
                        </w:rPr>
                      </w:pPr>
                    </w:p>
                    <w:p w14:paraId="67AB3FF9" w14:textId="77777777" w:rsidR="00696617" w:rsidRPr="00696617" w:rsidRDefault="00696617" w:rsidP="00A6057E">
                      <w:pPr>
                        <w:rPr>
                          <w:rFonts w:ascii="GHEA Grapalat" w:hAnsi="GHEA Grapalat"/>
                          <w:b/>
                          <w:bCs/>
                          <w:sz w:val="14"/>
                          <w:szCs w:val="10"/>
                          <w:lang w:val="hy-AM"/>
                        </w:rPr>
                      </w:pPr>
                    </w:p>
                    <w:p w14:paraId="52808899" w14:textId="6FC9D7C5" w:rsidR="00445285" w:rsidRPr="00DD5AFD" w:rsidRDefault="00445285" w:rsidP="00445285">
                      <w:pPr>
                        <w:jc w:val="center"/>
                        <w:rPr>
                          <w:rFonts w:ascii="Sylfaen" w:hAnsi="Sylfaen"/>
                          <w:lang w:val="hy-AM"/>
                        </w:rPr>
                      </w:pPr>
                      <w:r w:rsidRPr="00DD5AFD">
                        <w:rPr>
                          <w:rFonts w:ascii="Sylfaen" w:hAnsi="Sylfaen"/>
                          <w:b/>
                          <w:bCs/>
                          <w:sz w:val="32"/>
                          <w:szCs w:val="32"/>
                          <w:lang w:val="hy-AM"/>
                        </w:rPr>
                        <w:t>ԵՐԵՎԱՆ 202</w:t>
                      </w:r>
                      <w:r w:rsidR="000E50BB">
                        <w:rPr>
                          <w:rFonts w:ascii="Sylfaen" w:hAnsi="Sylfaen"/>
                          <w:b/>
                          <w:bCs/>
                          <w:sz w:val="32"/>
                          <w:szCs w:val="32"/>
                          <w:lang w:val="hy-AM"/>
                        </w:rPr>
                        <w:t>6</w:t>
                      </w:r>
                    </w:p>
                    <w:p w14:paraId="5E285F77" w14:textId="36BBBF55" w:rsidR="00EC72DD" w:rsidRPr="00DD5AFD" w:rsidRDefault="00EC72DD" w:rsidP="00EC72DD">
                      <w:pPr>
                        <w:jc w:val="center"/>
                        <w:rPr>
                          <w:rFonts w:ascii="Sylfaen" w:hAnsi="Sylfaen"/>
                          <w:lang w:val="hy-AM"/>
                        </w:rPr>
                      </w:pPr>
                    </w:p>
                  </w:txbxContent>
                </v:textbox>
              </v:shape>
            </w:pict>
          </mc:Fallback>
        </mc:AlternateContent>
      </w:r>
      <w:r w:rsidR="00A337C6">
        <w:rPr>
          <w:rFonts w:ascii="Sylfaen" w:hAnsi="Sylfaen" w:cs="Sylfaen"/>
          <w:sz w:val="32"/>
          <w:szCs w:val="32"/>
        </w:rPr>
        <w:br w:type="page"/>
      </w:r>
    </w:p>
    <w:p w14:paraId="5C8923D1" w14:textId="739B5A7F" w:rsidR="00D45005" w:rsidRPr="00380894" w:rsidRDefault="00D45005" w:rsidP="00D45005">
      <w:pPr>
        <w:spacing w:before="120"/>
        <w:ind w:right="-1"/>
        <w:jc w:val="center"/>
        <w:rPr>
          <w:rFonts w:ascii="Sylfaen" w:hAnsi="Sylfaen" w:cs="Sylfaen"/>
          <w:lang w:val="hy-AM"/>
        </w:rPr>
      </w:pPr>
      <w:r w:rsidRPr="00380894">
        <w:rPr>
          <w:rFonts w:ascii="Sylfaen" w:hAnsi="Sylfaen" w:cs="Sylfaen"/>
          <w:lang w:val="hy-AM"/>
        </w:rPr>
        <w:lastRenderedPageBreak/>
        <w:t>ՀԱՅԱՍՏԱՆԻ</w:t>
      </w:r>
      <w:r w:rsidR="00464854">
        <w:rPr>
          <w:rFonts w:ascii="Sylfaen" w:hAnsi="Sylfaen" w:cs="Sylfaen"/>
          <w:lang w:val="hy-AM"/>
        </w:rPr>
        <w:t xml:space="preserve"> </w:t>
      </w:r>
      <w:r w:rsidRPr="00380894">
        <w:rPr>
          <w:rFonts w:ascii="Sylfaen" w:hAnsi="Sylfaen" w:cs="Sylfaen"/>
          <w:lang w:val="hy-AM"/>
        </w:rPr>
        <w:t>ԱԶԳԱՅԻՆ ՊՈԼԻՏԵԽՆԻԿԱԿԱՆ ՀԱՄԱԼՍԱՐԱՆ</w:t>
      </w:r>
    </w:p>
    <w:p w14:paraId="14300323" w14:textId="77777777" w:rsidR="00D45005" w:rsidRPr="00380894" w:rsidRDefault="00D45005" w:rsidP="00D45005">
      <w:pPr>
        <w:spacing w:before="120"/>
        <w:ind w:right="-1"/>
        <w:jc w:val="center"/>
        <w:rPr>
          <w:rFonts w:ascii="Sylfaen" w:hAnsi="Sylfaen"/>
          <w:lang w:val="hy-AM"/>
        </w:rPr>
      </w:pPr>
      <w:r w:rsidRPr="00380894">
        <w:rPr>
          <w:rFonts w:ascii="Sylfaen" w:hAnsi="Sylfaen" w:cs="Sylfaen"/>
          <w:lang w:val="hy-AM"/>
        </w:rPr>
        <w:t>ՏԵՂԵԿԱՏՎԱԿԱՆ</w:t>
      </w:r>
      <w:r w:rsidRPr="00380894">
        <w:rPr>
          <w:rFonts w:ascii="Sylfaen" w:hAnsi="Sylfaen"/>
          <w:lang w:val="hy-AM"/>
        </w:rPr>
        <w:t>, ՀԵՌԱՀԱՂՈՐԴԱԿՑԱԿԱՆ ՏԵԽՆՈԼՈԳԻԱՆԵՐԻ ԵՎ ԷԼԵԿՏՐՈՆԻԿԱՅԻ ԻՆՍՏԻՏՈՒՏ/ՖԱԿՈՒԼՏԵՏ</w:t>
      </w:r>
    </w:p>
    <w:p w14:paraId="10F51302" w14:textId="77777777" w:rsidR="00D45005" w:rsidRPr="00380894" w:rsidRDefault="00D45005" w:rsidP="00D45005">
      <w:pPr>
        <w:ind w:right="-1"/>
        <w:jc w:val="center"/>
        <w:rPr>
          <w:rFonts w:ascii="Sylfaen" w:hAnsi="Sylfaen"/>
          <w:sz w:val="20"/>
          <w:szCs w:val="20"/>
          <w:lang w:val="hy-AM"/>
        </w:rPr>
      </w:pPr>
    </w:p>
    <w:p w14:paraId="24E6FD88" w14:textId="77777777" w:rsidR="00D45005" w:rsidRPr="00380894" w:rsidRDefault="00D45005" w:rsidP="00D45005">
      <w:pPr>
        <w:ind w:right="-1"/>
        <w:jc w:val="center"/>
        <w:rPr>
          <w:rFonts w:ascii="Sylfaen" w:hAnsi="Sylfaen" w:cs="Sylfaen"/>
          <w:b/>
          <w:lang w:val="hy-AM"/>
        </w:rPr>
      </w:pPr>
      <w:r w:rsidRPr="00380894">
        <w:rPr>
          <w:rFonts w:ascii="Sylfaen" w:hAnsi="Sylfaen" w:cs="Sylfaen"/>
          <w:b/>
          <w:lang w:val="hy-AM"/>
        </w:rPr>
        <w:t>«</w:t>
      </w:r>
      <w:r w:rsidRPr="00380894">
        <w:rPr>
          <w:rFonts w:ascii="Sylfaen" w:hAnsi="Sylfaen"/>
          <w:b/>
          <w:bCs/>
          <w:lang w:val="hy-AM"/>
        </w:rPr>
        <w:t>ՄԻԿՐՈԷԼԵԿՏՐՈՆԱՅԻՆ ՍԽԵՄԱՆԵՐ ԵՎ ՀԱՄԱԿԱՐԳԵՐ</w:t>
      </w:r>
      <w:r w:rsidRPr="00380894">
        <w:rPr>
          <w:rFonts w:ascii="Sylfaen" w:hAnsi="Sylfaen" w:cs="Sylfaen"/>
          <w:b/>
          <w:lang w:val="hy-AM"/>
        </w:rPr>
        <w:t>» ԱՄԲԻՈՆ</w:t>
      </w:r>
    </w:p>
    <w:p w14:paraId="4C992106" w14:textId="77777777" w:rsidR="00D45005" w:rsidRPr="00380894" w:rsidRDefault="00D45005" w:rsidP="00D45005">
      <w:pPr>
        <w:ind w:right="-1"/>
        <w:jc w:val="center"/>
        <w:rPr>
          <w:rFonts w:ascii="Sylfaen" w:hAnsi="Sylfaen"/>
          <w:sz w:val="20"/>
          <w:szCs w:val="20"/>
          <w:lang w:val="hy-AM"/>
        </w:rPr>
      </w:pPr>
    </w:p>
    <w:p w14:paraId="2994BC1F" w14:textId="77777777" w:rsidR="00D45005" w:rsidRPr="00B55053" w:rsidRDefault="00D45005" w:rsidP="00D45005">
      <w:pPr>
        <w:ind w:right="-1"/>
        <w:rPr>
          <w:rFonts w:ascii="Sylfaen" w:hAnsi="Sylfaen"/>
          <w:sz w:val="22"/>
          <w:szCs w:val="22"/>
          <w:u w:val="single"/>
          <w:lang w:val="hy-AM"/>
        </w:rPr>
      </w:pPr>
      <w:r w:rsidRPr="00380894">
        <w:rPr>
          <w:rFonts w:ascii="Sylfaen" w:hAnsi="Sylfaen" w:cs="Sylfaen"/>
          <w:sz w:val="22"/>
          <w:lang w:val="hy-AM"/>
        </w:rPr>
        <w:t>Մասնագիտություն</w:t>
      </w:r>
      <w:r w:rsidRPr="00380894">
        <w:rPr>
          <w:rFonts w:ascii="Sylfaen" w:hAnsi="Sylfaen"/>
          <w:b/>
          <w:i/>
          <w:u w:val="single"/>
          <w:lang w:val="hy-AM"/>
        </w:rPr>
        <w:t xml:space="preserve"> </w:t>
      </w:r>
      <w:r w:rsidRPr="00DD5AFD">
        <w:rPr>
          <w:rFonts w:ascii="Sylfaen" w:hAnsi="Sylfaen"/>
          <w:b/>
          <w:iCs/>
          <w:color w:val="000000" w:themeColor="text1"/>
          <w:u w:val="single"/>
          <w:lang w:val="hy-AM"/>
        </w:rPr>
        <w:t>«</w:t>
      </w:r>
      <w:r w:rsidRPr="00380894">
        <w:rPr>
          <w:rFonts w:ascii="Sylfaen" w:hAnsi="Sylfaen"/>
          <w:b/>
          <w:color w:val="000000" w:themeColor="text1"/>
          <w:u w:val="single"/>
          <w:lang w:val="hy-AM"/>
        </w:rPr>
        <w:t>Ծրագրային ճարտարագիտություն</w:t>
      </w:r>
      <w:r w:rsidRPr="00DD5AFD">
        <w:rPr>
          <w:rFonts w:ascii="Sylfaen" w:hAnsi="Sylfaen"/>
          <w:b/>
          <w:iCs/>
          <w:color w:val="000000" w:themeColor="text1"/>
          <w:u w:val="single"/>
          <w:lang w:val="hy-AM"/>
        </w:rPr>
        <w:t>»</w:t>
      </w:r>
      <w:r w:rsidRPr="00380894">
        <w:rPr>
          <w:rFonts w:ascii="Sylfaen" w:hAnsi="Sylfaen"/>
          <w:b/>
          <w:i/>
          <w:color w:val="000000" w:themeColor="text1"/>
          <w:u w:val="single"/>
          <w:lang w:val="hy-AM"/>
        </w:rPr>
        <w:t xml:space="preserve"> </w:t>
      </w:r>
      <w:r w:rsidRPr="00B55053">
        <w:rPr>
          <w:rFonts w:ascii="Sylfaen" w:hAnsi="Sylfaen" w:cs="Sylfaen"/>
          <w:u w:val="single"/>
          <w:lang w:val="hy-AM"/>
        </w:rPr>
        <w:t>դասիչ</w:t>
      </w:r>
      <w:r w:rsidRPr="00B55053">
        <w:rPr>
          <w:rFonts w:ascii="Sylfaen" w:hAnsi="Sylfaen" w:cs="Sylfaen"/>
          <w:b/>
          <w:bCs/>
          <w:u w:val="single"/>
          <w:lang w:val="hy-AM"/>
        </w:rPr>
        <w:t xml:space="preserve">` </w:t>
      </w:r>
      <w:r w:rsidRPr="00B55053">
        <w:rPr>
          <w:rFonts w:ascii="Sylfaen" w:hAnsi="Sylfaen" w:cs="Arial Armenian"/>
          <w:u w:val="single"/>
          <w:lang w:val="hy-AM"/>
        </w:rPr>
        <w:t>061102.00.6</w:t>
      </w:r>
    </w:p>
    <w:p w14:paraId="4A01BC0A" w14:textId="77777777" w:rsidR="00D45005" w:rsidRPr="00B55053" w:rsidRDefault="00D45005" w:rsidP="00D45005">
      <w:pPr>
        <w:ind w:right="-1"/>
        <w:rPr>
          <w:rFonts w:ascii="Sylfaen" w:hAnsi="Sylfaen"/>
          <w:sz w:val="16"/>
          <w:szCs w:val="16"/>
          <w:lang w:val="hy-AM"/>
        </w:rPr>
      </w:pPr>
      <w:r w:rsidRPr="00B55053">
        <w:rPr>
          <w:rFonts w:ascii="Sylfaen" w:hAnsi="Sylfaen"/>
          <w:sz w:val="16"/>
          <w:szCs w:val="16"/>
          <w:lang w:val="hy-AM"/>
        </w:rPr>
        <w:t xml:space="preserve">                                                                      (</w:t>
      </w:r>
      <w:r w:rsidRPr="00B55053">
        <w:rPr>
          <w:rFonts w:ascii="Sylfaen" w:hAnsi="Sylfaen" w:cs="Sylfaen"/>
          <w:sz w:val="16"/>
          <w:szCs w:val="16"/>
          <w:lang w:val="hy-AM"/>
        </w:rPr>
        <w:t>գրել առանց հապավումների</w:t>
      </w:r>
      <w:r w:rsidRPr="00B55053">
        <w:rPr>
          <w:rFonts w:ascii="Sylfaen" w:hAnsi="Sylfaen"/>
          <w:sz w:val="16"/>
          <w:szCs w:val="16"/>
          <w:lang w:val="hy-AM"/>
        </w:rPr>
        <w:t>)</w:t>
      </w:r>
    </w:p>
    <w:p w14:paraId="3F97B01D" w14:textId="77777777" w:rsidR="00D45005" w:rsidRPr="00380894" w:rsidRDefault="00D45005" w:rsidP="00D45005">
      <w:pPr>
        <w:ind w:right="-1"/>
        <w:rPr>
          <w:rFonts w:ascii="Sylfaen" w:hAnsi="Sylfaen"/>
          <w:color w:val="FF0000"/>
          <w:sz w:val="22"/>
          <w:szCs w:val="22"/>
          <w:u w:val="single"/>
          <w:lang w:val="hy-AM"/>
        </w:rPr>
      </w:pPr>
      <w:r w:rsidRPr="00B55053">
        <w:rPr>
          <w:rFonts w:ascii="Sylfaen" w:hAnsi="Sylfaen" w:cs="Arial"/>
          <w:lang w:val="hy-AM"/>
        </w:rPr>
        <w:t xml:space="preserve">Կրթական ծրագիր </w:t>
      </w:r>
      <w:r w:rsidRPr="00B55053">
        <w:rPr>
          <w:rFonts w:ascii="Sylfaen" w:hAnsi="Sylfaen"/>
          <w:b/>
          <w:iCs/>
          <w:u w:val="single"/>
          <w:lang w:val="hy-AM"/>
        </w:rPr>
        <w:t>«</w:t>
      </w:r>
      <w:r w:rsidRPr="00B55053">
        <w:rPr>
          <w:rFonts w:ascii="Sylfaen" w:hAnsi="Sylfaen"/>
          <w:b/>
          <w:u w:val="single"/>
          <w:lang w:val="hy-AM"/>
        </w:rPr>
        <w:t>Ծրագրային ճարտարագիտություն (Սինոփսի</w:t>
      </w:r>
      <w:r w:rsidRPr="00380894">
        <w:rPr>
          <w:rFonts w:ascii="Sylfaen" w:hAnsi="Sylfaen"/>
          <w:b/>
          <w:color w:val="000000" w:themeColor="text1"/>
          <w:u w:val="single"/>
          <w:lang w:val="hy-AM"/>
        </w:rPr>
        <w:t>ս)</w:t>
      </w:r>
      <w:r w:rsidRPr="00DD5AFD">
        <w:rPr>
          <w:rFonts w:ascii="Sylfaen" w:hAnsi="Sylfaen"/>
          <w:b/>
          <w:iCs/>
          <w:color w:val="000000" w:themeColor="text1"/>
          <w:u w:val="single"/>
          <w:lang w:val="hy-AM"/>
        </w:rPr>
        <w:t>»</w:t>
      </w:r>
    </w:p>
    <w:p w14:paraId="394C1244" w14:textId="77777777" w:rsidR="00D45005" w:rsidRPr="00380894" w:rsidRDefault="00D45005" w:rsidP="00D45005">
      <w:pPr>
        <w:ind w:right="-1"/>
        <w:jc w:val="center"/>
        <w:rPr>
          <w:rFonts w:ascii="Sylfaen" w:hAnsi="Sylfaen"/>
          <w:sz w:val="10"/>
          <w:szCs w:val="10"/>
          <w:lang w:val="hy-AM"/>
        </w:rPr>
      </w:pPr>
      <w:r w:rsidRPr="00380894">
        <w:rPr>
          <w:rFonts w:ascii="Sylfaen" w:hAnsi="Sylfaen"/>
          <w:sz w:val="16"/>
          <w:szCs w:val="16"/>
          <w:lang w:val="hy-AM"/>
        </w:rPr>
        <w:t>(</w:t>
      </w:r>
      <w:r w:rsidRPr="00380894">
        <w:rPr>
          <w:rFonts w:ascii="Sylfaen" w:hAnsi="Sylfaen" w:cs="Sylfaen"/>
          <w:sz w:val="16"/>
          <w:szCs w:val="16"/>
          <w:lang w:val="hy-AM"/>
        </w:rPr>
        <w:t>գրել առանց հապավումների</w:t>
      </w:r>
      <w:r w:rsidRPr="00380894">
        <w:rPr>
          <w:rFonts w:ascii="Sylfaen" w:hAnsi="Sylfaen"/>
          <w:sz w:val="16"/>
          <w:szCs w:val="16"/>
          <w:lang w:val="hy-AM"/>
        </w:rPr>
        <w:t>)</w:t>
      </w:r>
    </w:p>
    <w:p w14:paraId="36658A5A" w14:textId="77777777" w:rsidR="00D45005" w:rsidRPr="00380894" w:rsidRDefault="00D45005" w:rsidP="00D45005">
      <w:pPr>
        <w:ind w:right="-1"/>
        <w:jc w:val="center"/>
        <w:rPr>
          <w:rFonts w:ascii="Sylfaen" w:hAnsi="Sylfaen" w:cs="Sylfaen"/>
          <w:lang w:val="hy-AM"/>
        </w:rPr>
      </w:pPr>
    </w:p>
    <w:p w14:paraId="70797BC1" w14:textId="216342EE" w:rsidR="00D45005" w:rsidRPr="00380894" w:rsidRDefault="00D45005" w:rsidP="00D45005">
      <w:pPr>
        <w:ind w:right="-1"/>
        <w:jc w:val="center"/>
        <w:rPr>
          <w:rFonts w:ascii="Sylfaen" w:hAnsi="Sylfaen"/>
          <w:lang w:val="hy-AM"/>
        </w:rPr>
      </w:pPr>
      <w:r w:rsidRPr="00380894">
        <w:rPr>
          <w:rFonts w:ascii="Sylfaen" w:hAnsi="Sylfaen" w:cs="Sylfaen"/>
          <w:lang w:val="hy-AM"/>
        </w:rPr>
        <w:t xml:space="preserve">Թիվ </w:t>
      </w:r>
      <w:r w:rsidRPr="00380894">
        <w:rPr>
          <w:rFonts w:ascii="Sylfaen" w:hAnsi="Sylfaen"/>
          <w:b/>
          <w:i/>
          <w:lang w:val="hy-AM"/>
        </w:rPr>
        <w:t>ՏՏ</w:t>
      </w:r>
      <w:r w:rsidR="00956D23">
        <w:rPr>
          <w:rFonts w:ascii="Sylfaen" w:hAnsi="Sylfaen"/>
          <w:b/>
          <w:i/>
          <w:lang w:val="hy-AM"/>
        </w:rPr>
        <w:t>2</w:t>
      </w:r>
      <w:r w:rsidRPr="00380894">
        <w:rPr>
          <w:rFonts w:ascii="Sylfaen" w:hAnsi="Sylfaen"/>
          <w:b/>
          <w:i/>
          <w:lang w:val="hy-AM"/>
        </w:rPr>
        <w:t xml:space="preserve">19Ս </w:t>
      </w:r>
      <w:r w:rsidRPr="00380894">
        <w:rPr>
          <w:rFonts w:ascii="Sylfaen" w:hAnsi="Sylfaen" w:cs="Sylfaen"/>
          <w:lang w:val="hy-AM"/>
        </w:rPr>
        <w:t>ակադեմիական</w:t>
      </w:r>
      <w:r w:rsidRPr="009C59F0">
        <w:rPr>
          <w:rFonts w:ascii="Sylfaen" w:hAnsi="Sylfaen" w:cs="Sylfaen"/>
          <w:lang w:val="hy-AM"/>
        </w:rPr>
        <w:t xml:space="preserve"> </w:t>
      </w:r>
      <w:r w:rsidRPr="00380894">
        <w:rPr>
          <w:rFonts w:ascii="Sylfaen" w:hAnsi="Sylfaen" w:cs="Sylfaen"/>
          <w:lang w:val="hy-AM"/>
        </w:rPr>
        <w:t>խմբի</w:t>
      </w:r>
    </w:p>
    <w:p w14:paraId="7F8D8BE0" w14:textId="77777777" w:rsidR="00D45005" w:rsidRPr="00380894" w:rsidRDefault="00D45005" w:rsidP="00D45005">
      <w:pPr>
        <w:ind w:right="-1"/>
        <w:jc w:val="center"/>
        <w:rPr>
          <w:rFonts w:ascii="Sylfaen" w:hAnsi="Sylfaen"/>
          <w:sz w:val="18"/>
          <w:szCs w:val="18"/>
          <w:lang w:val="hy-AM"/>
        </w:rPr>
      </w:pPr>
    </w:p>
    <w:p w14:paraId="743C1ED0" w14:textId="6FEA5DEA" w:rsidR="00D45005" w:rsidRPr="00380894" w:rsidRDefault="00D45005" w:rsidP="00B55053">
      <w:pPr>
        <w:ind w:right="-1"/>
        <w:jc w:val="center"/>
        <w:rPr>
          <w:rFonts w:ascii="Sylfaen" w:hAnsi="Sylfaen"/>
          <w:i/>
          <w:color w:val="FF0000"/>
          <w:lang w:val="hy-AM"/>
        </w:rPr>
      </w:pPr>
      <w:r w:rsidRPr="008B61FB">
        <w:rPr>
          <w:rFonts w:ascii="Sylfaen" w:hAnsi="Sylfaen"/>
          <w:b/>
          <w:bCs/>
          <w:lang w:val="hy-AM"/>
        </w:rPr>
        <w:t>Ուսանող</w:t>
      </w:r>
      <w:r w:rsidRPr="00380894">
        <w:rPr>
          <w:rFonts w:ascii="Sylfaen" w:hAnsi="Sylfaen"/>
          <w:u w:val="single"/>
          <w:lang w:val="hy-AM"/>
        </w:rPr>
        <w:t xml:space="preserve"> </w:t>
      </w:r>
      <w:r w:rsidR="001242D3">
        <w:rPr>
          <w:rFonts w:ascii="Sylfaen" w:hAnsi="Sylfaen"/>
          <w:u w:val="single"/>
          <w:lang w:val="hy-AM"/>
        </w:rPr>
        <w:t>Թադևոսյան Գագիկ Եղիայի</w:t>
      </w:r>
    </w:p>
    <w:p w14:paraId="4176F6F1" w14:textId="2B1438B9" w:rsidR="00D45005" w:rsidRPr="00380894" w:rsidRDefault="00D45005" w:rsidP="00B55053">
      <w:pPr>
        <w:ind w:right="-1"/>
        <w:jc w:val="center"/>
        <w:rPr>
          <w:rFonts w:ascii="Sylfaen" w:hAnsi="Sylfaen"/>
          <w:sz w:val="18"/>
          <w:szCs w:val="18"/>
          <w:lang w:val="hy-AM"/>
        </w:rPr>
      </w:pPr>
      <w:r w:rsidRPr="00380894">
        <w:rPr>
          <w:rFonts w:ascii="Sylfaen" w:hAnsi="Sylfaen"/>
          <w:sz w:val="18"/>
          <w:szCs w:val="18"/>
          <w:lang w:val="hy-AM"/>
        </w:rPr>
        <w:t>(</w:t>
      </w:r>
      <w:r w:rsidRPr="00380894">
        <w:rPr>
          <w:rFonts w:ascii="Sylfaen" w:hAnsi="Sylfaen" w:cs="Sylfaen"/>
          <w:sz w:val="18"/>
          <w:szCs w:val="18"/>
          <w:lang w:val="hy-AM"/>
        </w:rPr>
        <w:t>ուսանողի ազգանուն</w:t>
      </w:r>
      <w:r w:rsidRPr="00380894">
        <w:rPr>
          <w:rFonts w:ascii="Sylfaen" w:hAnsi="Sylfaen" w:cs="Arial Armenian"/>
          <w:sz w:val="18"/>
          <w:szCs w:val="18"/>
          <w:lang w:val="hy-AM"/>
        </w:rPr>
        <w:t xml:space="preserve">, </w:t>
      </w:r>
      <w:r w:rsidRPr="00380894">
        <w:rPr>
          <w:rFonts w:ascii="Sylfaen" w:hAnsi="Sylfaen" w:cs="Sylfaen"/>
          <w:sz w:val="18"/>
          <w:szCs w:val="18"/>
          <w:lang w:val="hy-AM"/>
        </w:rPr>
        <w:t>անուն</w:t>
      </w:r>
      <w:r w:rsidRPr="00380894">
        <w:rPr>
          <w:rFonts w:ascii="Sylfaen" w:hAnsi="Sylfaen" w:cs="Arial Armenian"/>
          <w:sz w:val="18"/>
          <w:szCs w:val="18"/>
          <w:lang w:val="hy-AM"/>
        </w:rPr>
        <w:t xml:space="preserve">, </w:t>
      </w:r>
      <w:r w:rsidRPr="00380894">
        <w:rPr>
          <w:rFonts w:ascii="Sylfaen" w:hAnsi="Sylfaen" w:cs="Sylfaen"/>
          <w:sz w:val="18"/>
          <w:szCs w:val="18"/>
          <w:lang w:val="hy-AM"/>
        </w:rPr>
        <w:t>հայրանուն</w:t>
      </w:r>
      <w:r w:rsidRPr="00380894">
        <w:rPr>
          <w:rFonts w:ascii="Sylfaen" w:hAnsi="Sylfaen"/>
          <w:sz w:val="18"/>
          <w:szCs w:val="18"/>
          <w:lang w:val="hy-AM"/>
        </w:rPr>
        <w:t>)</w:t>
      </w:r>
    </w:p>
    <w:p w14:paraId="0BEC4C41" w14:textId="77777777" w:rsidR="00D45005" w:rsidRPr="00380894" w:rsidRDefault="00D45005" w:rsidP="00D45005">
      <w:pPr>
        <w:ind w:right="-1"/>
        <w:jc w:val="center"/>
        <w:rPr>
          <w:rFonts w:ascii="Sylfaen" w:hAnsi="Sylfaen"/>
          <w:lang w:val="hy-AM"/>
        </w:rPr>
      </w:pPr>
    </w:p>
    <w:p w14:paraId="0335FEC8" w14:textId="31832664" w:rsidR="00D45005" w:rsidRPr="00380894" w:rsidRDefault="00F672A7" w:rsidP="00D45005">
      <w:pPr>
        <w:ind w:right="-1"/>
        <w:jc w:val="center"/>
        <w:rPr>
          <w:rFonts w:ascii="Sylfaen" w:hAnsi="Sylfaen"/>
          <w:b/>
          <w:sz w:val="28"/>
          <w:szCs w:val="28"/>
          <w:lang w:val="hy-AM"/>
        </w:rPr>
      </w:pPr>
      <w:r>
        <w:rPr>
          <w:rFonts w:ascii="GHEA Grapalat" w:hAnsi="GHEA Grapalat"/>
          <w:b/>
          <w:color w:val="000000"/>
          <w:sz w:val="28"/>
          <w:szCs w:val="28"/>
          <w:lang w:val="pt-BR"/>
        </w:rPr>
        <w:t>Ա</w:t>
      </w:r>
      <w:r>
        <w:rPr>
          <w:rFonts w:ascii="GHEA Grapalat" w:hAnsi="GHEA Grapalat"/>
          <w:b/>
          <w:color w:val="000000"/>
          <w:sz w:val="28"/>
          <w:szCs w:val="28"/>
          <w:lang w:val="hy-AM"/>
        </w:rPr>
        <w:t xml:space="preserve"> Վ Ա Ր Տ Ա Կ Ա Ն</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Ա</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Շ</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Խ</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Ա</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Տ</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Ա</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Ն</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Ք</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Ի</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Ա</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Ռ</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Ա</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Ջ</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Ա</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Դ</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Ր</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Ա</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Ն</w:t>
      </w:r>
      <w:r w:rsidRPr="002F4D02">
        <w:rPr>
          <w:rFonts w:ascii="GHEA Grapalat" w:hAnsi="GHEA Grapalat"/>
          <w:b/>
          <w:color w:val="000000"/>
          <w:sz w:val="28"/>
          <w:szCs w:val="28"/>
          <w:lang w:val="pt-BR"/>
        </w:rPr>
        <w:t xml:space="preserve"> </w:t>
      </w:r>
      <w:r w:rsidRPr="002F4D02">
        <w:rPr>
          <w:rFonts w:ascii="GHEA Grapalat" w:hAnsi="GHEA Grapalat" w:cs="Sylfaen"/>
          <w:b/>
          <w:color w:val="000000"/>
          <w:sz w:val="28"/>
          <w:szCs w:val="28"/>
          <w:lang w:val="pt-BR"/>
        </w:rPr>
        <w:t>Ք</w:t>
      </w:r>
    </w:p>
    <w:p w14:paraId="497BF5BA" w14:textId="77777777" w:rsidR="00D45005" w:rsidRPr="00380894" w:rsidRDefault="00D45005" w:rsidP="00D45005">
      <w:pPr>
        <w:ind w:right="-1"/>
        <w:jc w:val="center"/>
        <w:rPr>
          <w:rFonts w:ascii="Sylfaen" w:hAnsi="Sylfaen"/>
          <w:sz w:val="20"/>
          <w:szCs w:val="20"/>
          <w:lang w:val="hy-AM"/>
        </w:rPr>
      </w:pPr>
    </w:p>
    <w:p w14:paraId="338ECDD2" w14:textId="473323D5" w:rsidR="00D45005" w:rsidRPr="00380894" w:rsidRDefault="00D45005" w:rsidP="00D45005">
      <w:pPr>
        <w:rPr>
          <w:rFonts w:ascii="Sylfaen" w:hAnsi="Sylfaen" w:cs="Sylfaen"/>
          <w:b/>
          <w:bCs/>
          <w:lang w:val="hy-AM"/>
        </w:rPr>
      </w:pPr>
      <w:r w:rsidRPr="00380894">
        <w:rPr>
          <w:rFonts w:ascii="Sylfaen" w:hAnsi="Sylfaen"/>
          <w:sz w:val="22"/>
          <w:szCs w:val="22"/>
          <w:lang w:val="hy-AM"/>
        </w:rPr>
        <w:t xml:space="preserve">1. </w:t>
      </w:r>
      <w:r w:rsidRPr="00380894">
        <w:rPr>
          <w:rFonts w:ascii="Sylfaen" w:hAnsi="Sylfaen" w:cs="Sylfaen"/>
          <w:sz w:val="22"/>
          <w:szCs w:val="22"/>
          <w:lang w:val="hy-AM"/>
        </w:rPr>
        <w:t>Աշխատանքի թեման`</w:t>
      </w:r>
      <w:r w:rsidRPr="00380894">
        <w:rPr>
          <w:rFonts w:ascii="Sylfaen" w:hAnsi="Sylfaen" w:cs="Sylfaen"/>
          <w:noProof/>
          <w:lang w:val="hy-AM"/>
        </w:rPr>
        <w:t xml:space="preserve"> </w:t>
      </w:r>
      <w:bookmarkStart w:id="1" w:name="_Hlk227684345"/>
      <w:r w:rsidR="0089410F" w:rsidRPr="00276BC3">
        <w:rPr>
          <w:rFonts w:ascii="Sylfaen" w:hAnsi="Sylfaen" w:cs="Sylfaen"/>
          <w:b/>
          <w:bCs/>
          <w:lang w:val="hy-AM"/>
        </w:rPr>
        <w:t xml:space="preserve">Ինտեգրալ </w:t>
      </w:r>
      <w:r w:rsidR="00EB6370">
        <w:rPr>
          <w:rFonts w:ascii="Sylfaen" w:hAnsi="Sylfaen" w:cs="Sylfaen"/>
          <w:b/>
          <w:bCs/>
          <w:lang w:val="hy-AM"/>
        </w:rPr>
        <w:t>սխեմաների ֆիզիկական նախագծման տեղաբաշխման համակարգի մշակումը</w:t>
      </w:r>
      <w:bookmarkEnd w:id="1"/>
    </w:p>
    <w:p w14:paraId="087AB554" w14:textId="77777777" w:rsidR="00D45005" w:rsidRPr="00380894" w:rsidRDefault="00D45005" w:rsidP="00D45005">
      <w:pPr>
        <w:spacing w:line="360" w:lineRule="auto"/>
        <w:ind w:right="-1"/>
        <w:jc w:val="both"/>
        <w:rPr>
          <w:rFonts w:ascii="Sylfaen" w:hAnsi="Sylfaen"/>
          <w:i/>
          <w:lang w:val="hy-AM"/>
        </w:rPr>
      </w:pPr>
    </w:p>
    <w:p w14:paraId="668B084B" w14:textId="03097CC1" w:rsidR="00D45005" w:rsidRPr="00C95D35" w:rsidRDefault="00D45005" w:rsidP="00D45005">
      <w:pPr>
        <w:ind w:right="-1"/>
        <w:rPr>
          <w:rFonts w:ascii="Sylfaen" w:hAnsi="Sylfaen"/>
          <w:color w:val="000000" w:themeColor="text1"/>
          <w:sz w:val="22"/>
          <w:szCs w:val="22"/>
          <w:lang w:val="hy-AM"/>
        </w:rPr>
      </w:pPr>
      <w:r w:rsidRPr="00380894">
        <w:rPr>
          <w:rFonts w:ascii="Sylfaen" w:hAnsi="Sylfaen" w:cs="Sylfaen"/>
          <w:sz w:val="22"/>
          <w:szCs w:val="22"/>
          <w:lang w:val="hy-AM"/>
        </w:rPr>
        <w:t xml:space="preserve">Առաջադրանքը հաստատված </w:t>
      </w:r>
      <w:r w:rsidRPr="00C95D35">
        <w:rPr>
          <w:rFonts w:ascii="Sylfaen" w:hAnsi="Sylfaen" w:cs="Sylfaen"/>
          <w:color w:val="000000" w:themeColor="text1"/>
          <w:sz w:val="22"/>
          <w:szCs w:val="22"/>
          <w:lang w:val="hy-AM"/>
        </w:rPr>
        <w:t xml:space="preserve">է   </w:t>
      </w:r>
      <w:r w:rsidRPr="00C95D35">
        <w:rPr>
          <w:rFonts w:ascii="Sylfaen" w:hAnsi="Sylfaen" w:cs="Sylfaen"/>
          <w:b/>
          <w:color w:val="000000" w:themeColor="text1"/>
          <w:sz w:val="22"/>
          <w:szCs w:val="22"/>
          <w:lang w:val="hy-AM"/>
        </w:rPr>
        <w:t xml:space="preserve">ՀԱՊՀ </w:t>
      </w:r>
      <w:r w:rsidRPr="00C95D35">
        <w:rPr>
          <w:rFonts w:ascii="Sylfaen" w:hAnsi="Sylfaen"/>
          <w:b/>
          <w:color w:val="000000" w:themeColor="text1"/>
          <w:sz w:val="22"/>
          <w:szCs w:val="22"/>
          <w:lang w:val="hy-AM"/>
        </w:rPr>
        <w:t>202</w:t>
      </w:r>
      <w:r w:rsidR="000C20E7" w:rsidRPr="00C95D35">
        <w:rPr>
          <w:rFonts w:ascii="Sylfaen" w:hAnsi="Sylfaen"/>
          <w:b/>
          <w:color w:val="000000" w:themeColor="text1"/>
          <w:sz w:val="22"/>
          <w:szCs w:val="22"/>
          <w:lang w:val="hy-AM"/>
        </w:rPr>
        <w:t>5</w:t>
      </w:r>
      <w:r w:rsidRPr="00C95D35">
        <w:rPr>
          <w:rFonts w:ascii="Sylfaen" w:hAnsi="Sylfaen" w:cs="Sylfaen"/>
          <w:b/>
          <w:color w:val="000000" w:themeColor="text1"/>
          <w:sz w:val="22"/>
          <w:szCs w:val="22"/>
          <w:lang w:val="hy-AM"/>
        </w:rPr>
        <w:t>թ</w:t>
      </w:r>
      <w:r w:rsidRPr="00C95D35">
        <w:rPr>
          <w:rFonts w:ascii="Sylfaen" w:hAnsi="Sylfaen" w:cs="Arial Armenian"/>
          <w:b/>
          <w:color w:val="000000" w:themeColor="text1"/>
          <w:sz w:val="22"/>
          <w:szCs w:val="22"/>
          <w:lang w:val="hy-AM"/>
        </w:rPr>
        <w:t>.</w:t>
      </w:r>
      <w:r w:rsidR="00361B55">
        <w:rPr>
          <w:rFonts w:ascii="Sylfaen" w:hAnsi="Sylfaen" w:cs="Arial Armenian"/>
          <w:b/>
          <w:color w:val="000000" w:themeColor="text1"/>
          <w:sz w:val="22"/>
          <w:szCs w:val="22"/>
          <w:lang w:val="hy-AM"/>
        </w:rPr>
        <w:t xml:space="preserve">-ի </w:t>
      </w:r>
      <w:r w:rsidR="00742232">
        <w:rPr>
          <w:rFonts w:ascii="Sylfaen" w:hAnsi="Sylfaen" w:cs="Arial Armenian"/>
          <w:b/>
          <w:color w:val="000000" w:themeColor="text1"/>
          <w:sz w:val="22"/>
          <w:szCs w:val="22"/>
          <w:lang w:val="hy-AM"/>
        </w:rPr>
        <w:t>սեպտեմբերի</w:t>
      </w:r>
      <w:r w:rsidR="00361B55" w:rsidRPr="00361B55">
        <w:rPr>
          <w:rFonts w:ascii="Sylfaen" w:hAnsi="Sylfaen" w:cs="Arial Armenian"/>
          <w:b/>
          <w:color w:val="000000" w:themeColor="text1"/>
          <w:sz w:val="22"/>
          <w:szCs w:val="22"/>
          <w:lang w:val="hy-AM"/>
        </w:rPr>
        <w:t xml:space="preserve"> </w:t>
      </w:r>
      <w:r w:rsidR="00361B55">
        <w:rPr>
          <w:rFonts w:ascii="Sylfaen" w:hAnsi="Sylfaen" w:cs="Arial Armenian"/>
          <w:b/>
          <w:color w:val="000000" w:themeColor="text1"/>
          <w:sz w:val="22"/>
          <w:szCs w:val="22"/>
          <w:lang w:val="hy-AM"/>
        </w:rPr>
        <w:t>«</w:t>
      </w:r>
      <w:r w:rsidR="00361B55" w:rsidRPr="00EB6370">
        <w:rPr>
          <w:rFonts w:ascii="Sylfaen" w:hAnsi="Sylfaen" w:cs="Arial Armenian"/>
          <w:b/>
          <w:color w:val="000000" w:themeColor="text1"/>
          <w:sz w:val="22"/>
          <w:szCs w:val="22"/>
          <w:lang w:val="hy-AM"/>
        </w:rPr>
        <w:t>15</w:t>
      </w:r>
      <w:r w:rsidR="00361B55" w:rsidRPr="00361B55">
        <w:rPr>
          <w:rFonts w:ascii="Sylfaen" w:hAnsi="Sylfaen" w:cs="Arial Armenian"/>
          <w:b/>
          <w:color w:val="000000" w:themeColor="text1"/>
          <w:sz w:val="22"/>
          <w:szCs w:val="22"/>
          <w:lang w:val="hy-AM"/>
        </w:rPr>
        <w:t>»</w:t>
      </w:r>
      <w:r w:rsidRPr="00C95D35">
        <w:rPr>
          <w:rFonts w:ascii="Sylfaen" w:hAnsi="Sylfaen" w:cs="Arial Armenian"/>
          <w:b/>
          <w:color w:val="000000" w:themeColor="text1"/>
          <w:sz w:val="22"/>
          <w:szCs w:val="22"/>
          <w:lang w:val="hy-AM"/>
        </w:rPr>
        <w:t xml:space="preserve"> </w:t>
      </w:r>
      <w:r w:rsidRPr="00C95D35">
        <w:rPr>
          <w:rFonts w:ascii="Sylfaen" w:hAnsi="Sylfaen" w:cs="Sylfaen"/>
          <w:b/>
          <w:color w:val="000000" w:themeColor="text1"/>
          <w:sz w:val="22"/>
          <w:szCs w:val="22"/>
          <w:lang w:val="hy-AM"/>
        </w:rPr>
        <w:t>թիվ</w:t>
      </w:r>
      <w:r w:rsidRPr="00C95D35">
        <w:rPr>
          <w:rFonts w:ascii="Sylfaen" w:hAnsi="Sylfaen" w:cs="Arial Armenian"/>
          <w:b/>
          <w:color w:val="000000" w:themeColor="text1"/>
          <w:sz w:val="22"/>
          <w:szCs w:val="22"/>
          <w:lang w:val="hy-AM"/>
        </w:rPr>
        <w:t xml:space="preserve"> </w:t>
      </w:r>
      <w:r w:rsidRPr="00C95D35">
        <w:rPr>
          <w:rFonts w:ascii="Sylfaen" w:hAnsi="Sylfaen" w:cs="Sylfaen"/>
          <w:b/>
          <w:color w:val="000000" w:themeColor="text1"/>
          <w:szCs w:val="28"/>
          <w:lang w:val="hy-AM"/>
        </w:rPr>
        <w:t>01-05/</w:t>
      </w:r>
      <w:r w:rsidR="00C95D35" w:rsidRPr="00C95D35">
        <w:rPr>
          <w:rFonts w:ascii="Sylfaen" w:hAnsi="Sylfaen" w:cs="Sylfaen"/>
          <w:b/>
          <w:color w:val="000000" w:themeColor="text1"/>
          <w:szCs w:val="28"/>
          <w:lang w:val="hy-AM"/>
        </w:rPr>
        <w:t xml:space="preserve">2533 </w:t>
      </w:r>
      <w:r w:rsidRPr="00C95D35">
        <w:rPr>
          <w:rFonts w:ascii="Sylfaen" w:hAnsi="Sylfaen" w:cs="Sylfaen"/>
          <w:b/>
          <w:color w:val="000000" w:themeColor="text1"/>
          <w:sz w:val="22"/>
          <w:szCs w:val="22"/>
          <w:lang w:val="hy-AM"/>
        </w:rPr>
        <w:t>հրամանով</w:t>
      </w:r>
      <w:r w:rsidRPr="00C95D35">
        <w:rPr>
          <w:rFonts w:ascii="Sylfaen" w:hAnsi="Sylfaen"/>
          <w:color w:val="000000" w:themeColor="text1"/>
          <w:sz w:val="22"/>
          <w:szCs w:val="22"/>
          <w:lang w:val="hy-AM"/>
        </w:rPr>
        <w:t>:</w:t>
      </w:r>
    </w:p>
    <w:p w14:paraId="7ECA0899" w14:textId="77777777" w:rsidR="00D45005" w:rsidRPr="00380894" w:rsidRDefault="00D45005" w:rsidP="00D45005">
      <w:pPr>
        <w:spacing w:line="120" w:lineRule="auto"/>
        <w:ind w:right="-1"/>
        <w:rPr>
          <w:rFonts w:ascii="Sylfaen" w:hAnsi="Sylfaen"/>
          <w:sz w:val="20"/>
          <w:szCs w:val="20"/>
          <w:lang w:val="hy-AM"/>
        </w:rPr>
      </w:pPr>
    </w:p>
    <w:p w14:paraId="27B8D03E" w14:textId="3BB1A084" w:rsidR="00D45005" w:rsidRPr="009C59F0" w:rsidRDefault="00D45005" w:rsidP="00D45005">
      <w:pPr>
        <w:ind w:right="-1"/>
        <w:rPr>
          <w:rFonts w:ascii="Sylfaen" w:hAnsi="Sylfaen" w:cs="Sylfaen"/>
          <w:color w:val="FF0000"/>
          <w:sz w:val="22"/>
          <w:szCs w:val="22"/>
          <w:lang w:val="hy-AM"/>
        </w:rPr>
      </w:pPr>
      <w:r w:rsidRPr="002E3178">
        <w:rPr>
          <w:rFonts w:ascii="Sylfaen" w:hAnsi="Sylfaen"/>
          <w:lang w:val="hy-AM"/>
        </w:rPr>
        <w:t xml:space="preserve">Ինստիտուտի տնօրեն՝ </w:t>
      </w:r>
      <w:r w:rsidRPr="002E3178">
        <w:rPr>
          <w:rFonts w:ascii="Sylfaen" w:hAnsi="Sylfaen"/>
          <w:b/>
          <w:bCs/>
          <w:sz w:val="23"/>
          <w:szCs w:val="23"/>
          <w:u w:val="single"/>
          <w:lang w:val="hy-AM"/>
        </w:rPr>
        <w:t>Սիրանուշ Աշոտի Մանուկյան, տ</w:t>
      </w:r>
      <w:r w:rsidRPr="002E3178">
        <w:rPr>
          <w:rFonts w:ascii="MS Mincho" w:eastAsia="MS Mincho" w:hAnsi="MS Mincho" w:cs="MS Mincho"/>
          <w:b/>
          <w:bCs/>
          <w:sz w:val="23"/>
          <w:szCs w:val="23"/>
          <w:u w:val="single"/>
          <w:lang w:val="hy-AM"/>
        </w:rPr>
        <w:t>․</w:t>
      </w:r>
      <w:r w:rsidRPr="002E3178">
        <w:rPr>
          <w:rFonts w:ascii="Sylfaen" w:hAnsi="Sylfaen" w:cs="Sylfaen"/>
          <w:b/>
          <w:bCs/>
          <w:sz w:val="23"/>
          <w:szCs w:val="23"/>
          <w:u w:val="single"/>
          <w:lang w:val="hy-AM"/>
        </w:rPr>
        <w:t>գ</w:t>
      </w:r>
      <w:r w:rsidRPr="002E3178">
        <w:rPr>
          <w:rFonts w:ascii="MS Mincho" w:eastAsia="MS Mincho" w:hAnsi="MS Mincho" w:cs="MS Mincho"/>
          <w:b/>
          <w:bCs/>
          <w:sz w:val="23"/>
          <w:szCs w:val="23"/>
          <w:u w:val="single"/>
          <w:lang w:val="hy-AM"/>
        </w:rPr>
        <w:t>․</w:t>
      </w:r>
      <w:r w:rsidRPr="002E3178">
        <w:rPr>
          <w:rFonts w:ascii="Sylfaen" w:hAnsi="Sylfaen" w:cs="Sylfaen"/>
          <w:b/>
          <w:bCs/>
          <w:sz w:val="23"/>
          <w:szCs w:val="23"/>
          <w:u w:val="single"/>
          <w:lang w:val="hy-AM"/>
        </w:rPr>
        <w:t>թ</w:t>
      </w:r>
      <w:r w:rsidRPr="002E3178">
        <w:rPr>
          <w:rFonts w:ascii="MS Mincho" w:eastAsia="MS Mincho" w:hAnsi="MS Mincho" w:cs="MS Mincho"/>
          <w:b/>
          <w:bCs/>
          <w:sz w:val="23"/>
          <w:szCs w:val="23"/>
          <w:u w:val="single"/>
          <w:lang w:val="hy-AM"/>
        </w:rPr>
        <w:t>․</w:t>
      </w:r>
      <w:r w:rsidRPr="002E3178">
        <w:rPr>
          <w:rFonts w:ascii="Sylfaen" w:hAnsi="Sylfaen"/>
          <w:b/>
          <w:bCs/>
          <w:sz w:val="23"/>
          <w:szCs w:val="23"/>
          <w:u w:val="single"/>
          <w:lang w:val="hy-AM"/>
        </w:rPr>
        <w:t>դոցենտ</w:t>
      </w:r>
      <w:r w:rsidRPr="002E3178">
        <w:rPr>
          <w:rFonts w:ascii="Sylfaen" w:hAnsi="Sylfaen" w:cs="Sylfaen"/>
          <w:lang w:val="hy-AM"/>
        </w:rPr>
        <w:t>________________</w:t>
      </w:r>
      <w:r w:rsidRPr="002E3178">
        <w:rPr>
          <w:lang w:val="hy-AM"/>
        </w:rPr>
        <w:tab/>
      </w:r>
      <w:r w:rsidRPr="002E3178">
        <w:rPr>
          <w:rFonts w:ascii="Sylfaen" w:hAnsi="Sylfaen" w:cs="Arial Armenian"/>
          <w:sz w:val="16"/>
          <w:szCs w:val="16"/>
          <w:lang w:val="hy-AM"/>
        </w:rPr>
        <w:t xml:space="preserve">                                                       </w:t>
      </w:r>
      <w:r w:rsidRPr="002E3178">
        <w:rPr>
          <w:lang w:val="hy-AM"/>
        </w:rPr>
        <w:tab/>
      </w:r>
      <w:r w:rsidRPr="002E3178">
        <w:rPr>
          <w:rFonts w:ascii="Sylfaen" w:hAnsi="Sylfaen" w:cs="Arial Armenian"/>
          <w:sz w:val="16"/>
          <w:szCs w:val="16"/>
          <w:lang w:val="hy-AM"/>
        </w:rPr>
        <w:t xml:space="preserve">         </w:t>
      </w:r>
      <w:r w:rsidRPr="002E3178">
        <w:rPr>
          <w:rFonts w:ascii="Sylfaen" w:hAnsi="Sylfaen"/>
          <w:sz w:val="16"/>
          <w:szCs w:val="16"/>
          <w:lang w:val="hy-AM"/>
        </w:rPr>
        <w:t xml:space="preserve">                       (</w:t>
      </w:r>
      <w:r w:rsidRPr="002E3178">
        <w:rPr>
          <w:rFonts w:ascii="Sylfaen" w:hAnsi="Sylfaen" w:cs="Sylfaen"/>
          <w:sz w:val="16"/>
          <w:szCs w:val="16"/>
          <w:lang w:val="hy-AM"/>
        </w:rPr>
        <w:t>Ա</w:t>
      </w:r>
      <w:r w:rsidRPr="002E3178">
        <w:rPr>
          <w:rFonts w:ascii="Sylfaen" w:hAnsi="Sylfaen" w:cs="Arial Armenian"/>
          <w:sz w:val="16"/>
          <w:szCs w:val="16"/>
          <w:lang w:val="hy-AM"/>
        </w:rPr>
        <w:t>.</w:t>
      </w:r>
      <w:r w:rsidRPr="002E3178">
        <w:rPr>
          <w:rFonts w:ascii="Sylfaen" w:hAnsi="Sylfaen" w:cs="Sylfaen"/>
          <w:sz w:val="16"/>
          <w:szCs w:val="16"/>
          <w:lang w:val="hy-AM"/>
        </w:rPr>
        <w:t>Ա</w:t>
      </w:r>
      <w:r w:rsidRPr="002E3178">
        <w:rPr>
          <w:rFonts w:ascii="Sylfaen" w:hAnsi="Sylfaen" w:cs="Arial Armenian"/>
          <w:sz w:val="16"/>
          <w:szCs w:val="16"/>
          <w:lang w:val="hy-AM"/>
        </w:rPr>
        <w:t>.</w:t>
      </w:r>
      <w:r w:rsidRPr="002E3178">
        <w:rPr>
          <w:rFonts w:ascii="Sylfaen" w:hAnsi="Sylfaen" w:cs="Sylfaen"/>
          <w:sz w:val="16"/>
          <w:szCs w:val="16"/>
          <w:lang w:val="hy-AM"/>
        </w:rPr>
        <w:t>Հ</w:t>
      </w:r>
      <w:r w:rsidRPr="002E3178">
        <w:rPr>
          <w:rFonts w:ascii="Sylfaen" w:hAnsi="Sylfaen" w:cs="Arial Armenian"/>
          <w:sz w:val="16"/>
          <w:szCs w:val="16"/>
          <w:lang w:val="hy-AM"/>
        </w:rPr>
        <w:t xml:space="preserve">.)                                   </w:t>
      </w:r>
      <w:r w:rsidRPr="009C59F0">
        <w:rPr>
          <w:rFonts w:ascii="Sylfaen" w:hAnsi="Sylfaen" w:cs="Arial Armenian"/>
          <w:sz w:val="16"/>
          <w:szCs w:val="16"/>
          <w:lang w:val="hy-AM"/>
        </w:rPr>
        <w:t>(</w:t>
      </w:r>
      <w:r w:rsidRPr="009C59F0">
        <w:rPr>
          <w:rFonts w:ascii="Sylfaen" w:hAnsi="Sylfaen" w:cs="Sylfaen"/>
          <w:sz w:val="16"/>
          <w:szCs w:val="16"/>
          <w:lang w:val="hy-AM"/>
        </w:rPr>
        <w:t>ստորագրություն</w:t>
      </w:r>
      <w:r w:rsidRPr="009C59F0">
        <w:rPr>
          <w:rFonts w:ascii="Sylfaen" w:hAnsi="Sylfaen" w:cs="Arial Armenian"/>
          <w:sz w:val="16"/>
          <w:szCs w:val="16"/>
          <w:lang w:val="hy-AM"/>
        </w:rPr>
        <w:t xml:space="preserve">, </w:t>
      </w:r>
      <w:r w:rsidRPr="009C59F0">
        <w:rPr>
          <w:rFonts w:ascii="Sylfaen" w:hAnsi="Sylfaen" w:cs="Sylfaen"/>
          <w:sz w:val="16"/>
          <w:szCs w:val="16"/>
          <w:lang w:val="hy-AM"/>
        </w:rPr>
        <w:t>ամսաթիվ</w:t>
      </w:r>
      <w:r w:rsidRPr="009C59F0">
        <w:rPr>
          <w:rFonts w:ascii="Sylfaen" w:hAnsi="Sylfaen"/>
          <w:sz w:val="16"/>
          <w:szCs w:val="16"/>
          <w:lang w:val="hy-AM"/>
        </w:rPr>
        <w:t>)</w:t>
      </w:r>
    </w:p>
    <w:p w14:paraId="78199B55" w14:textId="77777777" w:rsidR="00D45005" w:rsidRPr="00380894" w:rsidRDefault="00D45005" w:rsidP="00D45005">
      <w:pPr>
        <w:ind w:right="-1"/>
        <w:jc w:val="both"/>
        <w:rPr>
          <w:rFonts w:ascii="Sylfaen" w:hAnsi="Sylfaen"/>
          <w:sz w:val="16"/>
          <w:szCs w:val="16"/>
          <w:lang w:val="hy-AM"/>
        </w:rPr>
      </w:pPr>
    </w:p>
    <w:p w14:paraId="096910A8" w14:textId="77777777" w:rsidR="00D45005" w:rsidRPr="00380894" w:rsidRDefault="00D45005" w:rsidP="00D45005">
      <w:pPr>
        <w:ind w:right="-1"/>
        <w:rPr>
          <w:rFonts w:ascii="Sylfaen" w:hAnsi="Sylfaen"/>
          <w:b/>
          <w:i/>
          <w:lang w:val="hy-AM"/>
        </w:rPr>
      </w:pPr>
      <w:r w:rsidRPr="00380894">
        <w:rPr>
          <w:rFonts w:ascii="Sylfaen" w:hAnsi="Sylfaen" w:cs="Sylfaen"/>
          <w:sz w:val="22"/>
          <w:szCs w:val="22"/>
          <w:lang w:val="hy-AM"/>
        </w:rPr>
        <w:t>ՄՍ և Հ ամբիոնի վարիչ</w:t>
      </w:r>
      <w:r w:rsidRPr="00380894">
        <w:rPr>
          <w:rFonts w:ascii="Sylfaen" w:hAnsi="Sylfaen" w:cs="Arial Armenian"/>
          <w:sz w:val="22"/>
          <w:szCs w:val="22"/>
          <w:lang w:val="hy-AM"/>
        </w:rPr>
        <w:t xml:space="preserve">` </w:t>
      </w:r>
      <w:r w:rsidRPr="00380894">
        <w:rPr>
          <w:rFonts w:ascii="Sylfaen" w:hAnsi="Sylfaen"/>
          <w:b/>
          <w:bCs/>
          <w:sz w:val="23"/>
          <w:szCs w:val="23"/>
          <w:u w:val="single"/>
          <w:lang w:val="hy-AM"/>
        </w:rPr>
        <w:t>Մելիքյան  Վազգեն  Շավարշի, տ</w:t>
      </w:r>
      <w:r w:rsidRPr="00380894">
        <w:rPr>
          <w:rFonts w:ascii="MS Mincho" w:eastAsia="MS Mincho" w:hAnsi="MS Mincho" w:cs="MS Mincho" w:hint="eastAsia"/>
          <w:b/>
          <w:bCs/>
          <w:sz w:val="23"/>
          <w:szCs w:val="23"/>
          <w:u w:val="single"/>
          <w:lang w:val="hy-AM"/>
        </w:rPr>
        <w:t>․</w:t>
      </w:r>
      <w:r w:rsidRPr="00380894">
        <w:rPr>
          <w:rFonts w:ascii="Sylfaen" w:hAnsi="Sylfaen" w:cs="Sylfaen"/>
          <w:b/>
          <w:bCs/>
          <w:sz w:val="23"/>
          <w:szCs w:val="23"/>
          <w:u w:val="single"/>
          <w:lang w:val="hy-AM"/>
        </w:rPr>
        <w:t>գ</w:t>
      </w:r>
      <w:r w:rsidRPr="00380894">
        <w:rPr>
          <w:rFonts w:ascii="MS Mincho" w:eastAsia="MS Mincho" w:hAnsi="MS Mincho" w:cs="MS Mincho" w:hint="eastAsia"/>
          <w:b/>
          <w:bCs/>
          <w:sz w:val="23"/>
          <w:szCs w:val="23"/>
          <w:u w:val="single"/>
          <w:lang w:val="hy-AM"/>
        </w:rPr>
        <w:t>․</w:t>
      </w:r>
      <w:r w:rsidRPr="00380894">
        <w:rPr>
          <w:rFonts w:ascii="Sylfaen" w:hAnsi="Sylfaen" w:cs="Sylfaen"/>
          <w:b/>
          <w:bCs/>
          <w:sz w:val="23"/>
          <w:szCs w:val="23"/>
          <w:u w:val="single"/>
          <w:lang w:val="hy-AM"/>
        </w:rPr>
        <w:t>դ</w:t>
      </w:r>
      <w:r w:rsidRPr="00380894">
        <w:rPr>
          <w:rFonts w:ascii="MS Mincho" w:eastAsia="MS Mincho" w:hAnsi="MS Mincho" w:cs="MS Mincho" w:hint="eastAsia"/>
          <w:b/>
          <w:bCs/>
          <w:sz w:val="23"/>
          <w:szCs w:val="23"/>
          <w:u w:val="single"/>
          <w:lang w:val="hy-AM"/>
        </w:rPr>
        <w:t>․</w:t>
      </w:r>
      <w:r w:rsidRPr="00380894">
        <w:rPr>
          <w:rFonts w:ascii="Sylfaen" w:hAnsi="Sylfaen"/>
          <w:b/>
          <w:bCs/>
          <w:sz w:val="23"/>
          <w:szCs w:val="23"/>
          <w:u w:val="single"/>
          <w:lang w:val="hy-AM"/>
        </w:rPr>
        <w:t>, պրոֆեսոր</w:t>
      </w:r>
      <w:r w:rsidRPr="00380894">
        <w:rPr>
          <w:rFonts w:ascii="Sylfaen" w:hAnsi="Sylfaen" w:cs="Sylfaen"/>
          <w:u w:val="single"/>
          <w:lang w:val="hy-AM"/>
        </w:rPr>
        <w:t>_____________</w:t>
      </w:r>
    </w:p>
    <w:p w14:paraId="1EB0AB6A" w14:textId="77777777" w:rsidR="00D45005" w:rsidRPr="00380894" w:rsidRDefault="00D45005" w:rsidP="00D45005">
      <w:pPr>
        <w:ind w:right="-1"/>
        <w:jc w:val="center"/>
        <w:rPr>
          <w:rFonts w:ascii="Sylfaen" w:hAnsi="Sylfaen"/>
          <w:sz w:val="16"/>
          <w:szCs w:val="16"/>
          <w:lang w:val="hy-AM"/>
        </w:rPr>
      </w:pPr>
      <w:r w:rsidRPr="00380894">
        <w:rPr>
          <w:rFonts w:ascii="Sylfaen" w:hAnsi="Sylfaen" w:cs="Arial Armenian"/>
          <w:sz w:val="16"/>
          <w:szCs w:val="16"/>
          <w:lang w:val="hy-AM"/>
        </w:rPr>
        <w:t xml:space="preserve">                                                                                      </w:t>
      </w:r>
      <w:r w:rsidRPr="00380894">
        <w:rPr>
          <w:rFonts w:ascii="Sylfaen" w:hAnsi="Sylfaen"/>
          <w:sz w:val="16"/>
          <w:szCs w:val="16"/>
          <w:lang w:val="hy-AM"/>
        </w:rPr>
        <w:t xml:space="preserve"> (</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Հ</w:t>
      </w:r>
      <w:r w:rsidRPr="00380894">
        <w:rPr>
          <w:rFonts w:ascii="Sylfaen" w:hAnsi="Sylfaen" w:cs="Arial Armenian"/>
          <w:sz w:val="16"/>
          <w:szCs w:val="16"/>
          <w:lang w:val="hy-AM"/>
        </w:rPr>
        <w:t>.)                                                     (</w:t>
      </w:r>
      <w:r w:rsidRPr="00380894">
        <w:rPr>
          <w:rFonts w:ascii="Sylfaen" w:hAnsi="Sylfaen" w:cs="Sylfaen"/>
          <w:sz w:val="16"/>
          <w:szCs w:val="16"/>
          <w:lang w:val="hy-AM"/>
        </w:rPr>
        <w:t>ստորագրություն</w:t>
      </w:r>
      <w:r w:rsidRPr="00380894">
        <w:rPr>
          <w:rFonts w:ascii="Sylfaen" w:hAnsi="Sylfaen" w:cs="Arial Armenian"/>
          <w:sz w:val="16"/>
          <w:szCs w:val="16"/>
          <w:lang w:val="hy-AM"/>
        </w:rPr>
        <w:t xml:space="preserve">, </w:t>
      </w:r>
      <w:r w:rsidRPr="00380894">
        <w:rPr>
          <w:rFonts w:ascii="Sylfaen" w:hAnsi="Sylfaen" w:cs="Sylfaen"/>
          <w:sz w:val="16"/>
          <w:szCs w:val="16"/>
          <w:lang w:val="hy-AM"/>
        </w:rPr>
        <w:t>ամսաթիվ</w:t>
      </w:r>
      <w:r w:rsidRPr="00380894">
        <w:rPr>
          <w:rFonts w:ascii="Sylfaen" w:hAnsi="Sylfaen"/>
          <w:sz w:val="16"/>
          <w:szCs w:val="16"/>
          <w:lang w:val="hy-AM"/>
        </w:rPr>
        <w:t>)</w:t>
      </w:r>
    </w:p>
    <w:p w14:paraId="7AACC5B0" w14:textId="77777777" w:rsidR="00D45005" w:rsidRPr="00380894" w:rsidRDefault="00D45005" w:rsidP="00D45005">
      <w:pPr>
        <w:ind w:right="-1"/>
        <w:jc w:val="center"/>
        <w:rPr>
          <w:rFonts w:ascii="Sylfaen" w:hAnsi="Sylfaen" w:cs="Sylfaen"/>
          <w:color w:val="FF0000"/>
          <w:sz w:val="22"/>
          <w:szCs w:val="22"/>
          <w:lang w:val="hy-AM"/>
        </w:rPr>
      </w:pPr>
    </w:p>
    <w:p w14:paraId="35571A79" w14:textId="77777777" w:rsidR="00D45005" w:rsidRDefault="00D45005" w:rsidP="00D45005">
      <w:pPr>
        <w:pStyle w:val="BodyTextIndent3"/>
        <w:spacing w:line="259" w:lineRule="auto"/>
        <w:ind w:right="-58" w:firstLine="0"/>
        <w:jc w:val="left"/>
        <w:rPr>
          <w:rFonts w:ascii="Sylfaen" w:hAnsi="Sylfaen" w:cs="Sylfaen"/>
          <w:sz w:val="22"/>
          <w:szCs w:val="22"/>
          <w:lang w:val="hy-AM"/>
        </w:rPr>
      </w:pPr>
      <w:r w:rsidRPr="00380894">
        <w:rPr>
          <w:rFonts w:ascii="Sylfaen" w:hAnsi="Sylfaen"/>
          <w:sz w:val="22"/>
          <w:szCs w:val="22"/>
          <w:lang w:val="hy-AM"/>
        </w:rPr>
        <w:t xml:space="preserve">2. </w:t>
      </w:r>
      <w:r w:rsidRPr="00380894">
        <w:rPr>
          <w:rFonts w:ascii="Sylfaen" w:hAnsi="Sylfaen" w:cs="Sylfaen"/>
          <w:sz w:val="22"/>
          <w:szCs w:val="22"/>
          <w:lang w:val="hy-AM"/>
        </w:rPr>
        <w:t>Աշխատանքի նախնական տվյալները</w:t>
      </w:r>
    </w:p>
    <w:p w14:paraId="4DA2EE1E" w14:textId="4D595BC1" w:rsidR="00E6341E" w:rsidRPr="00DC00EB" w:rsidRDefault="00E6341E" w:rsidP="00E6341E">
      <w:pPr>
        <w:ind w:right="-1"/>
        <w:jc w:val="both"/>
        <w:rPr>
          <w:rFonts w:ascii="Sylfaen" w:hAnsi="Sylfaen" w:cs="Sylfaen"/>
          <w:i/>
          <w:iCs/>
          <w:sz w:val="22"/>
          <w:szCs w:val="22"/>
          <w:u w:val="single"/>
          <w:lang w:val="hy-AM"/>
        </w:rPr>
      </w:pPr>
      <w:r w:rsidRPr="00DC00EB">
        <w:rPr>
          <w:rFonts w:ascii="Sylfaen" w:hAnsi="Sylfaen" w:cs="Sylfaen"/>
          <w:i/>
          <w:iCs/>
          <w:sz w:val="22"/>
          <w:szCs w:val="22"/>
          <w:u w:val="single"/>
          <w:lang w:val="hy-AM"/>
        </w:rPr>
        <w:t xml:space="preserve">• </w:t>
      </w:r>
      <w:r w:rsidR="00E776D7" w:rsidRPr="00DC00EB">
        <w:rPr>
          <w:rFonts w:ascii="Sylfaen" w:hAnsi="Sylfaen" w:cs="Sylfaen"/>
          <w:i/>
          <w:iCs/>
          <w:sz w:val="22"/>
          <w:szCs w:val="22"/>
          <w:u w:val="single"/>
          <w:lang w:val="hy-AM"/>
        </w:rPr>
        <w:t xml:space="preserve">Ինտեգրալ սխեմաների (ԻՍ) ֆիզիկական նախագծման և տեղաբաշխման ժամանակակից մեթոդների ուսումնասիրում </w:t>
      </w:r>
      <w:r w:rsidRPr="00DC00EB">
        <w:rPr>
          <w:rFonts w:ascii="Sylfaen" w:hAnsi="Sylfaen" w:cs="Sylfaen"/>
          <w:i/>
          <w:iCs/>
          <w:sz w:val="22"/>
          <w:szCs w:val="22"/>
          <w:u w:val="single"/>
          <w:lang w:val="hy-AM"/>
        </w:rPr>
        <w:t xml:space="preserve">։ </w:t>
      </w:r>
    </w:p>
    <w:p w14:paraId="7E95C405" w14:textId="31F44613" w:rsidR="00E6341E" w:rsidRPr="00DC00EB" w:rsidRDefault="00E6341E" w:rsidP="00E6341E">
      <w:pPr>
        <w:ind w:right="-1"/>
        <w:jc w:val="both"/>
        <w:rPr>
          <w:rFonts w:ascii="Sylfaen" w:hAnsi="Sylfaen" w:cs="Sylfaen"/>
          <w:i/>
          <w:iCs/>
          <w:sz w:val="22"/>
          <w:szCs w:val="22"/>
          <w:u w:val="single"/>
          <w:lang w:val="hy-AM"/>
        </w:rPr>
      </w:pPr>
      <w:r w:rsidRPr="00DC00EB">
        <w:rPr>
          <w:rFonts w:ascii="Sylfaen" w:hAnsi="Sylfaen" w:cs="Sylfaen"/>
          <w:i/>
          <w:iCs/>
          <w:sz w:val="22"/>
          <w:szCs w:val="22"/>
          <w:u w:val="single"/>
          <w:lang w:val="hy-AM"/>
        </w:rPr>
        <w:t xml:space="preserve">• </w:t>
      </w:r>
      <w:r w:rsidR="00E776D7" w:rsidRPr="00DC00EB">
        <w:rPr>
          <w:rFonts w:ascii="Sylfaen" w:hAnsi="Sylfaen" w:cs="Sylfaen"/>
          <w:i/>
          <w:iCs/>
          <w:sz w:val="22"/>
          <w:szCs w:val="22"/>
          <w:u w:val="single"/>
          <w:lang w:val="hy-AM"/>
        </w:rPr>
        <w:t>Թրծման նմանակման մետաէվրիստիկ ալգորիթմի ուսումնասիրումը կոմբինատոր օպտիմալացման խնդիրներում</w:t>
      </w:r>
      <w:r w:rsidRPr="00DC00EB">
        <w:rPr>
          <w:rFonts w:ascii="Sylfaen" w:hAnsi="Sylfaen" w:cs="Sylfaen"/>
          <w:i/>
          <w:iCs/>
          <w:sz w:val="22"/>
          <w:szCs w:val="22"/>
          <w:u w:val="single"/>
          <w:lang w:val="hy-AM"/>
        </w:rPr>
        <w:t xml:space="preserve">: </w:t>
      </w:r>
    </w:p>
    <w:p w14:paraId="528DECD3" w14:textId="006711BA" w:rsidR="00E6341E" w:rsidRPr="00380894" w:rsidRDefault="00E6341E" w:rsidP="00E6341E">
      <w:pPr>
        <w:ind w:right="-1"/>
        <w:jc w:val="both"/>
        <w:rPr>
          <w:rFonts w:ascii="Sylfaen" w:hAnsi="Sylfaen" w:cs="Sylfaen"/>
          <w:i/>
          <w:iCs/>
          <w:sz w:val="22"/>
          <w:szCs w:val="22"/>
          <w:u w:val="single"/>
          <w:lang w:val="hy-AM"/>
        </w:rPr>
      </w:pPr>
      <w:r w:rsidRPr="00DC00EB">
        <w:rPr>
          <w:rFonts w:ascii="Sylfaen" w:hAnsi="Sylfaen" w:cs="Sylfaen"/>
          <w:i/>
          <w:iCs/>
          <w:sz w:val="22"/>
          <w:szCs w:val="22"/>
          <w:u w:val="single"/>
          <w:lang w:val="hy-AM"/>
        </w:rPr>
        <w:t xml:space="preserve">• </w:t>
      </w:r>
      <w:r w:rsidR="00E776D7" w:rsidRPr="00DC00EB">
        <w:rPr>
          <w:rFonts w:ascii="Sylfaen" w:hAnsi="Sylfaen" w:cs="Sylfaen"/>
          <w:i/>
          <w:iCs/>
          <w:sz w:val="22"/>
          <w:szCs w:val="22"/>
          <w:u w:val="single"/>
          <w:lang w:val="hy-AM"/>
        </w:rPr>
        <w:t xml:space="preserve">C++ լեզվով և Qt </w:t>
      </w:r>
      <w:r w:rsidR="00EC0C95" w:rsidRPr="00DC00EB">
        <w:rPr>
          <w:rFonts w:ascii="Sylfaen" w:hAnsi="Sylfaen" w:cs="Sylfaen"/>
          <w:i/>
          <w:iCs/>
          <w:sz w:val="22"/>
          <w:szCs w:val="22"/>
          <w:u w:val="single"/>
          <w:lang w:val="hy-AM"/>
        </w:rPr>
        <w:t>միջավայրով</w:t>
      </w:r>
      <w:r w:rsidR="00E776D7" w:rsidRPr="00DC00EB">
        <w:rPr>
          <w:rFonts w:ascii="Sylfaen" w:hAnsi="Sylfaen" w:cs="Sylfaen"/>
          <w:i/>
          <w:iCs/>
          <w:sz w:val="22"/>
          <w:szCs w:val="22"/>
          <w:u w:val="single"/>
          <w:lang w:val="hy-AM"/>
        </w:rPr>
        <w:t xml:space="preserve"> ԻՍ բլոկների օպտիմալ տեղաբաշխման ավտոմատացված ծրագրային միջոցի մշակում </w:t>
      </w:r>
      <w:r w:rsidRPr="00DC00EB">
        <w:rPr>
          <w:rFonts w:ascii="Sylfaen" w:hAnsi="Sylfaen" w:cs="Sylfaen"/>
          <w:i/>
          <w:iCs/>
          <w:sz w:val="22"/>
          <w:szCs w:val="22"/>
          <w:u w:val="single"/>
          <w:lang w:val="hy-AM"/>
        </w:rPr>
        <w:t>։</w:t>
      </w:r>
    </w:p>
    <w:p w14:paraId="29C341FB" w14:textId="77777777" w:rsidR="00E6341E" w:rsidRPr="005903FE" w:rsidRDefault="00E6341E" w:rsidP="00E6341E">
      <w:pPr>
        <w:spacing w:line="276" w:lineRule="auto"/>
        <w:ind w:right="-1"/>
        <w:jc w:val="both"/>
        <w:rPr>
          <w:rFonts w:ascii="Sylfaen" w:hAnsi="Sylfaen" w:cs="Arial Armenian"/>
          <w:sz w:val="22"/>
          <w:szCs w:val="22"/>
          <w:lang w:val="hy-AM"/>
        </w:rPr>
      </w:pPr>
      <w:r w:rsidRPr="00380894">
        <w:rPr>
          <w:rFonts w:ascii="Sylfaen" w:hAnsi="Sylfaen"/>
          <w:sz w:val="22"/>
          <w:szCs w:val="22"/>
          <w:lang w:val="hy-AM"/>
        </w:rPr>
        <w:t xml:space="preserve">3. </w:t>
      </w:r>
      <w:r w:rsidRPr="00380894">
        <w:rPr>
          <w:rFonts w:ascii="Sylfaen" w:hAnsi="Sylfaen" w:cs="Sylfaen"/>
          <w:sz w:val="22"/>
          <w:szCs w:val="22"/>
          <w:lang w:val="hy-AM"/>
        </w:rPr>
        <w:t xml:space="preserve">Հաշվեբացատրագրի </w:t>
      </w:r>
      <w:r w:rsidRPr="005903FE">
        <w:rPr>
          <w:rFonts w:ascii="Sylfaen" w:hAnsi="Sylfaen" w:cs="Sylfaen"/>
          <w:sz w:val="22"/>
          <w:szCs w:val="22"/>
          <w:lang w:val="hy-AM"/>
        </w:rPr>
        <w:t>բովանդակությունը</w:t>
      </w:r>
      <w:r w:rsidRPr="005903FE">
        <w:rPr>
          <w:rFonts w:ascii="Sylfaen" w:hAnsi="Sylfaen" w:cs="Arial Armenian"/>
          <w:sz w:val="22"/>
          <w:szCs w:val="22"/>
          <w:lang w:val="hy-AM"/>
        </w:rPr>
        <w:t xml:space="preserve"> (</w:t>
      </w:r>
      <w:r w:rsidRPr="005903FE">
        <w:rPr>
          <w:rFonts w:ascii="Sylfaen" w:hAnsi="Sylfaen" w:cs="Sylfaen"/>
          <w:sz w:val="22"/>
          <w:szCs w:val="22"/>
          <w:lang w:val="hy-AM"/>
        </w:rPr>
        <w:t>բաժինների և մշակման ենթակա հարցերի թվարկմամբ</w:t>
      </w:r>
      <w:r w:rsidRPr="005903FE">
        <w:rPr>
          <w:rFonts w:ascii="Sylfaen" w:hAnsi="Sylfaen" w:cs="Arial Armenian"/>
          <w:sz w:val="22"/>
          <w:szCs w:val="22"/>
          <w:lang w:val="hy-AM"/>
        </w:rPr>
        <w:t>)</w:t>
      </w:r>
    </w:p>
    <w:p w14:paraId="66044620" w14:textId="271DA1D7" w:rsidR="00E6341E" w:rsidRPr="005903FE" w:rsidRDefault="00E6341E" w:rsidP="003B6C9F">
      <w:pPr>
        <w:pStyle w:val="BodyTextIndent3"/>
        <w:spacing w:line="259" w:lineRule="auto"/>
        <w:ind w:right="-58" w:firstLine="0"/>
        <w:rPr>
          <w:rFonts w:ascii="Sylfaen" w:hAnsi="Sylfaen" w:cs="Sylfaen"/>
          <w:bCs/>
          <w:i/>
          <w:iCs/>
          <w:u w:val="single"/>
          <w:lang w:val="hy-AM"/>
        </w:rPr>
      </w:pPr>
      <w:r w:rsidRPr="005903FE">
        <w:rPr>
          <w:rFonts w:ascii="Sylfaen" w:hAnsi="Sylfaen" w:cs="Sylfaen"/>
          <w:i/>
          <w:iCs/>
          <w:u w:val="single"/>
          <w:lang w:val="hy-AM"/>
        </w:rPr>
        <w:t xml:space="preserve">Ներածություն, </w:t>
      </w:r>
      <w:r w:rsidR="007A12EF" w:rsidRPr="005903FE">
        <w:rPr>
          <w:rFonts w:ascii="Sylfaen" w:hAnsi="Sylfaen" w:cs="Sylfaen"/>
          <w:i/>
          <w:iCs/>
          <w:u w:val="single"/>
          <w:lang w:val="hy-AM"/>
        </w:rPr>
        <w:t xml:space="preserve"> Գրականության ակնարկ,</w:t>
      </w:r>
      <w:r w:rsidR="00212EBF">
        <w:rPr>
          <w:rFonts w:ascii="Sylfaen" w:hAnsi="Sylfaen" w:cs="Sylfaen"/>
          <w:i/>
          <w:iCs/>
          <w:u w:val="single"/>
          <w:lang w:val="hy-AM"/>
        </w:rPr>
        <w:t xml:space="preserve"> </w:t>
      </w:r>
      <w:r w:rsidRPr="005903FE">
        <w:rPr>
          <w:rFonts w:ascii="Sylfaen" w:hAnsi="Sylfaen" w:cs="Sylfaen"/>
          <w:i/>
          <w:iCs/>
          <w:u w:val="single"/>
          <w:lang w:val="hy-AM"/>
        </w:rPr>
        <w:t xml:space="preserve"> Խնդրի դրվածք, </w:t>
      </w:r>
      <w:r w:rsidR="00212EBF">
        <w:rPr>
          <w:rFonts w:ascii="Sylfaen" w:hAnsi="Sylfaen" w:cs="Sylfaen"/>
          <w:i/>
          <w:iCs/>
          <w:u w:val="single"/>
          <w:lang w:val="hy-AM"/>
        </w:rPr>
        <w:t xml:space="preserve"> </w:t>
      </w:r>
      <w:r w:rsidRPr="005903FE">
        <w:rPr>
          <w:rFonts w:ascii="Sylfaen" w:hAnsi="Sylfaen" w:cs="Sylfaen"/>
          <w:i/>
          <w:iCs/>
          <w:u w:val="single"/>
          <w:lang w:val="hy-AM"/>
        </w:rPr>
        <w:t xml:space="preserve">Տեսական առնչություններ, </w:t>
      </w:r>
      <w:r w:rsidR="00493DB3" w:rsidRPr="005903FE">
        <w:rPr>
          <w:rFonts w:ascii="Sylfaen" w:hAnsi="Sylfaen" w:cs="Sylfaen"/>
          <w:i/>
          <w:iCs/>
          <w:u w:val="single"/>
          <w:lang w:val="hy-AM"/>
        </w:rPr>
        <w:t>Գրաֆիկական ինտերֆեյս</w:t>
      </w:r>
      <w:r w:rsidRPr="005903FE">
        <w:rPr>
          <w:rFonts w:ascii="Sylfaen" w:hAnsi="Sylfaen" w:cs="Sylfaen"/>
          <w:i/>
          <w:iCs/>
          <w:u w:val="single"/>
          <w:lang w:val="hy-AM"/>
        </w:rPr>
        <w:t>,</w:t>
      </w:r>
      <w:r w:rsidR="002C6466">
        <w:rPr>
          <w:rFonts w:ascii="Sylfaen" w:hAnsi="Sylfaen" w:cs="Sylfaen"/>
          <w:i/>
          <w:iCs/>
          <w:u w:val="single"/>
          <w:lang w:val="hy-AM"/>
        </w:rPr>
        <w:t xml:space="preserve"> </w:t>
      </w:r>
      <w:r w:rsidRPr="005903FE">
        <w:rPr>
          <w:rFonts w:ascii="Sylfaen" w:hAnsi="Sylfaen" w:cs="Sylfaen"/>
          <w:i/>
          <w:iCs/>
          <w:u w:val="single"/>
          <w:lang w:val="hy-AM"/>
        </w:rPr>
        <w:t>Տնտեսագիտ</w:t>
      </w:r>
      <w:r w:rsidR="000E72F5">
        <w:rPr>
          <w:rFonts w:ascii="Sylfaen" w:hAnsi="Sylfaen" w:cs="Sylfaen"/>
          <w:i/>
          <w:iCs/>
          <w:u w:val="single"/>
          <w:lang w:val="hy-AM"/>
        </w:rPr>
        <w:t>ական</w:t>
      </w:r>
      <w:r w:rsidR="00084A38">
        <w:rPr>
          <w:rFonts w:ascii="Sylfaen" w:hAnsi="Sylfaen" w:cs="Sylfaen"/>
          <w:i/>
          <w:iCs/>
          <w:u w:val="single"/>
          <w:lang w:val="hy-AM"/>
        </w:rPr>
        <w:t xml:space="preserve"> մաս</w:t>
      </w:r>
      <w:r w:rsidRPr="005903FE">
        <w:rPr>
          <w:rFonts w:ascii="Sylfaen" w:hAnsi="Sylfaen" w:cs="Sylfaen"/>
          <w:i/>
          <w:iCs/>
          <w:u w:val="single"/>
          <w:lang w:val="hy-AM"/>
        </w:rPr>
        <w:t>,</w:t>
      </w:r>
      <w:r w:rsidR="00212EBF">
        <w:rPr>
          <w:rFonts w:ascii="Sylfaen" w:hAnsi="Sylfaen" w:cs="Sylfaen"/>
          <w:i/>
          <w:iCs/>
          <w:u w:val="single"/>
          <w:lang w:val="hy-AM"/>
        </w:rPr>
        <w:t xml:space="preserve"> </w:t>
      </w:r>
      <w:r w:rsidRPr="005903FE">
        <w:rPr>
          <w:rFonts w:ascii="Sylfaen" w:hAnsi="Sylfaen" w:cs="Sylfaen"/>
          <w:i/>
          <w:iCs/>
          <w:u w:val="single"/>
          <w:lang w:val="hy-AM"/>
        </w:rPr>
        <w:t>Բնապահպանությ</w:t>
      </w:r>
      <w:r w:rsidR="00DD3AE0">
        <w:rPr>
          <w:rFonts w:ascii="Sylfaen" w:hAnsi="Sylfaen" w:cs="Sylfaen"/>
          <w:i/>
          <w:iCs/>
          <w:u w:val="single"/>
          <w:lang w:val="hy-AM"/>
        </w:rPr>
        <w:t>ա</w:t>
      </w:r>
      <w:r w:rsidRPr="005903FE">
        <w:rPr>
          <w:rFonts w:ascii="Sylfaen" w:hAnsi="Sylfaen" w:cs="Sylfaen"/>
          <w:i/>
          <w:iCs/>
          <w:u w:val="single"/>
          <w:lang w:val="hy-AM"/>
        </w:rPr>
        <w:t>ն</w:t>
      </w:r>
      <w:r w:rsidR="000E72F5">
        <w:rPr>
          <w:rFonts w:ascii="Sylfaen" w:hAnsi="Sylfaen" w:cs="Sylfaen"/>
          <w:i/>
          <w:iCs/>
          <w:u w:val="single"/>
          <w:lang w:val="hy-AM"/>
        </w:rPr>
        <w:t xml:space="preserve"> մաս</w:t>
      </w:r>
      <w:r w:rsidRPr="005903FE">
        <w:rPr>
          <w:rFonts w:ascii="Sylfaen" w:hAnsi="Sylfaen" w:cs="Sylfaen"/>
          <w:i/>
          <w:iCs/>
          <w:u w:val="single"/>
          <w:lang w:val="hy-AM"/>
        </w:rPr>
        <w:t>,</w:t>
      </w:r>
      <w:r w:rsidR="00212EBF" w:rsidRPr="00212EBF">
        <w:rPr>
          <w:rFonts w:ascii="Sylfaen" w:hAnsi="Sylfaen" w:cs="Sylfaen"/>
          <w:i/>
          <w:iCs/>
          <w:u w:val="single"/>
          <w:lang w:val="hy-AM"/>
        </w:rPr>
        <w:t xml:space="preserve"> </w:t>
      </w:r>
      <w:r w:rsidR="00212EBF" w:rsidRPr="005903FE">
        <w:rPr>
          <w:rFonts w:ascii="Sylfaen" w:hAnsi="Sylfaen" w:cs="Sylfaen"/>
          <w:i/>
          <w:iCs/>
          <w:u w:val="single"/>
          <w:lang w:val="hy-AM"/>
        </w:rPr>
        <w:t>Կենսագործունեության անվտանգությ</w:t>
      </w:r>
      <w:r w:rsidR="00DD3AE0">
        <w:rPr>
          <w:rFonts w:ascii="Sylfaen" w:hAnsi="Sylfaen" w:cs="Sylfaen"/>
          <w:i/>
          <w:iCs/>
          <w:u w:val="single"/>
          <w:lang w:val="hy-AM"/>
        </w:rPr>
        <w:t>ա</w:t>
      </w:r>
      <w:r w:rsidR="00212EBF" w:rsidRPr="005903FE">
        <w:rPr>
          <w:rFonts w:ascii="Sylfaen" w:hAnsi="Sylfaen" w:cs="Sylfaen"/>
          <w:i/>
          <w:iCs/>
          <w:u w:val="single"/>
          <w:lang w:val="hy-AM"/>
        </w:rPr>
        <w:t>ն</w:t>
      </w:r>
      <w:r w:rsidR="000E72F5">
        <w:rPr>
          <w:rFonts w:ascii="Sylfaen" w:hAnsi="Sylfaen" w:cs="Sylfaen"/>
          <w:i/>
          <w:iCs/>
          <w:u w:val="single"/>
          <w:lang w:val="hy-AM"/>
        </w:rPr>
        <w:t xml:space="preserve"> մաս</w:t>
      </w:r>
      <w:r w:rsidR="00212EBF">
        <w:rPr>
          <w:rFonts w:ascii="Sylfaen" w:hAnsi="Sylfaen" w:cs="Sylfaen"/>
          <w:i/>
          <w:iCs/>
          <w:u w:val="single"/>
          <w:lang w:val="hy-AM"/>
        </w:rPr>
        <w:t>,</w:t>
      </w:r>
      <w:r w:rsidRPr="005903FE">
        <w:rPr>
          <w:rFonts w:ascii="Sylfaen" w:hAnsi="Sylfaen" w:cs="Sylfaen"/>
          <w:i/>
          <w:iCs/>
          <w:u w:val="single"/>
          <w:lang w:val="hy-AM"/>
        </w:rPr>
        <w:t xml:space="preserve"> Եզրակացություն,  Գրականության ցանկ</w:t>
      </w:r>
      <w:r w:rsidRPr="005903FE">
        <w:rPr>
          <w:rFonts w:ascii="Sylfaen" w:hAnsi="Sylfaen" w:cs="Sylfaen"/>
          <w:bCs/>
          <w:i/>
          <w:iCs/>
          <w:u w:val="single"/>
          <w:lang w:val="hy-AM"/>
        </w:rPr>
        <w:t>:</w:t>
      </w:r>
    </w:p>
    <w:p w14:paraId="0E5D1606" w14:textId="77777777" w:rsidR="00087AA6" w:rsidRPr="00380894" w:rsidRDefault="00087AA6" w:rsidP="00087AA6">
      <w:pPr>
        <w:spacing w:line="276" w:lineRule="auto"/>
        <w:ind w:right="-1"/>
        <w:rPr>
          <w:rFonts w:ascii="Sylfaen" w:hAnsi="Sylfaen"/>
          <w:sz w:val="22"/>
          <w:szCs w:val="22"/>
          <w:lang w:val="hy-AM"/>
        </w:rPr>
      </w:pPr>
      <w:r w:rsidRPr="00380894">
        <w:rPr>
          <w:rFonts w:ascii="Sylfaen" w:hAnsi="Sylfaen"/>
          <w:sz w:val="22"/>
          <w:szCs w:val="22"/>
          <w:lang w:val="hy-AM"/>
        </w:rPr>
        <w:t xml:space="preserve">4. </w:t>
      </w:r>
      <w:r w:rsidRPr="00380894">
        <w:rPr>
          <w:rFonts w:ascii="Sylfaen" w:hAnsi="Sylfaen" w:cs="Sylfaen"/>
          <w:sz w:val="22"/>
          <w:szCs w:val="22"/>
          <w:lang w:val="hy-AM"/>
        </w:rPr>
        <w:t>Գրաֆիկական մասի ծավալը</w:t>
      </w:r>
      <w:r w:rsidRPr="00380894">
        <w:rPr>
          <w:rFonts w:ascii="Sylfaen" w:hAnsi="Sylfaen" w:cs="Arial Armenian"/>
          <w:sz w:val="22"/>
          <w:szCs w:val="22"/>
          <w:lang w:val="hy-AM"/>
        </w:rPr>
        <w:t xml:space="preserve"> (</w:t>
      </w:r>
      <w:r w:rsidRPr="00380894">
        <w:rPr>
          <w:rFonts w:ascii="Sylfaen" w:hAnsi="Sylfaen" w:cs="Sylfaen"/>
          <w:sz w:val="22"/>
          <w:szCs w:val="22"/>
          <w:lang w:val="hy-AM"/>
        </w:rPr>
        <w:t>պարտադիր գծագրերի թվարկմամբ</w:t>
      </w:r>
      <w:r w:rsidRPr="00380894">
        <w:rPr>
          <w:rFonts w:ascii="Sylfaen" w:hAnsi="Sylfaen"/>
          <w:sz w:val="22"/>
          <w:szCs w:val="22"/>
          <w:lang w:val="hy-AM"/>
        </w:rPr>
        <w:t>)</w:t>
      </w:r>
    </w:p>
    <w:p w14:paraId="178ED7F6" w14:textId="1761809A" w:rsidR="000742A8" w:rsidRDefault="00087AA6" w:rsidP="00ED3406">
      <w:pPr>
        <w:pStyle w:val="BodyTextIndent3"/>
        <w:spacing w:line="259" w:lineRule="auto"/>
        <w:ind w:right="-58" w:firstLine="0"/>
        <w:rPr>
          <w:rFonts w:ascii="GHEA Grapalat" w:hAnsi="GHEA Grapalat"/>
          <w:sz w:val="22"/>
          <w:szCs w:val="22"/>
          <w:u w:val="single"/>
          <w:lang w:val="hy-AM"/>
        </w:rPr>
      </w:pPr>
      <w:r w:rsidRPr="00622271">
        <w:rPr>
          <w:rFonts w:ascii="Sylfaen" w:hAnsi="Sylfaen"/>
          <w:i/>
          <w:iCs/>
          <w:u w:val="single"/>
          <w:lang w:val="hy-AM"/>
        </w:rPr>
        <w:t>Ներածություն,</w:t>
      </w:r>
      <w:r w:rsidR="00ED3406">
        <w:rPr>
          <w:rFonts w:ascii="Sylfaen" w:hAnsi="Sylfaen"/>
          <w:i/>
          <w:iCs/>
          <w:u w:val="single"/>
          <w:lang w:val="hy-AM"/>
        </w:rPr>
        <w:t xml:space="preserve"> </w:t>
      </w:r>
      <w:r w:rsidR="004A6ED8" w:rsidRPr="00493A56">
        <w:rPr>
          <w:rFonts w:ascii="Sylfaen" w:hAnsi="Sylfaen"/>
          <w:i/>
          <w:iCs/>
          <w:u w:val="single"/>
          <w:lang w:val="hy-AM"/>
        </w:rPr>
        <w:t>Գրականության</w:t>
      </w:r>
      <w:r w:rsidR="003F4828">
        <w:rPr>
          <w:rFonts w:ascii="Sylfaen" w:hAnsi="Sylfaen"/>
          <w:i/>
          <w:iCs/>
          <w:u w:val="single"/>
          <w:lang w:val="hy-AM"/>
        </w:rPr>
        <w:t xml:space="preserve"> </w:t>
      </w:r>
      <w:r w:rsidR="004A6ED8" w:rsidRPr="00493A56">
        <w:rPr>
          <w:rFonts w:ascii="Sylfaen" w:hAnsi="Sylfaen"/>
          <w:i/>
          <w:iCs/>
          <w:u w:val="single"/>
          <w:lang w:val="hy-AM"/>
        </w:rPr>
        <w:t>ակնարկ,</w:t>
      </w:r>
      <w:r w:rsidR="00ED3406">
        <w:rPr>
          <w:rFonts w:ascii="Sylfaen" w:hAnsi="Sylfaen"/>
          <w:i/>
          <w:iCs/>
          <w:u w:val="single"/>
          <w:lang w:val="hy-AM"/>
        </w:rPr>
        <w:t xml:space="preserve"> </w:t>
      </w:r>
      <w:r w:rsidRPr="00493A56">
        <w:rPr>
          <w:rFonts w:ascii="Sylfaen" w:hAnsi="Sylfaen"/>
          <w:i/>
          <w:iCs/>
          <w:u w:val="single"/>
          <w:lang w:val="hy-AM"/>
        </w:rPr>
        <w:t>Խնդրի դրվածք,</w:t>
      </w:r>
      <w:r w:rsidR="00ED3406">
        <w:rPr>
          <w:rFonts w:ascii="Sylfaen" w:hAnsi="Sylfaen"/>
          <w:i/>
          <w:iCs/>
          <w:u w:val="single"/>
          <w:lang w:val="hy-AM"/>
        </w:rPr>
        <w:t xml:space="preserve"> </w:t>
      </w:r>
      <w:r w:rsidRPr="00493A56">
        <w:rPr>
          <w:rFonts w:ascii="Sylfaen" w:hAnsi="Sylfaen"/>
          <w:i/>
          <w:iCs/>
          <w:u w:val="single"/>
          <w:lang w:val="hy-AM"/>
        </w:rPr>
        <w:t>Տեսական առնչություն</w:t>
      </w:r>
      <w:r w:rsidR="001D571F">
        <w:rPr>
          <w:rFonts w:ascii="Sylfaen" w:hAnsi="Sylfaen"/>
          <w:i/>
          <w:iCs/>
          <w:u w:val="single"/>
          <w:lang w:val="hy-AM"/>
        </w:rPr>
        <w:t>ներ</w:t>
      </w:r>
      <w:r w:rsidRPr="00493A56">
        <w:rPr>
          <w:rFonts w:ascii="Sylfaen" w:hAnsi="Sylfaen"/>
          <w:i/>
          <w:iCs/>
          <w:u w:val="single"/>
          <w:lang w:val="hy-AM"/>
        </w:rPr>
        <w:t>,</w:t>
      </w:r>
      <w:r w:rsidR="00ED3406">
        <w:rPr>
          <w:rFonts w:ascii="Sylfaen" w:hAnsi="Sylfaen"/>
          <w:i/>
          <w:iCs/>
          <w:u w:val="single"/>
          <w:lang w:val="hy-AM"/>
        </w:rPr>
        <w:t xml:space="preserve"> </w:t>
      </w:r>
      <w:r w:rsidR="00E027BF">
        <w:rPr>
          <w:rFonts w:ascii="Sylfaen" w:hAnsi="Sylfaen"/>
          <w:i/>
          <w:iCs/>
          <w:u w:val="single"/>
          <w:lang w:val="hy-AM"/>
        </w:rPr>
        <w:t>Ծրագրային իրականացում</w:t>
      </w:r>
      <w:r w:rsidRPr="00493A56">
        <w:rPr>
          <w:rFonts w:ascii="Sylfaen" w:hAnsi="Sylfaen"/>
          <w:i/>
          <w:iCs/>
          <w:u w:val="single"/>
          <w:lang w:val="hy-AM"/>
        </w:rPr>
        <w:t>,</w:t>
      </w:r>
      <w:r w:rsidR="00ED3406">
        <w:rPr>
          <w:rFonts w:ascii="Sylfaen" w:hAnsi="Sylfaen"/>
          <w:i/>
          <w:iCs/>
          <w:u w:val="single"/>
          <w:lang w:val="hy-AM"/>
        </w:rPr>
        <w:t xml:space="preserve"> </w:t>
      </w:r>
      <w:r w:rsidR="00E027BF">
        <w:rPr>
          <w:rFonts w:ascii="Sylfaen" w:hAnsi="Sylfaen"/>
          <w:i/>
          <w:iCs/>
          <w:u w:val="single"/>
          <w:lang w:val="hy-AM"/>
        </w:rPr>
        <w:t>Ստացված արդյունքներ,</w:t>
      </w:r>
      <w:r w:rsidR="003F4828">
        <w:rPr>
          <w:rFonts w:ascii="Sylfaen" w:hAnsi="Sylfaen"/>
          <w:i/>
          <w:iCs/>
          <w:u w:val="single"/>
          <w:lang w:val="hy-AM"/>
        </w:rPr>
        <w:t xml:space="preserve"> </w:t>
      </w:r>
      <w:r w:rsidRPr="00493A56">
        <w:rPr>
          <w:rFonts w:ascii="Sylfaen" w:hAnsi="Sylfaen"/>
          <w:i/>
          <w:iCs/>
          <w:u w:val="single"/>
          <w:lang w:val="hy-AM"/>
        </w:rPr>
        <w:t>Եզրակացություն,</w:t>
      </w:r>
      <w:r w:rsidR="003F4828">
        <w:rPr>
          <w:rFonts w:ascii="Sylfaen" w:hAnsi="Sylfaen"/>
          <w:i/>
          <w:iCs/>
          <w:u w:val="single"/>
          <w:lang w:val="hy-AM"/>
        </w:rPr>
        <w:t xml:space="preserve"> </w:t>
      </w:r>
      <w:r w:rsidRPr="00493A56">
        <w:rPr>
          <w:rFonts w:ascii="Sylfaen" w:hAnsi="Sylfaen"/>
          <w:i/>
          <w:iCs/>
          <w:u w:val="single"/>
          <w:lang w:val="hy-AM"/>
        </w:rPr>
        <w:t xml:space="preserve"> Գրականության </w:t>
      </w:r>
      <w:r w:rsidRPr="00622271">
        <w:rPr>
          <w:rFonts w:ascii="Sylfaen" w:hAnsi="Sylfaen"/>
          <w:i/>
          <w:iCs/>
          <w:u w:val="single"/>
          <w:lang w:val="hy-AM"/>
        </w:rPr>
        <w:t>ցանկ։</w:t>
      </w:r>
      <w:r w:rsidR="00147EF1" w:rsidRPr="00622271">
        <w:rPr>
          <w:rFonts w:ascii="GHEA Grapalat" w:hAnsi="GHEA Grapalat"/>
          <w:sz w:val="22"/>
          <w:szCs w:val="22"/>
          <w:u w:val="single"/>
          <w:lang w:val="hy-AM"/>
        </w:rPr>
        <w:t xml:space="preserve"> </w:t>
      </w:r>
    </w:p>
    <w:p w14:paraId="64061CFC" w14:textId="1BD9BBED" w:rsidR="002C6466" w:rsidRPr="000E72F5" w:rsidRDefault="000E72F5" w:rsidP="00CB0E59">
      <w:pPr>
        <w:pStyle w:val="BodyTextIndent3"/>
        <w:spacing w:line="259" w:lineRule="auto"/>
        <w:ind w:right="-58" w:firstLine="0"/>
        <w:rPr>
          <w:rFonts w:ascii="GHEA Grapalat" w:hAnsi="GHEA Grapalat"/>
          <w:sz w:val="22"/>
          <w:szCs w:val="22"/>
          <w:u w:val="single"/>
          <w:lang w:val="hy-AM"/>
        </w:rPr>
      </w:pPr>
      <w:r>
        <w:rPr>
          <w:rFonts w:ascii="Sylfaen" w:hAnsi="Sylfaen"/>
          <w:noProof/>
          <w:lang w:val="hy-AM"/>
          <w14:ligatures w14:val="standardContextual"/>
        </w:rPr>
        <mc:AlternateContent>
          <mc:Choice Requires="wps">
            <w:drawing>
              <wp:anchor distT="0" distB="0" distL="114300" distR="114300" simplePos="0" relativeHeight="251677696" behindDoc="0" locked="0" layoutInCell="1" allowOverlap="1" wp14:anchorId="744C7D60" wp14:editId="0BC6BB44">
                <wp:simplePos x="0" y="0"/>
                <wp:positionH relativeFrom="column">
                  <wp:posOffset>2689860</wp:posOffset>
                </wp:positionH>
                <wp:positionV relativeFrom="paragraph">
                  <wp:posOffset>393700</wp:posOffset>
                </wp:positionV>
                <wp:extent cx="576775" cy="288388"/>
                <wp:effectExtent l="0" t="0" r="13970" b="16510"/>
                <wp:wrapNone/>
                <wp:docPr id="57" name="Rectangle 57"/>
                <wp:cNvGraphicFramePr/>
                <a:graphic xmlns:a="http://schemas.openxmlformats.org/drawingml/2006/main">
                  <a:graphicData uri="http://schemas.microsoft.com/office/word/2010/wordprocessingShape">
                    <wps:wsp>
                      <wps:cNvSpPr/>
                      <wps:spPr>
                        <a:xfrm>
                          <a:off x="0" y="0"/>
                          <a:ext cx="576775" cy="2883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F6EF5" id="Rectangle 57" o:spid="_x0000_s1026" style="position:absolute;margin-left:211.8pt;margin-top:31pt;width:45.4pt;height:2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" fillcolor="white [3212]" strokecolor="white [3212]" strokeweight="1pt"/>
            </w:pict>
          </mc:Fallback>
        </mc:AlternateContent>
      </w:r>
    </w:p>
    <w:p w14:paraId="0706C6D6" w14:textId="71DF7E38" w:rsidR="00EC22BA" w:rsidRPr="00380894" w:rsidRDefault="00EC22BA" w:rsidP="00EC22BA">
      <w:pPr>
        <w:rPr>
          <w:rFonts w:ascii="Sylfaen" w:hAnsi="Sylfaen"/>
          <w:sz w:val="22"/>
          <w:szCs w:val="22"/>
          <w:lang w:val="hy-AM"/>
        </w:rPr>
      </w:pPr>
      <w:r w:rsidRPr="00380894">
        <w:rPr>
          <w:rFonts w:ascii="Sylfaen" w:hAnsi="Sylfaen"/>
          <w:sz w:val="22"/>
          <w:szCs w:val="22"/>
          <w:lang w:val="hy-AM"/>
        </w:rPr>
        <w:lastRenderedPageBreak/>
        <w:t xml:space="preserve">5. </w:t>
      </w:r>
      <w:r w:rsidRPr="00380894">
        <w:rPr>
          <w:rFonts w:ascii="Sylfaen" w:hAnsi="Sylfaen" w:cs="Sylfaen"/>
          <w:sz w:val="22"/>
          <w:szCs w:val="22"/>
          <w:lang w:val="hy-AM"/>
        </w:rPr>
        <w:t>Աշխատանքի կատարման օրացուցային պլան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4348"/>
        <w:gridCol w:w="1673"/>
        <w:gridCol w:w="1181"/>
        <w:gridCol w:w="1578"/>
      </w:tblGrid>
      <w:tr w:rsidR="0023614E" w:rsidRPr="00380894" w14:paraId="1FA62DF6" w14:textId="77777777" w:rsidTr="00234F13">
        <w:trPr>
          <w:trHeight w:val="380"/>
        </w:trPr>
        <w:tc>
          <w:tcPr>
            <w:tcW w:w="299" w:type="pct"/>
            <w:vMerge w:val="restart"/>
            <w:vAlign w:val="center"/>
          </w:tcPr>
          <w:p w14:paraId="0BD27E4C" w14:textId="77777777" w:rsidR="0023614E" w:rsidRPr="00380894" w:rsidRDefault="0023614E" w:rsidP="00234F13">
            <w:pPr>
              <w:jc w:val="center"/>
              <w:rPr>
                <w:rFonts w:ascii="Sylfaen" w:hAnsi="Sylfaen" w:cs="Sylfaen"/>
                <w:sz w:val="20"/>
                <w:szCs w:val="20"/>
                <w:lang w:val="hy-AM"/>
              </w:rPr>
            </w:pPr>
            <w:r w:rsidRPr="00380894">
              <w:rPr>
                <w:rFonts w:ascii="Sylfaen" w:hAnsi="Sylfaen" w:cs="Sylfaen"/>
                <w:sz w:val="20"/>
                <w:szCs w:val="20"/>
                <w:lang w:val="hy-AM"/>
              </w:rPr>
              <w:t>թիվ</w:t>
            </w:r>
          </w:p>
        </w:tc>
        <w:tc>
          <w:tcPr>
            <w:tcW w:w="3856" w:type="pct"/>
            <w:gridSpan w:val="3"/>
            <w:vAlign w:val="center"/>
          </w:tcPr>
          <w:p w14:paraId="2543D9CA" w14:textId="06B71D0B" w:rsidR="0023614E" w:rsidRPr="00380894" w:rsidRDefault="0023614E" w:rsidP="00234F13">
            <w:pPr>
              <w:jc w:val="center"/>
              <w:rPr>
                <w:rFonts w:ascii="Sylfaen" w:hAnsi="Sylfaen" w:cs="Sylfaen"/>
                <w:sz w:val="20"/>
                <w:szCs w:val="20"/>
                <w:lang w:val="hy-AM"/>
              </w:rPr>
            </w:pPr>
            <w:r w:rsidRPr="00380894">
              <w:rPr>
                <w:rFonts w:ascii="Sylfaen" w:hAnsi="Sylfaen" w:cs="Sylfaen"/>
                <w:sz w:val="20"/>
                <w:szCs w:val="20"/>
                <w:lang w:val="hy-AM"/>
              </w:rPr>
              <w:t>Աշխատանքի կատարման փուլերը</w:t>
            </w:r>
          </w:p>
        </w:tc>
        <w:tc>
          <w:tcPr>
            <w:tcW w:w="845" w:type="pct"/>
            <w:vMerge w:val="restart"/>
            <w:vAlign w:val="center"/>
          </w:tcPr>
          <w:p w14:paraId="3706EC5B" w14:textId="77777777" w:rsidR="0023614E" w:rsidRPr="00380894" w:rsidRDefault="0023614E" w:rsidP="00234F13">
            <w:pPr>
              <w:ind w:right="-235" w:hanging="108"/>
              <w:jc w:val="center"/>
              <w:rPr>
                <w:rFonts w:ascii="Sylfaen" w:hAnsi="Sylfaen"/>
                <w:sz w:val="20"/>
                <w:szCs w:val="20"/>
                <w:lang w:val="hy-AM"/>
              </w:rPr>
            </w:pPr>
            <w:r w:rsidRPr="00380894">
              <w:rPr>
                <w:rFonts w:ascii="Sylfaen" w:hAnsi="Sylfaen" w:cs="Sylfaen"/>
                <w:sz w:val="20"/>
                <w:szCs w:val="20"/>
                <w:lang w:val="hy-AM"/>
              </w:rPr>
              <w:t>Ծանոթություն</w:t>
            </w:r>
          </w:p>
        </w:tc>
      </w:tr>
      <w:tr w:rsidR="000465B9" w:rsidRPr="00380894" w14:paraId="537EB3F0" w14:textId="77777777" w:rsidTr="00234F13">
        <w:trPr>
          <w:trHeight w:val="380"/>
        </w:trPr>
        <w:tc>
          <w:tcPr>
            <w:tcW w:w="299" w:type="pct"/>
            <w:vMerge/>
            <w:vAlign w:val="center"/>
          </w:tcPr>
          <w:p w14:paraId="453DF41C" w14:textId="77777777" w:rsidR="0023614E" w:rsidRPr="00380894" w:rsidRDefault="0023614E" w:rsidP="00234F13">
            <w:pPr>
              <w:jc w:val="center"/>
              <w:rPr>
                <w:rFonts w:ascii="Sylfaen" w:hAnsi="Sylfaen" w:cs="Sylfaen"/>
                <w:sz w:val="20"/>
                <w:szCs w:val="20"/>
                <w:lang w:val="hy-AM"/>
              </w:rPr>
            </w:pPr>
          </w:p>
        </w:tc>
        <w:tc>
          <w:tcPr>
            <w:tcW w:w="2327" w:type="pct"/>
            <w:vAlign w:val="center"/>
          </w:tcPr>
          <w:p w14:paraId="74CAA36C" w14:textId="77777777" w:rsidR="0023614E" w:rsidRPr="00380894" w:rsidRDefault="0023614E" w:rsidP="00234F13">
            <w:pPr>
              <w:jc w:val="center"/>
              <w:rPr>
                <w:rFonts w:ascii="Sylfaen" w:hAnsi="Sylfaen" w:cs="Sylfaen"/>
                <w:sz w:val="20"/>
                <w:szCs w:val="20"/>
                <w:lang w:val="hy-AM"/>
              </w:rPr>
            </w:pPr>
            <w:r w:rsidRPr="00380894">
              <w:rPr>
                <w:rFonts w:ascii="Sylfaen" w:hAnsi="Sylfaen" w:cs="Sylfaen"/>
                <w:sz w:val="20"/>
                <w:szCs w:val="20"/>
                <w:lang w:val="hy-AM"/>
              </w:rPr>
              <w:t>Անվանումը</w:t>
            </w:r>
          </w:p>
        </w:tc>
        <w:tc>
          <w:tcPr>
            <w:tcW w:w="896" w:type="pct"/>
            <w:vAlign w:val="center"/>
          </w:tcPr>
          <w:p w14:paraId="1CEC4A7E" w14:textId="268A7AA9" w:rsidR="0023614E" w:rsidRPr="00380894" w:rsidRDefault="00837FAB" w:rsidP="00234F13">
            <w:pPr>
              <w:ind w:right="-108" w:hanging="108"/>
              <w:jc w:val="center"/>
              <w:rPr>
                <w:rFonts w:ascii="Sylfaen" w:hAnsi="Sylfaen"/>
                <w:sz w:val="20"/>
                <w:szCs w:val="20"/>
                <w:lang w:val="hy-AM"/>
              </w:rPr>
            </w:pPr>
            <w:r>
              <w:rPr>
                <w:rFonts w:ascii="Sylfaen" w:hAnsi="Sylfaen" w:cs="Sylfaen"/>
                <w:sz w:val="20"/>
                <w:szCs w:val="20"/>
                <w:lang w:val="hy-AM"/>
              </w:rPr>
              <w:t>Կ</w:t>
            </w:r>
            <w:r w:rsidR="0023614E" w:rsidRPr="00380894">
              <w:rPr>
                <w:rFonts w:ascii="Sylfaen" w:hAnsi="Sylfaen" w:cs="Sylfaen"/>
                <w:sz w:val="20"/>
                <w:szCs w:val="20"/>
                <w:lang w:val="hy-AM"/>
              </w:rPr>
              <w:t>ատ</w:t>
            </w:r>
            <w:r w:rsidR="0023614E" w:rsidRPr="00380894">
              <w:rPr>
                <w:rFonts w:ascii="Sylfaen" w:hAnsi="Sylfaen" w:cs="Arial Armenian"/>
                <w:sz w:val="20"/>
                <w:szCs w:val="20"/>
                <w:lang w:val="hy-AM"/>
              </w:rPr>
              <w:t xml:space="preserve">. </w:t>
            </w:r>
            <w:r w:rsidR="0023614E" w:rsidRPr="00380894">
              <w:rPr>
                <w:rFonts w:ascii="Sylfaen" w:hAnsi="Sylfaen" w:cs="Sylfaen"/>
                <w:sz w:val="20"/>
                <w:szCs w:val="20"/>
                <w:lang w:val="hy-AM"/>
              </w:rPr>
              <w:t>ժամկ</w:t>
            </w:r>
            <w:r w:rsidR="0023614E" w:rsidRPr="00380894">
              <w:rPr>
                <w:rFonts w:ascii="Sylfaen" w:hAnsi="Sylfaen"/>
                <w:sz w:val="20"/>
                <w:szCs w:val="20"/>
                <w:lang w:val="hy-AM"/>
              </w:rPr>
              <w:t>.</w:t>
            </w:r>
          </w:p>
        </w:tc>
        <w:tc>
          <w:tcPr>
            <w:tcW w:w="633" w:type="pct"/>
            <w:vAlign w:val="center"/>
          </w:tcPr>
          <w:p w14:paraId="2FF278C0" w14:textId="23D8FBBA" w:rsidR="0023614E" w:rsidRPr="00380894" w:rsidRDefault="00837FAB" w:rsidP="00234F13">
            <w:pPr>
              <w:ind w:right="-108" w:hanging="108"/>
              <w:jc w:val="center"/>
              <w:rPr>
                <w:rFonts w:ascii="Sylfaen" w:hAnsi="Sylfaen"/>
                <w:sz w:val="20"/>
                <w:szCs w:val="20"/>
                <w:lang w:val="hy-AM"/>
              </w:rPr>
            </w:pPr>
            <w:r>
              <w:rPr>
                <w:rFonts w:ascii="Sylfaen" w:hAnsi="Sylfaen" w:cs="Sylfaen"/>
                <w:sz w:val="20"/>
                <w:szCs w:val="20"/>
                <w:lang w:val="hy-AM"/>
              </w:rPr>
              <w:t>Հ</w:t>
            </w:r>
            <w:r w:rsidR="0023614E" w:rsidRPr="00380894">
              <w:rPr>
                <w:rFonts w:ascii="Sylfaen" w:hAnsi="Sylfaen" w:cs="Sylfaen"/>
                <w:sz w:val="20"/>
                <w:szCs w:val="20"/>
                <w:lang w:val="hy-AM"/>
              </w:rPr>
              <w:t>աշվ</w:t>
            </w:r>
            <w:r w:rsidR="0023614E" w:rsidRPr="00380894">
              <w:rPr>
                <w:rFonts w:ascii="Sylfaen" w:hAnsi="Sylfaen" w:cs="Arial Armenian"/>
                <w:sz w:val="20"/>
                <w:szCs w:val="20"/>
                <w:lang w:val="hy-AM"/>
              </w:rPr>
              <w:t xml:space="preserve">. </w:t>
            </w:r>
            <w:r w:rsidR="0023614E" w:rsidRPr="00380894">
              <w:rPr>
                <w:rFonts w:ascii="Sylfaen" w:hAnsi="Sylfaen" w:cs="Sylfaen"/>
                <w:sz w:val="20"/>
                <w:szCs w:val="20"/>
                <w:lang w:val="hy-AM"/>
              </w:rPr>
              <w:t>ձևը</w:t>
            </w:r>
          </w:p>
        </w:tc>
        <w:tc>
          <w:tcPr>
            <w:tcW w:w="845" w:type="pct"/>
            <w:vMerge/>
            <w:vAlign w:val="center"/>
          </w:tcPr>
          <w:p w14:paraId="040F2157" w14:textId="77777777" w:rsidR="0023614E" w:rsidRPr="00380894" w:rsidRDefault="0023614E" w:rsidP="00234F13">
            <w:pPr>
              <w:jc w:val="center"/>
              <w:rPr>
                <w:rFonts w:ascii="Sylfaen" w:hAnsi="Sylfaen"/>
                <w:lang w:val="hy-AM"/>
              </w:rPr>
            </w:pPr>
          </w:p>
        </w:tc>
      </w:tr>
      <w:tr w:rsidR="000465B9" w:rsidRPr="00380894" w14:paraId="2B3C8870" w14:textId="77777777" w:rsidTr="00234F13">
        <w:trPr>
          <w:trHeight w:val="480"/>
        </w:trPr>
        <w:tc>
          <w:tcPr>
            <w:tcW w:w="299" w:type="pct"/>
          </w:tcPr>
          <w:p w14:paraId="3EC9D3E8" w14:textId="77777777" w:rsidR="0023614E" w:rsidRPr="00380894" w:rsidRDefault="0023614E" w:rsidP="00234F13">
            <w:pPr>
              <w:rPr>
                <w:rFonts w:ascii="Sylfaen" w:hAnsi="Sylfaen"/>
                <w:b/>
                <w:i/>
                <w:sz w:val="20"/>
                <w:szCs w:val="20"/>
                <w:lang w:val="hy-AM"/>
              </w:rPr>
            </w:pPr>
            <w:r w:rsidRPr="00380894">
              <w:rPr>
                <w:rFonts w:ascii="Sylfaen" w:hAnsi="Sylfaen"/>
                <w:b/>
                <w:i/>
                <w:sz w:val="20"/>
                <w:szCs w:val="20"/>
                <w:lang w:val="hy-AM"/>
              </w:rPr>
              <w:t>1.</w:t>
            </w:r>
          </w:p>
        </w:tc>
        <w:tc>
          <w:tcPr>
            <w:tcW w:w="2327" w:type="pct"/>
            <w:vAlign w:val="center"/>
          </w:tcPr>
          <w:p w14:paraId="5FD33D53" w14:textId="77777777" w:rsidR="0023614E" w:rsidRPr="00E45DD6" w:rsidRDefault="0023614E" w:rsidP="00234F13">
            <w:pPr>
              <w:jc w:val="both"/>
              <w:rPr>
                <w:rFonts w:ascii="Sylfaen" w:hAnsi="Sylfaen"/>
                <w:bCs/>
                <w:iCs/>
                <w:sz w:val="20"/>
                <w:szCs w:val="20"/>
                <w:lang w:val="hy-AM"/>
              </w:rPr>
            </w:pPr>
            <w:r w:rsidRPr="00E45DD6">
              <w:rPr>
                <w:rFonts w:ascii="Sylfaen" w:hAnsi="Sylfaen"/>
                <w:bCs/>
                <w:iCs/>
                <w:sz w:val="20"/>
                <w:szCs w:val="20"/>
                <w:lang w:val="hy-AM"/>
              </w:rPr>
              <w:t>Ավարտական աշխատանքի թեմայի ընտրություն</w:t>
            </w:r>
          </w:p>
        </w:tc>
        <w:tc>
          <w:tcPr>
            <w:tcW w:w="896" w:type="pct"/>
            <w:vMerge w:val="restart"/>
            <w:vAlign w:val="center"/>
          </w:tcPr>
          <w:p w14:paraId="45E49562" w14:textId="12B721A8" w:rsidR="0023614E" w:rsidRPr="008B61FB" w:rsidRDefault="00150E59" w:rsidP="00234F13">
            <w:pPr>
              <w:jc w:val="center"/>
              <w:rPr>
                <w:rFonts w:ascii="Sylfaen" w:hAnsi="Sylfaen"/>
                <w:b/>
                <w:sz w:val="20"/>
                <w:szCs w:val="20"/>
                <w:lang w:val="hy-AM"/>
              </w:rPr>
            </w:pPr>
            <w:r w:rsidRPr="008B61FB">
              <w:rPr>
                <w:rFonts w:ascii="Sylfaen" w:hAnsi="Sylfaen"/>
                <w:b/>
                <w:sz w:val="20"/>
                <w:szCs w:val="20"/>
                <w:lang w:val="hy-AM"/>
              </w:rPr>
              <w:t>21</w:t>
            </w:r>
            <w:r w:rsidR="0023614E" w:rsidRPr="008B61FB">
              <w:rPr>
                <w:rFonts w:ascii="Sylfaen" w:hAnsi="Sylfaen"/>
                <w:b/>
                <w:sz w:val="20"/>
                <w:szCs w:val="20"/>
                <w:lang w:val="hy-AM"/>
              </w:rPr>
              <w:t>.0</w:t>
            </w:r>
            <w:r w:rsidR="005E7E0D" w:rsidRPr="008B61FB">
              <w:rPr>
                <w:rFonts w:ascii="Sylfaen" w:hAnsi="Sylfaen"/>
                <w:b/>
                <w:sz w:val="20"/>
                <w:szCs w:val="20"/>
                <w:lang w:val="hy-AM"/>
              </w:rPr>
              <w:t>6</w:t>
            </w:r>
            <w:r w:rsidR="0023614E" w:rsidRPr="008B61FB">
              <w:rPr>
                <w:rFonts w:ascii="Sylfaen" w:hAnsi="Sylfaen"/>
                <w:b/>
                <w:sz w:val="20"/>
                <w:szCs w:val="20"/>
                <w:lang w:val="hy-AM"/>
              </w:rPr>
              <w:t>.202</w:t>
            </w:r>
            <w:r w:rsidR="00527B6F" w:rsidRPr="008B61FB">
              <w:rPr>
                <w:rFonts w:ascii="Sylfaen" w:hAnsi="Sylfaen"/>
                <w:b/>
                <w:sz w:val="20"/>
                <w:szCs w:val="20"/>
                <w:lang w:val="hy-AM"/>
              </w:rPr>
              <w:t>5</w:t>
            </w:r>
            <w:r w:rsidR="0023614E" w:rsidRPr="008B61FB">
              <w:rPr>
                <w:rFonts w:ascii="Sylfaen" w:hAnsi="Sylfaen"/>
                <w:b/>
                <w:sz w:val="20"/>
                <w:szCs w:val="20"/>
                <w:lang w:val="hy-AM"/>
              </w:rPr>
              <w:t>թ.-</w:t>
            </w:r>
          </w:p>
          <w:p w14:paraId="6D43B095" w14:textId="1A4301AB" w:rsidR="0023614E" w:rsidRPr="00380894" w:rsidRDefault="0023614E" w:rsidP="00234F13">
            <w:pPr>
              <w:jc w:val="center"/>
              <w:rPr>
                <w:rFonts w:ascii="Sylfaen" w:hAnsi="Sylfaen"/>
                <w:highlight w:val="yellow"/>
                <w:lang w:val="hy-AM"/>
              </w:rPr>
            </w:pPr>
            <w:r w:rsidRPr="008B61FB">
              <w:rPr>
                <w:rFonts w:ascii="Sylfaen" w:hAnsi="Sylfaen"/>
                <w:b/>
                <w:sz w:val="20"/>
                <w:szCs w:val="20"/>
                <w:lang w:val="hy-AM"/>
              </w:rPr>
              <w:t>2</w:t>
            </w:r>
            <w:r w:rsidR="00150E59" w:rsidRPr="008B61FB">
              <w:rPr>
                <w:rFonts w:ascii="Sylfaen" w:hAnsi="Sylfaen"/>
                <w:b/>
                <w:sz w:val="20"/>
                <w:szCs w:val="20"/>
                <w:lang w:val="hy-AM"/>
              </w:rPr>
              <w:t>5</w:t>
            </w:r>
            <w:r w:rsidRPr="008B61FB">
              <w:rPr>
                <w:rFonts w:ascii="Sylfaen" w:hAnsi="Sylfaen"/>
                <w:b/>
                <w:sz w:val="20"/>
                <w:szCs w:val="20"/>
                <w:lang w:val="hy-AM"/>
              </w:rPr>
              <w:t>.0</w:t>
            </w:r>
            <w:r w:rsidR="005E7E0D" w:rsidRPr="008B61FB">
              <w:rPr>
                <w:rFonts w:ascii="Sylfaen" w:hAnsi="Sylfaen"/>
                <w:b/>
                <w:sz w:val="20"/>
                <w:szCs w:val="20"/>
                <w:lang w:val="hy-AM"/>
              </w:rPr>
              <w:t>8</w:t>
            </w:r>
            <w:r w:rsidRPr="008B61FB">
              <w:rPr>
                <w:rFonts w:ascii="Sylfaen" w:hAnsi="Sylfaen"/>
                <w:b/>
                <w:sz w:val="20"/>
                <w:szCs w:val="20"/>
                <w:lang w:val="hy-AM"/>
              </w:rPr>
              <w:t>.202</w:t>
            </w:r>
            <w:r w:rsidR="00527B6F" w:rsidRPr="008B61FB">
              <w:rPr>
                <w:rFonts w:ascii="Sylfaen" w:hAnsi="Sylfaen"/>
                <w:b/>
                <w:sz w:val="20"/>
                <w:szCs w:val="20"/>
                <w:lang w:val="hy-AM"/>
              </w:rPr>
              <w:t>5</w:t>
            </w:r>
            <w:r w:rsidRPr="008B61FB">
              <w:rPr>
                <w:rFonts w:ascii="Sylfaen" w:hAnsi="Sylfaen"/>
                <w:b/>
                <w:sz w:val="20"/>
                <w:szCs w:val="20"/>
                <w:lang w:val="hy-AM"/>
              </w:rPr>
              <w:t>թ.</w:t>
            </w:r>
          </w:p>
        </w:tc>
        <w:tc>
          <w:tcPr>
            <w:tcW w:w="633" w:type="pct"/>
            <w:vMerge w:val="restart"/>
            <w:vAlign w:val="center"/>
          </w:tcPr>
          <w:p w14:paraId="58DA381E" w14:textId="77777777" w:rsidR="0023614E" w:rsidRPr="00307C8D" w:rsidRDefault="0023614E" w:rsidP="00234F13">
            <w:pPr>
              <w:jc w:val="center"/>
              <w:rPr>
                <w:rFonts w:ascii="Sylfaen" w:hAnsi="Sylfaen"/>
                <w:sz w:val="18"/>
                <w:szCs w:val="18"/>
                <w:lang w:val="hy-AM"/>
              </w:rPr>
            </w:pPr>
            <w:r w:rsidRPr="00307C8D">
              <w:rPr>
                <w:rFonts w:ascii="Sylfaen" w:hAnsi="Sylfaen"/>
                <w:b/>
                <w:i/>
                <w:sz w:val="18"/>
                <w:szCs w:val="18"/>
                <w:lang w:val="hy-AM"/>
              </w:rPr>
              <w:t>Տպագրված սևագիր տարբերակ</w:t>
            </w:r>
          </w:p>
        </w:tc>
        <w:tc>
          <w:tcPr>
            <w:tcW w:w="845" w:type="pct"/>
          </w:tcPr>
          <w:p w14:paraId="46A7B7A1" w14:textId="77777777" w:rsidR="0023614E" w:rsidRPr="00380894" w:rsidRDefault="0023614E" w:rsidP="00234F13">
            <w:pPr>
              <w:rPr>
                <w:rFonts w:ascii="Sylfaen" w:hAnsi="Sylfaen"/>
                <w:lang w:val="hy-AM"/>
              </w:rPr>
            </w:pPr>
          </w:p>
        </w:tc>
      </w:tr>
      <w:tr w:rsidR="000465B9" w:rsidRPr="00380894" w14:paraId="70A48EB9" w14:textId="77777777" w:rsidTr="00234F13">
        <w:trPr>
          <w:trHeight w:val="480"/>
        </w:trPr>
        <w:tc>
          <w:tcPr>
            <w:tcW w:w="299" w:type="pct"/>
          </w:tcPr>
          <w:p w14:paraId="4C4AE835" w14:textId="77777777" w:rsidR="0023614E" w:rsidRPr="00380894" w:rsidRDefault="0023614E" w:rsidP="00234F13">
            <w:pPr>
              <w:rPr>
                <w:rFonts w:ascii="Sylfaen" w:hAnsi="Sylfaen"/>
                <w:b/>
                <w:i/>
                <w:sz w:val="20"/>
                <w:szCs w:val="20"/>
                <w:lang w:val="hy-AM"/>
              </w:rPr>
            </w:pPr>
            <w:r w:rsidRPr="00380894">
              <w:rPr>
                <w:rFonts w:ascii="Sylfaen" w:hAnsi="Sylfaen"/>
                <w:b/>
                <w:i/>
                <w:sz w:val="20"/>
                <w:szCs w:val="20"/>
                <w:lang w:val="hy-AM"/>
              </w:rPr>
              <w:t>2.</w:t>
            </w:r>
          </w:p>
        </w:tc>
        <w:tc>
          <w:tcPr>
            <w:tcW w:w="2327" w:type="pct"/>
          </w:tcPr>
          <w:p w14:paraId="70BB29F2" w14:textId="77777777" w:rsidR="0023614E" w:rsidRPr="00E45DD6" w:rsidRDefault="0023614E" w:rsidP="00234F13">
            <w:pPr>
              <w:rPr>
                <w:rFonts w:ascii="Sylfaen" w:hAnsi="Sylfaen"/>
                <w:bCs/>
                <w:iCs/>
                <w:sz w:val="20"/>
                <w:szCs w:val="20"/>
                <w:lang w:val="hy-AM"/>
              </w:rPr>
            </w:pPr>
            <w:r w:rsidRPr="00E45DD6">
              <w:rPr>
                <w:rFonts w:ascii="Sylfaen" w:hAnsi="Sylfaen"/>
                <w:bCs/>
                <w:iCs/>
                <w:sz w:val="20"/>
                <w:szCs w:val="20"/>
                <w:lang w:val="hy-AM"/>
              </w:rPr>
              <w:t>Գրականության ընտրություն և ուսումնասիրություն</w:t>
            </w:r>
          </w:p>
        </w:tc>
        <w:tc>
          <w:tcPr>
            <w:tcW w:w="896" w:type="pct"/>
            <w:vMerge/>
            <w:vAlign w:val="center"/>
          </w:tcPr>
          <w:p w14:paraId="574509F2" w14:textId="77777777" w:rsidR="0023614E" w:rsidRPr="00380894" w:rsidRDefault="0023614E" w:rsidP="00234F13">
            <w:pPr>
              <w:jc w:val="center"/>
              <w:rPr>
                <w:rFonts w:ascii="Sylfaen" w:hAnsi="Sylfaen"/>
                <w:highlight w:val="yellow"/>
                <w:lang w:val="hy-AM"/>
              </w:rPr>
            </w:pPr>
          </w:p>
        </w:tc>
        <w:tc>
          <w:tcPr>
            <w:tcW w:w="633" w:type="pct"/>
            <w:vMerge/>
            <w:vAlign w:val="center"/>
          </w:tcPr>
          <w:p w14:paraId="0E9B6B73" w14:textId="77777777" w:rsidR="0023614E" w:rsidRPr="00307C8D" w:rsidRDefault="0023614E" w:rsidP="00234F13">
            <w:pPr>
              <w:jc w:val="center"/>
              <w:rPr>
                <w:rFonts w:ascii="Sylfaen" w:hAnsi="Sylfaen"/>
                <w:lang w:val="hy-AM"/>
              </w:rPr>
            </w:pPr>
          </w:p>
        </w:tc>
        <w:tc>
          <w:tcPr>
            <w:tcW w:w="845" w:type="pct"/>
            <w:vAlign w:val="center"/>
          </w:tcPr>
          <w:p w14:paraId="7B75C8C8" w14:textId="77777777" w:rsidR="0023614E" w:rsidRPr="00380894" w:rsidRDefault="0023614E" w:rsidP="00234F13">
            <w:pPr>
              <w:rPr>
                <w:rFonts w:ascii="Sylfaen" w:hAnsi="Sylfaen"/>
                <w:lang w:val="hy-AM"/>
              </w:rPr>
            </w:pPr>
          </w:p>
        </w:tc>
      </w:tr>
      <w:tr w:rsidR="000465B9" w:rsidRPr="00380894" w14:paraId="645FA67D" w14:textId="77777777" w:rsidTr="00234F13">
        <w:trPr>
          <w:trHeight w:val="300"/>
        </w:trPr>
        <w:tc>
          <w:tcPr>
            <w:tcW w:w="299" w:type="pct"/>
          </w:tcPr>
          <w:p w14:paraId="740448F6" w14:textId="77777777" w:rsidR="0023614E" w:rsidRPr="00380894" w:rsidRDefault="0023614E" w:rsidP="00234F13">
            <w:pPr>
              <w:rPr>
                <w:rFonts w:ascii="Sylfaen" w:hAnsi="Sylfaen"/>
                <w:lang w:val="hy-AM"/>
              </w:rPr>
            </w:pPr>
          </w:p>
        </w:tc>
        <w:tc>
          <w:tcPr>
            <w:tcW w:w="2327" w:type="pct"/>
          </w:tcPr>
          <w:p w14:paraId="63700C03" w14:textId="77777777" w:rsidR="0023614E" w:rsidRPr="00380894" w:rsidRDefault="0023614E" w:rsidP="00234F13">
            <w:pPr>
              <w:jc w:val="center"/>
              <w:rPr>
                <w:rFonts w:ascii="Sylfaen" w:hAnsi="Sylfaen"/>
                <w:b/>
                <w:lang w:val="hy-AM"/>
              </w:rPr>
            </w:pPr>
            <w:r w:rsidRPr="00380894">
              <w:rPr>
                <w:rFonts w:ascii="Sylfaen" w:hAnsi="Sylfaen"/>
                <w:b/>
                <w:lang w:val="hy-AM"/>
              </w:rPr>
              <w:t xml:space="preserve">I </w:t>
            </w:r>
            <w:r w:rsidRPr="00380894">
              <w:rPr>
                <w:rFonts w:ascii="Sylfaen" w:hAnsi="Sylfaen" w:cs="Sylfaen"/>
                <w:b/>
                <w:lang w:val="hy-AM"/>
              </w:rPr>
              <w:t>ատեստավորում</w:t>
            </w:r>
          </w:p>
        </w:tc>
        <w:tc>
          <w:tcPr>
            <w:tcW w:w="896" w:type="pct"/>
            <w:vAlign w:val="center"/>
          </w:tcPr>
          <w:p w14:paraId="5C89B8AA" w14:textId="02B555EB" w:rsidR="0023614E" w:rsidRPr="00C52A8B" w:rsidRDefault="00B61F7B" w:rsidP="00234F13">
            <w:pPr>
              <w:jc w:val="center"/>
              <w:rPr>
                <w:rFonts w:ascii="Sylfaen" w:hAnsi="Sylfaen"/>
                <w:b/>
                <w:sz w:val="20"/>
                <w:szCs w:val="20"/>
                <w:highlight w:val="yellow"/>
                <w:lang w:val="hy-AM"/>
              </w:rPr>
            </w:pPr>
            <w:r w:rsidRPr="00C52A8B">
              <w:rPr>
                <w:rFonts w:ascii="Sylfaen" w:hAnsi="Sylfaen"/>
                <w:b/>
                <w:sz w:val="20"/>
                <w:szCs w:val="20"/>
                <w:lang w:val="hy-AM"/>
              </w:rPr>
              <w:t>01</w:t>
            </w:r>
            <w:r w:rsidR="0023614E" w:rsidRPr="00C52A8B">
              <w:rPr>
                <w:rFonts w:ascii="Sylfaen" w:hAnsi="Sylfaen"/>
                <w:b/>
                <w:sz w:val="20"/>
                <w:szCs w:val="20"/>
                <w:lang w:val="hy-AM"/>
              </w:rPr>
              <w:t>.12.202</w:t>
            </w:r>
            <w:r w:rsidR="00307C8D" w:rsidRPr="00C52A8B">
              <w:rPr>
                <w:rFonts w:ascii="Sylfaen" w:hAnsi="Sylfaen"/>
                <w:b/>
                <w:sz w:val="20"/>
                <w:szCs w:val="20"/>
                <w:lang w:val="hy-AM"/>
              </w:rPr>
              <w:t>5</w:t>
            </w:r>
            <w:r w:rsidR="0023614E" w:rsidRPr="00C52A8B">
              <w:rPr>
                <w:rFonts w:ascii="Sylfaen" w:hAnsi="Sylfaen"/>
                <w:b/>
                <w:sz w:val="20"/>
                <w:szCs w:val="20"/>
                <w:lang w:val="hy-AM"/>
              </w:rPr>
              <w:t>թ.-0</w:t>
            </w:r>
            <w:r w:rsidR="00307C8D" w:rsidRPr="00C52A8B">
              <w:rPr>
                <w:rFonts w:ascii="Sylfaen" w:hAnsi="Sylfaen"/>
                <w:b/>
                <w:sz w:val="20"/>
                <w:szCs w:val="20"/>
                <w:lang w:val="hy-AM"/>
              </w:rPr>
              <w:t>5</w:t>
            </w:r>
            <w:r w:rsidR="0023614E" w:rsidRPr="00C52A8B">
              <w:rPr>
                <w:rFonts w:ascii="Sylfaen" w:hAnsi="Sylfaen"/>
                <w:b/>
                <w:sz w:val="20"/>
                <w:szCs w:val="20"/>
                <w:lang w:val="hy-AM"/>
              </w:rPr>
              <w:t>.12.202</w:t>
            </w:r>
            <w:r w:rsidR="00307C8D" w:rsidRPr="00C52A8B">
              <w:rPr>
                <w:rFonts w:ascii="Sylfaen" w:hAnsi="Sylfaen"/>
                <w:b/>
                <w:sz w:val="20"/>
                <w:szCs w:val="20"/>
                <w:lang w:val="hy-AM"/>
              </w:rPr>
              <w:t>5</w:t>
            </w:r>
            <w:r w:rsidR="0023614E" w:rsidRPr="00C52A8B">
              <w:rPr>
                <w:rFonts w:ascii="Sylfaen" w:hAnsi="Sylfaen"/>
                <w:b/>
                <w:sz w:val="20"/>
                <w:szCs w:val="20"/>
                <w:lang w:val="hy-AM"/>
              </w:rPr>
              <w:t>թ.</w:t>
            </w:r>
          </w:p>
        </w:tc>
        <w:tc>
          <w:tcPr>
            <w:tcW w:w="633" w:type="pct"/>
            <w:vMerge/>
            <w:vAlign w:val="center"/>
          </w:tcPr>
          <w:p w14:paraId="2A7E28FA" w14:textId="77777777" w:rsidR="0023614E" w:rsidRPr="00307C8D" w:rsidRDefault="0023614E" w:rsidP="00234F13">
            <w:pPr>
              <w:jc w:val="center"/>
              <w:rPr>
                <w:rFonts w:ascii="Sylfaen" w:hAnsi="Sylfaen"/>
                <w:lang w:val="hy-AM"/>
              </w:rPr>
            </w:pPr>
          </w:p>
        </w:tc>
        <w:tc>
          <w:tcPr>
            <w:tcW w:w="845" w:type="pct"/>
            <w:vAlign w:val="center"/>
          </w:tcPr>
          <w:p w14:paraId="44F6C2C8" w14:textId="77777777" w:rsidR="0023614E" w:rsidRPr="00380894" w:rsidRDefault="0023614E" w:rsidP="00234F13">
            <w:pPr>
              <w:rPr>
                <w:rFonts w:ascii="Sylfaen" w:hAnsi="Sylfaen"/>
                <w:b/>
                <w:sz w:val="20"/>
                <w:szCs w:val="20"/>
                <w:lang w:val="hy-AM"/>
              </w:rPr>
            </w:pPr>
            <w:r w:rsidRPr="00380894">
              <w:rPr>
                <w:rFonts w:ascii="Sylfaen" w:hAnsi="Sylfaen"/>
                <w:b/>
                <w:sz w:val="20"/>
                <w:szCs w:val="20"/>
                <w:lang w:val="hy-AM"/>
              </w:rPr>
              <w:t xml:space="preserve">40%, </w:t>
            </w:r>
          </w:p>
          <w:p w14:paraId="499B42D4" w14:textId="77777777" w:rsidR="0023614E" w:rsidRPr="00380894" w:rsidRDefault="0023614E" w:rsidP="00234F13">
            <w:pPr>
              <w:rPr>
                <w:rFonts w:ascii="Sylfaen" w:hAnsi="Sylfaen"/>
                <w:sz w:val="18"/>
                <w:szCs w:val="18"/>
                <w:lang w:val="hy-AM"/>
              </w:rPr>
            </w:pPr>
            <w:r w:rsidRPr="00380894">
              <w:rPr>
                <w:rFonts w:ascii="Sylfaen" w:hAnsi="Sylfaen"/>
                <w:b/>
                <w:sz w:val="20"/>
                <w:szCs w:val="20"/>
                <w:lang w:val="hy-AM"/>
              </w:rPr>
              <w:t>(10 միավոր)</w:t>
            </w:r>
          </w:p>
        </w:tc>
      </w:tr>
      <w:tr w:rsidR="000465B9" w:rsidRPr="00380894" w14:paraId="7A30DCDA" w14:textId="77777777" w:rsidTr="00234F13">
        <w:trPr>
          <w:trHeight w:val="480"/>
        </w:trPr>
        <w:tc>
          <w:tcPr>
            <w:tcW w:w="299" w:type="pct"/>
          </w:tcPr>
          <w:p w14:paraId="448303B1" w14:textId="77777777" w:rsidR="0023614E" w:rsidRPr="00380894" w:rsidRDefault="0023614E" w:rsidP="00234F13">
            <w:pPr>
              <w:rPr>
                <w:rFonts w:ascii="Sylfaen" w:hAnsi="Sylfaen"/>
                <w:b/>
                <w:i/>
                <w:sz w:val="18"/>
                <w:szCs w:val="18"/>
                <w:lang w:val="hy-AM"/>
              </w:rPr>
            </w:pPr>
            <w:r w:rsidRPr="00380894">
              <w:rPr>
                <w:rFonts w:ascii="Sylfaen" w:hAnsi="Sylfaen"/>
                <w:b/>
                <w:i/>
                <w:sz w:val="18"/>
                <w:szCs w:val="18"/>
                <w:lang w:val="hy-AM"/>
              </w:rPr>
              <w:t>3 .</w:t>
            </w:r>
          </w:p>
        </w:tc>
        <w:tc>
          <w:tcPr>
            <w:tcW w:w="2327" w:type="pct"/>
          </w:tcPr>
          <w:p w14:paraId="713187EC" w14:textId="6DBE686A" w:rsidR="0023614E" w:rsidRPr="00BC4A73" w:rsidRDefault="00020E5D" w:rsidP="00234F13">
            <w:pPr>
              <w:rPr>
                <w:rFonts w:ascii="Sylfaen" w:hAnsi="Sylfaen"/>
                <w:b/>
                <w:i/>
                <w:color w:val="000000" w:themeColor="text1"/>
                <w:sz w:val="20"/>
                <w:szCs w:val="20"/>
                <w:highlight w:val="yellow"/>
                <w:lang w:val="hy-AM"/>
              </w:rPr>
            </w:pPr>
            <w:r w:rsidRPr="00020E5D">
              <w:rPr>
                <w:rFonts w:ascii="Sylfaen" w:hAnsi="Sylfaen"/>
                <w:bCs/>
                <w:iCs/>
                <w:color w:val="000000" w:themeColor="text1"/>
                <w:sz w:val="20"/>
                <w:szCs w:val="20"/>
                <w:lang w:val="hy-AM"/>
              </w:rPr>
              <w:t>Տեղաբաշխման և կանոնակ</w:t>
            </w:r>
            <w:r w:rsidR="00D0640D">
              <w:rPr>
                <w:rFonts w:ascii="Sylfaen" w:hAnsi="Sylfaen"/>
                <w:bCs/>
                <w:iCs/>
                <w:color w:val="000000" w:themeColor="text1"/>
                <w:sz w:val="20"/>
                <w:szCs w:val="20"/>
                <w:lang w:val="hy-AM"/>
              </w:rPr>
              <w:t>արգ</w:t>
            </w:r>
            <w:r w:rsidRPr="00020E5D">
              <w:rPr>
                <w:rFonts w:ascii="Sylfaen" w:hAnsi="Sylfaen"/>
                <w:bCs/>
                <w:iCs/>
                <w:color w:val="000000" w:themeColor="text1"/>
                <w:sz w:val="20"/>
                <w:szCs w:val="20"/>
                <w:lang w:val="hy-AM"/>
              </w:rPr>
              <w:t>ման ալգորիթմների ուսումնասիրություն և մոդելի ընտրություն</w:t>
            </w:r>
          </w:p>
        </w:tc>
        <w:tc>
          <w:tcPr>
            <w:tcW w:w="896" w:type="pct"/>
            <w:vMerge w:val="restart"/>
            <w:vAlign w:val="center"/>
          </w:tcPr>
          <w:p w14:paraId="143854C9" w14:textId="34C85463" w:rsidR="0023614E" w:rsidRPr="00C52A8B" w:rsidRDefault="0023614E" w:rsidP="00234F13">
            <w:pPr>
              <w:jc w:val="center"/>
              <w:rPr>
                <w:rFonts w:ascii="Sylfaen" w:hAnsi="Sylfaen"/>
                <w:b/>
                <w:sz w:val="20"/>
                <w:szCs w:val="20"/>
                <w:lang w:val="hy-AM"/>
              </w:rPr>
            </w:pPr>
            <w:r w:rsidRPr="00C52A8B">
              <w:rPr>
                <w:rFonts w:ascii="Sylfaen" w:hAnsi="Sylfaen"/>
                <w:b/>
                <w:sz w:val="20"/>
                <w:szCs w:val="20"/>
                <w:lang w:val="hy-AM"/>
              </w:rPr>
              <w:t>0</w:t>
            </w:r>
            <w:r w:rsidR="00071A6E" w:rsidRPr="00C52A8B">
              <w:rPr>
                <w:rFonts w:ascii="Sylfaen" w:hAnsi="Sylfaen"/>
                <w:b/>
                <w:sz w:val="20"/>
                <w:szCs w:val="20"/>
                <w:lang w:val="hy-AM"/>
              </w:rPr>
              <w:t>6</w:t>
            </w:r>
            <w:r w:rsidRPr="00C52A8B">
              <w:rPr>
                <w:rFonts w:ascii="Sylfaen" w:hAnsi="Sylfaen"/>
                <w:b/>
                <w:sz w:val="20"/>
                <w:szCs w:val="20"/>
                <w:lang w:val="hy-AM"/>
              </w:rPr>
              <w:t>.12.202</w:t>
            </w:r>
            <w:r w:rsidR="003C5589" w:rsidRPr="00C52A8B">
              <w:rPr>
                <w:rFonts w:ascii="Sylfaen" w:hAnsi="Sylfaen"/>
                <w:b/>
                <w:sz w:val="20"/>
                <w:szCs w:val="20"/>
                <w:lang w:val="hy-AM"/>
              </w:rPr>
              <w:t>5</w:t>
            </w:r>
            <w:r w:rsidRPr="00C52A8B">
              <w:rPr>
                <w:rFonts w:ascii="Sylfaen" w:hAnsi="Sylfaen"/>
                <w:b/>
                <w:sz w:val="20"/>
                <w:szCs w:val="20"/>
                <w:lang w:val="hy-AM"/>
              </w:rPr>
              <w:t>թ.-</w:t>
            </w:r>
          </w:p>
          <w:p w14:paraId="501953CC" w14:textId="043570C8" w:rsidR="0023614E" w:rsidRPr="00C52A8B" w:rsidRDefault="0023614E" w:rsidP="00234F13">
            <w:pPr>
              <w:jc w:val="center"/>
              <w:rPr>
                <w:rFonts w:ascii="Sylfaen" w:hAnsi="Sylfaen"/>
                <w:highlight w:val="yellow"/>
                <w:lang w:val="hy-AM"/>
              </w:rPr>
            </w:pPr>
            <w:r w:rsidRPr="00C52A8B">
              <w:rPr>
                <w:rFonts w:ascii="Sylfaen" w:hAnsi="Sylfaen"/>
                <w:b/>
                <w:sz w:val="20"/>
                <w:szCs w:val="20"/>
                <w:lang w:val="hy-AM"/>
              </w:rPr>
              <w:t>20.0</w:t>
            </w:r>
            <w:r w:rsidR="00E21370" w:rsidRPr="00C52A8B">
              <w:rPr>
                <w:rFonts w:ascii="Sylfaen" w:hAnsi="Sylfaen"/>
                <w:b/>
                <w:sz w:val="20"/>
                <w:szCs w:val="20"/>
                <w:lang w:val="hy-AM"/>
              </w:rPr>
              <w:t>2</w:t>
            </w:r>
            <w:r w:rsidRPr="00C52A8B">
              <w:rPr>
                <w:rFonts w:ascii="Sylfaen" w:hAnsi="Sylfaen"/>
                <w:b/>
                <w:sz w:val="20"/>
                <w:szCs w:val="20"/>
                <w:lang w:val="hy-AM"/>
              </w:rPr>
              <w:t>.202</w:t>
            </w:r>
            <w:r w:rsidR="00E21370" w:rsidRPr="00C52A8B">
              <w:rPr>
                <w:rFonts w:ascii="Sylfaen" w:hAnsi="Sylfaen"/>
                <w:b/>
                <w:sz w:val="20"/>
                <w:szCs w:val="20"/>
                <w:lang w:val="hy-AM"/>
              </w:rPr>
              <w:t>6</w:t>
            </w:r>
            <w:r w:rsidRPr="00C52A8B">
              <w:rPr>
                <w:rFonts w:ascii="Sylfaen" w:hAnsi="Sylfaen"/>
                <w:b/>
                <w:sz w:val="20"/>
                <w:szCs w:val="20"/>
                <w:lang w:val="hy-AM"/>
              </w:rPr>
              <w:t>թ.</w:t>
            </w:r>
          </w:p>
        </w:tc>
        <w:tc>
          <w:tcPr>
            <w:tcW w:w="633" w:type="pct"/>
            <w:vMerge w:val="restart"/>
            <w:vAlign w:val="center"/>
          </w:tcPr>
          <w:p w14:paraId="76B09C76" w14:textId="77777777" w:rsidR="0023614E" w:rsidRPr="00307C8D" w:rsidRDefault="0023614E" w:rsidP="00234F13">
            <w:pPr>
              <w:jc w:val="center"/>
              <w:rPr>
                <w:rFonts w:ascii="Sylfaen" w:hAnsi="Sylfaen"/>
                <w:sz w:val="18"/>
                <w:szCs w:val="18"/>
                <w:lang w:val="hy-AM"/>
              </w:rPr>
            </w:pPr>
            <w:r w:rsidRPr="00307C8D">
              <w:rPr>
                <w:rFonts w:ascii="Sylfaen" w:hAnsi="Sylfaen"/>
                <w:b/>
                <w:i/>
                <w:sz w:val="18"/>
                <w:szCs w:val="18"/>
                <w:lang w:val="hy-AM"/>
              </w:rPr>
              <w:t>Տպագրված սևագիր տարբերակ</w:t>
            </w:r>
          </w:p>
        </w:tc>
        <w:tc>
          <w:tcPr>
            <w:tcW w:w="845" w:type="pct"/>
            <w:vAlign w:val="center"/>
          </w:tcPr>
          <w:p w14:paraId="706F5586" w14:textId="77777777" w:rsidR="0023614E" w:rsidRPr="00380894" w:rsidRDefault="0023614E" w:rsidP="00234F13">
            <w:pPr>
              <w:rPr>
                <w:rFonts w:ascii="Sylfaen" w:hAnsi="Sylfaen"/>
                <w:lang w:val="hy-AM"/>
              </w:rPr>
            </w:pPr>
          </w:p>
        </w:tc>
      </w:tr>
      <w:tr w:rsidR="00FC652E" w:rsidRPr="009B2699" w14:paraId="72C11200" w14:textId="77777777" w:rsidTr="00234F13">
        <w:trPr>
          <w:trHeight w:val="480"/>
        </w:trPr>
        <w:tc>
          <w:tcPr>
            <w:tcW w:w="299" w:type="pct"/>
          </w:tcPr>
          <w:p w14:paraId="3F959C0B" w14:textId="77777777" w:rsidR="0023614E" w:rsidRPr="00380894" w:rsidRDefault="0023614E" w:rsidP="00234F13">
            <w:pPr>
              <w:jc w:val="both"/>
              <w:rPr>
                <w:rFonts w:ascii="Sylfaen" w:hAnsi="Sylfaen"/>
                <w:lang w:val="hy-AM"/>
              </w:rPr>
            </w:pPr>
            <w:r w:rsidRPr="00380894">
              <w:rPr>
                <w:rFonts w:ascii="Sylfaen" w:hAnsi="Sylfaen"/>
                <w:b/>
                <w:i/>
                <w:sz w:val="18"/>
                <w:szCs w:val="18"/>
                <w:lang w:val="hy-AM"/>
              </w:rPr>
              <w:t>4.</w:t>
            </w:r>
          </w:p>
        </w:tc>
        <w:tc>
          <w:tcPr>
            <w:tcW w:w="2327" w:type="pct"/>
            <w:vAlign w:val="center"/>
          </w:tcPr>
          <w:p w14:paraId="69902DC8" w14:textId="14BA4C28" w:rsidR="0023614E" w:rsidRPr="00BC4A73" w:rsidRDefault="0090192C" w:rsidP="00234F13">
            <w:pPr>
              <w:rPr>
                <w:rFonts w:ascii="Sylfaen" w:hAnsi="Sylfaen"/>
                <w:color w:val="000000" w:themeColor="text1"/>
                <w:sz w:val="20"/>
                <w:szCs w:val="20"/>
                <w:highlight w:val="yellow"/>
                <w:lang w:val="hy-AM"/>
              </w:rPr>
            </w:pPr>
            <w:r w:rsidRPr="0090192C">
              <w:rPr>
                <w:rFonts w:ascii="Sylfaen" w:hAnsi="Sylfaen"/>
                <w:bCs/>
                <w:iCs/>
                <w:color w:val="000000" w:themeColor="text1"/>
                <w:sz w:val="20"/>
                <w:szCs w:val="20"/>
                <w:lang w:val="hy-AM"/>
              </w:rPr>
              <w:t xml:space="preserve">Ցանցային սևեռման և «ագահ» </w:t>
            </w:r>
            <w:r>
              <w:rPr>
                <w:rFonts w:ascii="Sylfaen" w:hAnsi="Sylfaen"/>
                <w:bCs/>
                <w:iCs/>
                <w:color w:val="000000" w:themeColor="text1"/>
                <w:sz w:val="20"/>
                <w:szCs w:val="20"/>
                <w:lang w:val="hy-AM"/>
              </w:rPr>
              <w:t>տեղաբաշխման</w:t>
            </w:r>
            <w:r w:rsidRPr="0090192C">
              <w:rPr>
                <w:rFonts w:ascii="Sylfaen" w:hAnsi="Sylfaen"/>
                <w:bCs/>
                <w:iCs/>
                <w:color w:val="000000" w:themeColor="text1"/>
                <w:sz w:val="20"/>
                <w:szCs w:val="20"/>
                <w:lang w:val="hy-AM"/>
              </w:rPr>
              <w:t xml:space="preserve"> ալգորիթմների ծրագրային իրագործում</w:t>
            </w:r>
          </w:p>
        </w:tc>
        <w:tc>
          <w:tcPr>
            <w:tcW w:w="896" w:type="pct"/>
            <w:vMerge/>
            <w:vAlign w:val="center"/>
          </w:tcPr>
          <w:p w14:paraId="5B393F0D" w14:textId="77777777" w:rsidR="0023614E" w:rsidRPr="00C52A8B" w:rsidRDefault="0023614E" w:rsidP="00234F13">
            <w:pPr>
              <w:jc w:val="center"/>
              <w:rPr>
                <w:rFonts w:ascii="Sylfaen" w:hAnsi="Sylfaen"/>
                <w:highlight w:val="yellow"/>
                <w:lang w:val="hy-AM"/>
              </w:rPr>
            </w:pPr>
          </w:p>
        </w:tc>
        <w:tc>
          <w:tcPr>
            <w:tcW w:w="633" w:type="pct"/>
            <w:vMerge/>
            <w:vAlign w:val="center"/>
          </w:tcPr>
          <w:p w14:paraId="3E34B70E" w14:textId="77777777" w:rsidR="0023614E" w:rsidRPr="00307C8D" w:rsidRDefault="0023614E" w:rsidP="00234F13">
            <w:pPr>
              <w:jc w:val="center"/>
              <w:rPr>
                <w:rFonts w:ascii="Sylfaen" w:hAnsi="Sylfaen"/>
                <w:lang w:val="hy-AM"/>
              </w:rPr>
            </w:pPr>
          </w:p>
        </w:tc>
        <w:tc>
          <w:tcPr>
            <w:tcW w:w="845" w:type="pct"/>
            <w:vAlign w:val="center"/>
          </w:tcPr>
          <w:p w14:paraId="075F6C0E" w14:textId="77777777" w:rsidR="0023614E" w:rsidRPr="00380894" w:rsidRDefault="0023614E" w:rsidP="00234F13">
            <w:pPr>
              <w:rPr>
                <w:rFonts w:ascii="Sylfaen" w:hAnsi="Sylfaen"/>
                <w:lang w:val="hy-AM"/>
              </w:rPr>
            </w:pPr>
          </w:p>
        </w:tc>
      </w:tr>
      <w:tr w:rsidR="000465B9" w:rsidRPr="00380894" w14:paraId="703B2BDC" w14:textId="77777777" w:rsidTr="00234F13">
        <w:trPr>
          <w:trHeight w:val="480"/>
        </w:trPr>
        <w:tc>
          <w:tcPr>
            <w:tcW w:w="299" w:type="pct"/>
          </w:tcPr>
          <w:p w14:paraId="73DC7DB0" w14:textId="77777777" w:rsidR="0023614E" w:rsidRPr="00380894" w:rsidRDefault="0023614E" w:rsidP="00234F13">
            <w:pPr>
              <w:jc w:val="both"/>
              <w:rPr>
                <w:rFonts w:ascii="Sylfaen" w:hAnsi="Sylfaen"/>
                <w:b/>
                <w:i/>
                <w:sz w:val="18"/>
                <w:szCs w:val="18"/>
                <w:lang w:val="hy-AM"/>
              </w:rPr>
            </w:pPr>
            <w:r w:rsidRPr="00380894">
              <w:rPr>
                <w:rFonts w:ascii="Sylfaen" w:hAnsi="Sylfaen"/>
                <w:b/>
                <w:i/>
                <w:sz w:val="18"/>
                <w:szCs w:val="18"/>
                <w:lang w:val="hy-AM"/>
              </w:rPr>
              <w:t xml:space="preserve">5. </w:t>
            </w:r>
          </w:p>
        </w:tc>
        <w:tc>
          <w:tcPr>
            <w:tcW w:w="2327" w:type="pct"/>
          </w:tcPr>
          <w:p w14:paraId="6CCEB428" w14:textId="77777777" w:rsidR="0023614E" w:rsidRPr="00BC4A73" w:rsidRDefault="0023614E" w:rsidP="00234F13">
            <w:pPr>
              <w:rPr>
                <w:rFonts w:ascii="Sylfaen" w:hAnsi="Sylfaen"/>
                <w:b/>
                <w:i/>
                <w:color w:val="000000" w:themeColor="text1"/>
                <w:sz w:val="20"/>
                <w:szCs w:val="20"/>
                <w:highlight w:val="yellow"/>
                <w:lang w:val="hy-AM"/>
              </w:rPr>
            </w:pPr>
            <w:r w:rsidRPr="00BC4A73">
              <w:rPr>
                <w:rFonts w:ascii="Sylfaen" w:eastAsia="Sylfaen" w:hAnsi="Sylfaen"/>
                <w:color w:val="000000" w:themeColor="text1"/>
                <w:sz w:val="20"/>
                <w:szCs w:val="20"/>
                <w:lang w:val="hy-AM"/>
              </w:rPr>
              <w:t>Հաշվեբացատագրի խմբագրում</w:t>
            </w:r>
          </w:p>
        </w:tc>
        <w:tc>
          <w:tcPr>
            <w:tcW w:w="896" w:type="pct"/>
            <w:vMerge/>
            <w:vAlign w:val="center"/>
          </w:tcPr>
          <w:p w14:paraId="50E26009" w14:textId="77777777" w:rsidR="0023614E" w:rsidRPr="00C52A8B" w:rsidRDefault="0023614E" w:rsidP="00234F13">
            <w:pPr>
              <w:jc w:val="center"/>
              <w:rPr>
                <w:rFonts w:ascii="Sylfaen" w:hAnsi="Sylfaen"/>
                <w:highlight w:val="yellow"/>
                <w:lang w:val="hy-AM"/>
              </w:rPr>
            </w:pPr>
          </w:p>
        </w:tc>
        <w:tc>
          <w:tcPr>
            <w:tcW w:w="633" w:type="pct"/>
            <w:vMerge/>
            <w:vAlign w:val="center"/>
          </w:tcPr>
          <w:p w14:paraId="178B1CB4" w14:textId="77777777" w:rsidR="0023614E" w:rsidRPr="00307C8D" w:rsidRDefault="0023614E" w:rsidP="00234F13">
            <w:pPr>
              <w:jc w:val="center"/>
              <w:rPr>
                <w:rFonts w:ascii="Sylfaen" w:hAnsi="Sylfaen"/>
                <w:lang w:val="hy-AM"/>
              </w:rPr>
            </w:pPr>
          </w:p>
        </w:tc>
        <w:tc>
          <w:tcPr>
            <w:tcW w:w="845" w:type="pct"/>
            <w:vAlign w:val="center"/>
          </w:tcPr>
          <w:p w14:paraId="4ED8DA4A" w14:textId="77777777" w:rsidR="0023614E" w:rsidRPr="00380894" w:rsidRDefault="0023614E" w:rsidP="00234F13">
            <w:pPr>
              <w:rPr>
                <w:rFonts w:ascii="Sylfaen" w:hAnsi="Sylfaen"/>
                <w:lang w:val="hy-AM"/>
              </w:rPr>
            </w:pPr>
          </w:p>
        </w:tc>
      </w:tr>
      <w:tr w:rsidR="000465B9" w:rsidRPr="00380894" w14:paraId="4BD04F28" w14:textId="77777777" w:rsidTr="00234F13">
        <w:trPr>
          <w:trHeight w:val="242"/>
        </w:trPr>
        <w:tc>
          <w:tcPr>
            <w:tcW w:w="299" w:type="pct"/>
          </w:tcPr>
          <w:p w14:paraId="290E951A" w14:textId="77777777" w:rsidR="0023614E" w:rsidRPr="00380894" w:rsidRDefault="0023614E" w:rsidP="00234F13">
            <w:pPr>
              <w:rPr>
                <w:rFonts w:ascii="Sylfaen" w:hAnsi="Sylfaen"/>
                <w:lang w:val="hy-AM"/>
              </w:rPr>
            </w:pPr>
          </w:p>
        </w:tc>
        <w:tc>
          <w:tcPr>
            <w:tcW w:w="2327" w:type="pct"/>
          </w:tcPr>
          <w:p w14:paraId="2F7ADBCA" w14:textId="77777777" w:rsidR="0023614E" w:rsidRPr="00BC4A73" w:rsidRDefault="0023614E" w:rsidP="00234F13">
            <w:pPr>
              <w:jc w:val="center"/>
              <w:rPr>
                <w:rFonts w:ascii="Sylfaen" w:hAnsi="Sylfaen"/>
                <w:b/>
                <w:color w:val="000000" w:themeColor="text1"/>
                <w:sz w:val="16"/>
                <w:szCs w:val="16"/>
                <w:lang w:val="hy-AM"/>
              </w:rPr>
            </w:pPr>
            <w:r w:rsidRPr="00BC4A73">
              <w:rPr>
                <w:rFonts w:ascii="Sylfaen" w:hAnsi="Sylfaen" w:cs="Sylfaen"/>
                <w:b/>
                <w:color w:val="000000" w:themeColor="text1"/>
                <w:sz w:val="22"/>
                <w:szCs w:val="22"/>
                <w:lang w:val="hy-AM"/>
              </w:rPr>
              <w:t>II ատեստավորում</w:t>
            </w:r>
          </w:p>
        </w:tc>
        <w:tc>
          <w:tcPr>
            <w:tcW w:w="896" w:type="pct"/>
            <w:vAlign w:val="center"/>
          </w:tcPr>
          <w:p w14:paraId="174EA9F4" w14:textId="57BD87B8" w:rsidR="0023614E" w:rsidRPr="00C52A8B" w:rsidRDefault="0023614E" w:rsidP="00234F13">
            <w:pPr>
              <w:jc w:val="center"/>
              <w:rPr>
                <w:rFonts w:ascii="Sylfaen" w:hAnsi="Sylfaen"/>
                <w:b/>
                <w:sz w:val="20"/>
                <w:szCs w:val="20"/>
                <w:highlight w:val="yellow"/>
                <w:lang w:val="hy-AM"/>
              </w:rPr>
            </w:pPr>
            <w:r w:rsidRPr="00C52A8B">
              <w:rPr>
                <w:rFonts w:ascii="Sylfaen" w:hAnsi="Sylfaen"/>
                <w:b/>
                <w:sz w:val="20"/>
                <w:szCs w:val="20"/>
                <w:lang w:val="hy-AM"/>
              </w:rPr>
              <w:t>0</w:t>
            </w:r>
            <w:r w:rsidR="00A90D8B" w:rsidRPr="00C52A8B">
              <w:rPr>
                <w:rFonts w:ascii="Sylfaen" w:hAnsi="Sylfaen"/>
                <w:b/>
                <w:sz w:val="20"/>
                <w:szCs w:val="20"/>
                <w:lang w:val="hy-AM"/>
              </w:rPr>
              <w:t>2</w:t>
            </w:r>
            <w:r w:rsidRPr="00C52A8B">
              <w:rPr>
                <w:rFonts w:ascii="Sylfaen" w:hAnsi="Sylfaen"/>
                <w:b/>
                <w:sz w:val="20"/>
                <w:szCs w:val="20"/>
                <w:lang w:val="hy-AM"/>
              </w:rPr>
              <w:t>.03.202</w:t>
            </w:r>
            <w:r w:rsidR="00E21370" w:rsidRPr="00C52A8B">
              <w:rPr>
                <w:rFonts w:ascii="Sylfaen" w:hAnsi="Sylfaen"/>
                <w:b/>
                <w:sz w:val="20"/>
                <w:szCs w:val="20"/>
                <w:lang w:val="hy-AM"/>
              </w:rPr>
              <w:t>6</w:t>
            </w:r>
            <w:r w:rsidRPr="00C52A8B">
              <w:rPr>
                <w:rFonts w:ascii="Sylfaen" w:hAnsi="Sylfaen"/>
                <w:b/>
                <w:sz w:val="20"/>
                <w:szCs w:val="20"/>
                <w:lang w:val="hy-AM"/>
              </w:rPr>
              <w:t>թ.-0</w:t>
            </w:r>
            <w:r w:rsidR="00271566" w:rsidRPr="00C52A8B">
              <w:rPr>
                <w:rFonts w:ascii="Sylfaen" w:hAnsi="Sylfaen"/>
                <w:b/>
                <w:sz w:val="20"/>
                <w:szCs w:val="20"/>
                <w:lang w:val="hy-AM"/>
              </w:rPr>
              <w:t>6</w:t>
            </w:r>
            <w:r w:rsidRPr="00C52A8B">
              <w:rPr>
                <w:rFonts w:ascii="Sylfaen" w:hAnsi="Sylfaen"/>
                <w:b/>
                <w:sz w:val="20"/>
                <w:szCs w:val="20"/>
                <w:lang w:val="hy-AM"/>
              </w:rPr>
              <w:t>.03.202</w:t>
            </w:r>
            <w:r w:rsidR="00E21370" w:rsidRPr="00C52A8B">
              <w:rPr>
                <w:rFonts w:ascii="Sylfaen" w:hAnsi="Sylfaen"/>
                <w:b/>
                <w:sz w:val="20"/>
                <w:szCs w:val="20"/>
                <w:lang w:val="hy-AM"/>
              </w:rPr>
              <w:t>6</w:t>
            </w:r>
            <w:r w:rsidRPr="00C52A8B">
              <w:rPr>
                <w:rFonts w:ascii="Sylfaen" w:hAnsi="Sylfaen"/>
                <w:b/>
                <w:sz w:val="20"/>
                <w:szCs w:val="20"/>
                <w:lang w:val="hy-AM"/>
              </w:rPr>
              <w:t>թ.</w:t>
            </w:r>
          </w:p>
        </w:tc>
        <w:tc>
          <w:tcPr>
            <w:tcW w:w="633" w:type="pct"/>
            <w:vAlign w:val="center"/>
          </w:tcPr>
          <w:p w14:paraId="3FDAB9C0" w14:textId="77777777" w:rsidR="0023614E" w:rsidRPr="00307C8D" w:rsidRDefault="0023614E" w:rsidP="00234F13">
            <w:pPr>
              <w:jc w:val="center"/>
              <w:rPr>
                <w:rFonts w:ascii="Sylfaen" w:hAnsi="Sylfaen"/>
                <w:lang w:val="hy-AM"/>
              </w:rPr>
            </w:pPr>
          </w:p>
        </w:tc>
        <w:tc>
          <w:tcPr>
            <w:tcW w:w="845" w:type="pct"/>
            <w:vAlign w:val="center"/>
          </w:tcPr>
          <w:p w14:paraId="4514D8DC" w14:textId="77777777" w:rsidR="0023614E" w:rsidRPr="00380894" w:rsidRDefault="0023614E" w:rsidP="00234F13">
            <w:pPr>
              <w:rPr>
                <w:rFonts w:ascii="Sylfaen" w:hAnsi="Sylfaen"/>
                <w:b/>
                <w:sz w:val="18"/>
                <w:szCs w:val="18"/>
                <w:lang w:val="hy-AM"/>
              </w:rPr>
            </w:pPr>
            <w:r w:rsidRPr="00380894">
              <w:rPr>
                <w:rFonts w:ascii="Sylfaen" w:hAnsi="Sylfaen"/>
                <w:b/>
                <w:sz w:val="20"/>
                <w:szCs w:val="20"/>
                <w:lang w:val="hy-AM"/>
              </w:rPr>
              <w:t>70%, (10միավոր)</w:t>
            </w:r>
          </w:p>
        </w:tc>
      </w:tr>
      <w:tr w:rsidR="000465B9" w:rsidRPr="00380894" w14:paraId="11B209DE" w14:textId="77777777" w:rsidTr="00234F13">
        <w:trPr>
          <w:trHeight w:val="480"/>
        </w:trPr>
        <w:tc>
          <w:tcPr>
            <w:tcW w:w="299" w:type="pct"/>
          </w:tcPr>
          <w:p w14:paraId="11798634" w14:textId="77777777" w:rsidR="0023614E" w:rsidRPr="00380894" w:rsidRDefault="0023614E" w:rsidP="00234F13">
            <w:pPr>
              <w:rPr>
                <w:rFonts w:ascii="Sylfaen" w:hAnsi="Sylfaen"/>
                <w:lang w:val="hy-AM"/>
              </w:rPr>
            </w:pPr>
            <w:r w:rsidRPr="00380894">
              <w:rPr>
                <w:rFonts w:ascii="Sylfaen" w:hAnsi="Sylfaen"/>
                <w:b/>
                <w:i/>
                <w:sz w:val="18"/>
                <w:szCs w:val="18"/>
                <w:lang w:val="hy-AM"/>
              </w:rPr>
              <w:t>6.</w:t>
            </w:r>
          </w:p>
        </w:tc>
        <w:tc>
          <w:tcPr>
            <w:tcW w:w="2327" w:type="pct"/>
            <w:vAlign w:val="center"/>
          </w:tcPr>
          <w:p w14:paraId="7E1E361B" w14:textId="0F0E316A" w:rsidR="0023614E" w:rsidRPr="00BC4A73" w:rsidRDefault="000265A6" w:rsidP="00234F13">
            <w:pPr>
              <w:rPr>
                <w:rFonts w:ascii="Sylfaen" w:hAnsi="Sylfaen"/>
                <w:b/>
                <w:i/>
                <w:color w:val="000000" w:themeColor="text1"/>
                <w:sz w:val="20"/>
                <w:szCs w:val="20"/>
                <w:highlight w:val="yellow"/>
                <w:lang w:val="hy-AM"/>
              </w:rPr>
            </w:pPr>
            <w:r w:rsidRPr="000265A6">
              <w:rPr>
                <w:rFonts w:ascii="Sylfaen" w:hAnsi="Sylfaen"/>
                <w:bCs/>
                <w:iCs/>
                <w:color w:val="000000" w:themeColor="text1"/>
                <w:sz w:val="20"/>
                <w:szCs w:val="20"/>
                <w:lang w:val="hy-AM"/>
              </w:rPr>
              <w:t>Տեղաբաշխման որակի բարելավման ալգորիթմի նախագծում և ներդրում</w:t>
            </w:r>
          </w:p>
        </w:tc>
        <w:tc>
          <w:tcPr>
            <w:tcW w:w="896" w:type="pct"/>
            <w:vMerge w:val="restart"/>
            <w:vAlign w:val="center"/>
          </w:tcPr>
          <w:p w14:paraId="680E9301" w14:textId="6E73439E" w:rsidR="0023614E" w:rsidRPr="00C52A8B" w:rsidRDefault="0023614E" w:rsidP="00234F13">
            <w:pPr>
              <w:jc w:val="center"/>
              <w:rPr>
                <w:rFonts w:ascii="Sylfaen" w:hAnsi="Sylfaen"/>
                <w:b/>
                <w:sz w:val="20"/>
                <w:szCs w:val="20"/>
                <w:lang w:val="hy-AM"/>
              </w:rPr>
            </w:pPr>
            <w:r w:rsidRPr="00C52A8B">
              <w:rPr>
                <w:rFonts w:ascii="Sylfaen" w:hAnsi="Sylfaen"/>
                <w:b/>
                <w:sz w:val="20"/>
                <w:szCs w:val="20"/>
                <w:lang w:val="hy-AM"/>
              </w:rPr>
              <w:t>0</w:t>
            </w:r>
            <w:r w:rsidR="00071A6E" w:rsidRPr="00C52A8B">
              <w:rPr>
                <w:rFonts w:ascii="Sylfaen" w:hAnsi="Sylfaen"/>
                <w:b/>
                <w:sz w:val="20"/>
                <w:szCs w:val="20"/>
                <w:lang w:val="hy-AM"/>
              </w:rPr>
              <w:t>7</w:t>
            </w:r>
            <w:r w:rsidRPr="00C52A8B">
              <w:rPr>
                <w:rFonts w:ascii="Sylfaen" w:hAnsi="Sylfaen"/>
                <w:b/>
                <w:sz w:val="20"/>
                <w:szCs w:val="20"/>
                <w:lang w:val="hy-AM"/>
              </w:rPr>
              <w:t>.03.202</w:t>
            </w:r>
            <w:r w:rsidR="00071A6E" w:rsidRPr="00C52A8B">
              <w:rPr>
                <w:rFonts w:ascii="Sylfaen" w:hAnsi="Sylfaen"/>
                <w:b/>
                <w:sz w:val="20"/>
                <w:szCs w:val="20"/>
                <w:lang w:val="hy-AM"/>
              </w:rPr>
              <w:t>6</w:t>
            </w:r>
            <w:r w:rsidRPr="00C52A8B">
              <w:rPr>
                <w:rFonts w:ascii="Sylfaen" w:hAnsi="Sylfaen"/>
                <w:b/>
                <w:sz w:val="20"/>
                <w:szCs w:val="20"/>
                <w:lang w:val="hy-AM"/>
              </w:rPr>
              <w:t>թ.-</w:t>
            </w:r>
          </w:p>
          <w:p w14:paraId="122A8E78" w14:textId="07A9B843" w:rsidR="0023614E" w:rsidRPr="00C52A8B" w:rsidRDefault="0023614E" w:rsidP="00234F13">
            <w:pPr>
              <w:jc w:val="center"/>
              <w:rPr>
                <w:rFonts w:ascii="Sylfaen" w:hAnsi="Sylfaen"/>
                <w:highlight w:val="yellow"/>
                <w:lang w:val="hy-AM"/>
              </w:rPr>
            </w:pPr>
            <w:r w:rsidRPr="00C52A8B">
              <w:rPr>
                <w:rFonts w:ascii="Sylfaen" w:hAnsi="Sylfaen"/>
                <w:b/>
                <w:sz w:val="20"/>
                <w:szCs w:val="20"/>
                <w:lang w:val="hy-AM"/>
              </w:rPr>
              <w:t>22.04.202</w:t>
            </w:r>
            <w:r w:rsidR="00071A6E" w:rsidRPr="00C52A8B">
              <w:rPr>
                <w:rFonts w:ascii="Sylfaen" w:hAnsi="Sylfaen"/>
                <w:b/>
                <w:sz w:val="20"/>
                <w:szCs w:val="20"/>
                <w:lang w:val="hy-AM"/>
              </w:rPr>
              <w:t>6</w:t>
            </w:r>
            <w:r w:rsidRPr="00C52A8B">
              <w:rPr>
                <w:rFonts w:ascii="Sylfaen" w:hAnsi="Sylfaen"/>
                <w:b/>
                <w:sz w:val="20"/>
                <w:szCs w:val="20"/>
                <w:lang w:val="hy-AM"/>
              </w:rPr>
              <w:t>թ.</w:t>
            </w:r>
          </w:p>
        </w:tc>
        <w:tc>
          <w:tcPr>
            <w:tcW w:w="633" w:type="pct"/>
            <w:vMerge w:val="restart"/>
            <w:vAlign w:val="center"/>
          </w:tcPr>
          <w:p w14:paraId="05A843CD" w14:textId="77777777" w:rsidR="0023614E" w:rsidRPr="00307C8D" w:rsidRDefault="0023614E" w:rsidP="00234F13">
            <w:pPr>
              <w:jc w:val="center"/>
              <w:rPr>
                <w:rFonts w:ascii="Sylfaen" w:hAnsi="Sylfaen"/>
                <w:lang w:val="hy-AM"/>
              </w:rPr>
            </w:pPr>
            <w:r w:rsidRPr="00307C8D">
              <w:rPr>
                <w:rFonts w:ascii="Sylfaen" w:hAnsi="Sylfaen"/>
                <w:b/>
                <w:i/>
                <w:sz w:val="18"/>
                <w:szCs w:val="18"/>
                <w:lang w:val="hy-AM"/>
              </w:rPr>
              <w:t>Տպագրված սևագիր տարբերակ</w:t>
            </w:r>
          </w:p>
        </w:tc>
        <w:tc>
          <w:tcPr>
            <w:tcW w:w="845" w:type="pct"/>
            <w:vAlign w:val="center"/>
          </w:tcPr>
          <w:p w14:paraId="233DB769" w14:textId="77777777" w:rsidR="0023614E" w:rsidRPr="00380894" w:rsidRDefault="0023614E" w:rsidP="00234F13">
            <w:pPr>
              <w:rPr>
                <w:rFonts w:ascii="Sylfaen" w:hAnsi="Sylfaen"/>
                <w:lang w:val="hy-AM"/>
              </w:rPr>
            </w:pPr>
          </w:p>
        </w:tc>
      </w:tr>
      <w:tr w:rsidR="00FC652E" w:rsidRPr="009B2699" w14:paraId="10D4C2AA" w14:textId="77777777" w:rsidTr="00234F13">
        <w:trPr>
          <w:trHeight w:val="480"/>
        </w:trPr>
        <w:tc>
          <w:tcPr>
            <w:tcW w:w="299" w:type="pct"/>
          </w:tcPr>
          <w:p w14:paraId="76315180" w14:textId="77777777" w:rsidR="0023614E" w:rsidRPr="00380894" w:rsidRDefault="0023614E" w:rsidP="00234F13">
            <w:pPr>
              <w:rPr>
                <w:rFonts w:ascii="Sylfaen" w:hAnsi="Sylfaen"/>
                <w:lang w:val="hy-AM"/>
              </w:rPr>
            </w:pPr>
            <w:r w:rsidRPr="00380894">
              <w:rPr>
                <w:rFonts w:ascii="Sylfaen" w:hAnsi="Sylfaen"/>
                <w:b/>
                <w:i/>
                <w:sz w:val="18"/>
                <w:szCs w:val="18"/>
                <w:lang w:val="hy-AM"/>
              </w:rPr>
              <w:t>7.</w:t>
            </w:r>
          </w:p>
        </w:tc>
        <w:tc>
          <w:tcPr>
            <w:tcW w:w="2327" w:type="pct"/>
            <w:vAlign w:val="center"/>
          </w:tcPr>
          <w:p w14:paraId="5D10A31E" w14:textId="13541E07" w:rsidR="0023614E" w:rsidRPr="00BC4A73" w:rsidRDefault="00421642" w:rsidP="00234F13">
            <w:pPr>
              <w:rPr>
                <w:rFonts w:ascii="Sylfaen" w:hAnsi="Sylfaen"/>
                <w:i/>
                <w:color w:val="000000" w:themeColor="text1"/>
                <w:sz w:val="20"/>
                <w:szCs w:val="20"/>
                <w:highlight w:val="yellow"/>
                <w:lang w:val="hy-AM"/>
              </w:rPr>
            </w:pPr>
            <w:r w:rsidRPr="00421642">
              <w:rPr>
                <w:rFonts w:ascii="Sylfaen" w:eastAsia="Sylfaen" w:hAnsi="Sylfaen"/>
                <w:color w:val="000000" w:themeColor="text1"/>
                <w:sz w:val="20"/>
                <w:szCs w:val="20"/>
                <w:lang w:val="hy-AM"/>
              </w:rPr>
              <w:t>Ալգորիթմների համակցված աշխատանքի ապահովում և արդյունքների գնահատում</w:t>
            </w:r>
          </w:p>
        </w:tc>
        <w:tc>
          <w:tcPr>
            <w:tcW w:w="896" w:type="pct"/>
            <w:vMerge/>
            <w:vAlign w:val="center"/>
          </w:tcPr>
          <w:p w14:paraId="624EAD68" w14:textId="77777777" w:rsidR="0023614E" w:rsidRPr="00380894" w:rsidRDefault="0023614E" w:rsidP="00234F13">
            <w:pPr>
              <w:jc w:val="center"/>
              <w:rPr>
                <w:rFonts w:ascii="Sylfaen" w:hAnsi="Sylfaen"/>
                <w:highlight w:val="yellow"/>
                <w:lang w:val="hy-AM"/>
              </w:rPr>
            </w:pPr>
          </w:p>
        </w:tc>
        <w:tc>
          <w:tcPr>
            <w:tcW w:w="633" w:type="pct"/>
            <w:vMerge/>
            <w:vAlign w:val="center"/>
          </w:tcPr>
          <w:p w14:paraId="7F5F641E" w14:textId="77777777" w:rsidR="0023614E" w:rsidRPr="00380894" w:rsidRDefault="0023614E" w:rsidP="00234F13">
            <w:pPr>
              <w:jc w:val="center"/>
              <w:rPr>
                <w:rFonts w:ascii="Sylfaen" w:hAnsi="Sylfaen"/>
                <w:lang w:val="hy-AM"/>
              </w:rPr>
            </w:pPr>
          </w:p>
        </w:tc>
        <w:tc>
          <w:tcPr>
            <w:tcW w:w="845" w:type="pct"/>
            <w:vAlign w:val="center"/>
          </w:tcPr>
          <w:p w14:paraId="0990BDFA" w14:textId="77777777" w:rsidR="0023614E" w:rsidRPr="00380894" w:rsidRDefault="0023614E" w:rsidP="00234F13">
            <w:pPr>
              <w:rPr>
                <w:rFonts w:ascii="Sylfaen" w:hAnsi="Sylfaen"/>
                <w:lang w:val="hy-AM"/>
              </w:rPr>
            </w:pPr>
          </w:p>
        </w:tc>
      </w:tr>
      <w:tr w:rsidR="000465B9" w:rsidRPr="00380894" w14:paraId="56C6C860" w14:textId="77777777" w:rsidTr="00234F13">
        <w:trPr>
          <w:trHeight w:val="480"/>
        </w:trPr>
        <w:tc>
          <w:tcPr>
            <w:tcW w:w="299" w:type="pct"/>
          </w:tcPr>
          <w:p w14:paraId="4D3CB8FE" w14:textId="77777777" w:rsidR="0023614E" w:rsidRPr="00380894" w:rsidRDefault="0023614E" w:rsidP="00234F13">
            <w:pPr>
              <w:jc w:val="both"/>
              <w:rPr>
                <w:rFonts w:ascii="Sylfaen" w:hAnsi="Sylfaen"/>
                <w:lang w:val="hy-AM"/>
              </w:rPr>
            </w:pPr>
            <w:r w:rsidRPr="00380894">
              <w:rPr>
                <w:rFonts w:ascii="Sylfaen" w:hAnsi="Sylfaen"/>
                <w:b/>
                <w:i/>
                <w:sz w:val="18"/>
                <w:szCs w:val="18"/>
                <w:lang w:val="hy-AM"/>
              </w:rPr>
              <w:t>8.</w:t>
            </w:r>
          </w:p>
        </w:tc>
        <w:tc>
          <w:tcPr>
            <w:tcW w:w="2327" w:type="pct"/>
            <w:vAlign w:val="center"/>
          </w:tcPr>
          <w:p w14:paraId="2D91BBD2" w14:textId="77777777" w:rsidR="0023614E" w:rsidRPr="00380894" w:rsidRDefault="0023614E" w:rsidP="00234F13">
            <w:pPr>
              <w:rPr>
                <w:rFonts w:ascii="Sylfaen" w:hAnsi="Sylfaen"/>
                <w:b/>
                <w:i/>
                <w:sz w:val="20"/>
                <w:szCs w:val="20"/>
                <w:highlight w:val="yellow"/>
                <w:lang w:val="hy-AM"/>
              </w:rPr>
            </w:pPr>
            <w:r w:rsidRPr="00380894">
              <w:rPr>
                <w:rFonts w:ascii="Sylfaen" w:eastAsia="Sylfaen" w:hAnsi="Sylfaen"/>
                <w:sz w:val="20"/>
                <w:szCs w:val="20"/>
                <w:lang w:val="hy-AM"/>
              </w:rPr>
              <w:t>Հաշվեբացատագրի խմբագրում</w:t>
            </w:r>
          </w:p>
        </w:tc>
        <w:tc>
          <w:tcPr>
            <w:tcW w:w="896" w:type="pct"/>
            <w:vMerge/>
            <w:vAlign w:val="center"/>
          </w:tcPr>
          <w:p w14:paraId="4ADF2F12" w14:textId="77777777" w:rsidR="0023614E" w:rsidRPr="00380894" w:rsidRDefault="0023614E" w:rsidP="00234F13">
            <w:pPr>
              <w:jc w:val="center"/>
              <w:rPr>
                <w:rFonts w:ascii="Sylfaen" w:hAnsi="Sylfaen"/>
                <w:highlight w:val="yellow"/>
                <w:lang w:val="hy-AM"/>
              </w:rPr>
            </w:pPr>
          </w:p>
        </w:tc>
        <w:tc>
          <w:tcPr>
            <w:tcW w:w="633" w:type="pct"/>
            <w:vMerge/>
            <w:vAlign w:val="center"/>
          </w:tcPr>
          <w:p w14:paraId="6F1D9FD3" w14:textId="77777777" w:rsidR="0023614E" w:rsidRPr="00380894" w:rsidRDefault="0023614E" w:rsidP="00234F13">
            <w:pPr>
              <w:jc w:val="center"/>
              <w:rPr>
                <w:rFonts w:ascii="Sylfaen" w:hAnsi="Sylfaen"/>
                <w:lang w:val="hy-AM"/>
              </w:rPr>
            </w:pPr>
          </w:p>
        </w:tc>
        <w:tc>
          <w:tcPr>
            <w:tcW w:w="845" w:type="pct"/>
            <w:vAlign w:val="center"/>
          </w:tcPr>
          <w:p w14:paraId="5E895D22" w14:textId="77777777" w:rsidR="0023614E" w:rsidRPr="00380894" w:rsidRDefault="0023614E" w:rsidP="00234F13">
            <w:pPr>
              <w:rPr>
                <w:rFonts w:ascii="Sylfaen" w:hAnsi="Sylfaen"/>
                <w:lang w:val="hy-AM"/>
              </w:rPr>
            </w:pPr>
          </w:p>
        </w:tc>
      </w:tr>
      <w:tr w:rsidR="000465B9" w:rsidRPr="00380894" w14:paraId="080C3B38" w14:textId="77777777" w:rsidTr="00234F13">
        <w:trPr>
          <w:trHeight w:val="264"/>
        </w:trPr>
        <w:tc>
          <w:tcPr>
            <w:tcW w:w="299" w:type="pct"/>
          </w:tcPr>
          <w:p w14:paraId="230201B7" w14:textId="77777777" w:rsidR="0023614E" w:rsidRPr="00380894" w:rsidRDefault="0023614E" w:rsidP="00234F13">
            <w:pPr>
              <w:rPr>
                <w:rFonts w:ascii="Sylfaen" w:hAnsi="Sylfaen"/>
                <w:lang w:val="hy-AM"/>
              </w:rPr>
            </w:pPr>
          </w:p>
        </w:tc>
        <w:tc>
          <w:tcPr>
            <w:tcW w:w="2327" w:type="pct"/>
          </w:tcPr>
          <w:p w14:paraId="1F08801B" w14:textId="77777777" w:rsidR="0023614E" w:rsidRPr="00380894" w:rsidRDefault="0023614E" w:rsidP="00234F13">
            <w:pPr>
              <w:jc w:val="center"/>
              <w:rPr>
                <w:rFonts w:ascii="Sylfaen" w:hAnsi="Sylfaen"/>
                <w:b/>
                <w:sz w:val="16"/>
                <w:szCs w:val="16"/>
                <w:lang w:val="hy-AM"/>
              </w:rPr>
            </w:pPr>
            <w:r w:rsidRPr="00380894">
              <w:rPr>
                <w:rFonts w:ascii="Sylfaen" w:hAnsi="Sylfaen" w:cs="Sylfaen"/>
                <w:b/>
                <w:sz w:val="22"/>
                <w:szCs w:val="22"/>
                <w:lang w:val="hy-AM"/>
              </w:rPr>
              <w:t>III ատեստավորում</w:t>
            </w:r>
          </w:p>
        </w:tc>
        <w:tc>
          <w:tcPr>
            <w:tcW w:w="896" w:type="pct"/>
            <w:vAlign w:val="center"/>
          </w:tcPr>
          <w:p w14:paraId="24274F3F" w14:textId="7E023C8E" w:rsidR="0023614E" w:rsidRPr="00271566" w:rsidRDefault="0023614E" w:rsidP="00234F13">
            <w:pPr>
              <w:jc w:val="center"/>
              <w:rPr>
                <w:rFonts w:ascii="Sylfaen" w:hAnsi="Sylfaen"/>
                <w:highlight w:val="yellow"/>
                <w:lang w:val="hy-AM"/>
              </w:rPr>
            </w:pPr>
            <w:r w:rsidRPr="00271566">
              <w:rPr>
                <w:rFonts w:ascii="Sylfaen" w:hAnsi="Sylfaen"/>
                <w:b/>
                <w:sz w:val="20"/>
                <w:szCs w:val="20"/>
                <w:lang w:val="hy-AM"/>
              </w:rPr>
              <w:t>2</w:t>
            </w:r>
            <w:r w:rsidR="001C693A">
              <w:rPr>
                <w:rFonts w:ascii="Sylfaen" w:hAnsi="Sylfaen"/>
                <w:b/>
                <w:sz w:val="20"/>
                <w:szCs w:val="20"/>
                <w:lang w:val="hy-AM"/>
              </w:rPr>
              <w:t>7</w:t>
            </w:r>
            <w:r w:rsidRPr="00271566">
              <w:rPr>
                <w:rFonts w:ascii="Sylfaen" w:hAnsi="Sylfaen"/>
                <w:b/>
                <w:sz w:val="20"/>
                <w:szCs w:val="20"/>
                <w:lang w:val="hy-AM"/>
              </w:rPr>
              <w:t>.04.202</w:t>
            </w:r>
            <w:r w:rsidR="004E56FF">
              <w:rPr>
                <w:rFonts w:ascii="Sylfaen" w:hAnsi="Sylfaen"/>
                <w:b/>
                <w:sz w:val="20"/>
                <w:szCs w:val="20"/>
              </w:rPr>
              <w:t>6</w:t>
            </w:r>
            <w:r w:rsidRPr="00271566">
              <w:rPr>
                <w:rFonts w:ascii="Sylfaen" w:hAnsi="Sylfaen"/>
                <w:b/>
                <w:sz w:val="20"/>
                <w:szCs w:val="20"/>
                <w:lang w:val="hy-AM"/>
              </w:rPr>
              <w:t>թ.-0</w:t>
            </w:r>
            <w:r w:rsidR="001C693A">
              <w:rPr>
                <w:rFonts w:ascii="Sylfaen" w:hAnsi="Sylfaen"/>
                <w:b/>
                <w:sz w:val="20"/>
                <w:szCs w:val="20"/>
                <w:lang w:val="hy-AM"/>
              </w:rPr>
              <w:t>1</w:t>
            </w:r>
            <w:r w:rsidRPr="00271566">
              <w:rPr>
                <w:rFonts w:ascii="Sylfaen" w:hAnsi="Sylfaen"/>
                <w:b/>
                <w:sz w:val="20"/>
                <w:szCs w:val="20"/>
                <w:lang w:val="hy-AM"/>
              </w:rPr>
              <w:t>.05.202</w:t>
            </w:r>
            <w:r w:rsidR="004E56FF">
              <w:rPr>
                <w:rFonts w:ascii="Sylfaen" w:hAnsi="Sylfaen"/>
                <w:b/>
                <w:sz w:val="20"/>
                <w:szCs w:val="20"/>
              </w:rPr>
              <w:t>6</w:t>
            </w:r>
            <w:r w:rsidRPr="00271566">
              <w:rPr>
                <w:rFonts w:ascii="Sylfaen" w:hAnsi="Sylfaen"/>
                <w:b/>
                <w:sz w:val="20"/>
                <w:szCs w:val="20"/>
                <w:lang w:val="hy-AM"/>
              </w:rPr>
              <w:t>թ.</w:t>
            </w:r>
          </w:p>
        </w:tc>
        <w:tc>
          <w:tcPr>
            <w:tcW w:w="633" w:type="pct"/>
            <w:vAlign w:val="center"/>
          </w:tcPr>
          <w:p w14:paraId="1317E9A6" w14:textId="77777777" w:rsidR="0023614E" w:rsidRPr="00271566" w:rsidRDefault="0023614E" w:rsidP="00234F13">
            <w:pPr>
              <w:jc w:val="center"/>
              <w:rPr>
                <w:rFonts w:ascii="Sylfaen" w:hAnsi="Sylfaen"/>
                <w:lang w:val="hy-AM"/>
              </w:rPr>
            </w:pPr>
          </w:p>
        </w:tc>
        <w:tc>
          <w:tcPr>
            <w:tcW w:w="845" w:type="pct"/>
            <w:vAlign w:val="center"/>
          </w:tcPr>
          <w:p w14:paraId="176B3CE7" w14:textId="77777777" w:rsidR="0023614E" w:rsidRPr="00380894" w:rsidRDefault="0023614E" w:rsidP="00234F13">
            <w:pPr>
              <w:rPr>
                <w:rFonts w:ascii="Sylfaen" w:hAnsi="Sylfaen"/>
                <w:lang w:val="hy-AM"/>
              </w:rPr>
            </w:pPr>
            <w:r w:rsidRPr="00380894">
              <w:rPr>
                <w:rFonts w:ascii="Sylfaen" w:hAnsi="Sylfaen"/>
                <w:b/>
                <w:sz w:val="20"/>
                <w:szCs w:val="20"/>
                <w:lang w:val="hy-AM"/>
              </w:rPr>
              <w:t>100%, (10միավոր)</w:t>
            </w:r>
          </w:p>
        </w:tc>
      </w:tr>
      <w:tr w:rsidR="000465B9" w:rsidRPr="00380894" w14:paraId="452C885D" w14:textId="77777777" w:rsidTr="00234F13">
        <w:trPr>
          <w:trHeight w:val="480"/>
        </w:trPr>
        <w:tc>
          <w:tcPr>
            <w:tcW w:w="299" w:type="pct"/>
          </w:tcPr>
          <w:p w14:paraId="584889E4" w14:textId="77777777" w:rsidR="0023614E" w:rsidRPr="00380894" w:rsidRDefault="0023614E" w:rsidP="00234F13">
            <w:pPr>
              <w:jc w:val="both"/>
              <w:rPr>
                <w:rFonts w:ascii="Sylfaen" w:hAnsi="Sylfaen"/>
                <w:b/>
                <w:i/>
                <w:sz w:val="18"/>
                <w:szCs w:val="18"/>
                <w:lang w:val="hy-AM"/>
              </w:rPr>
            </w:pPr>
            <w:r w:rsidRPr="00380894">
              <w:rPr>
                <w:rFonts w:ascii="Sylfaen" w:hAnsi="Sylfaen"/>
                <w:b/>
                <w:i/>
                <w:sz w:val="18"/>
                <w:szCs w:val="18"/>
                <w:lang w:val="hy-AM"/>
              </w:rPr>
              <w:t>9</w:t>
            </w:r>
          </w:p>
        </w:tc>
        <w:tc>
          <w:tcPr>
            <w:tcW w:w="2327" w:type="pct"/>
          </w:tcPr>
          <w:p w14:paraId="71DED2A8" w14:textId="77777777" w:rsidR="0023614E" w:rsidRPr="00380894" w:rsidRDefault="0023614E" w:rsidP="00234F13">
            <w:pPr>
              <w:rPr>
                <w:rFonts w:ascii="Sylfaen" w:hAnsi="Sylfaen"/>
                <w:sz w:val="20"/>
                <w:szCs w:val="20"/>
                <w:highlight w:val="yellow"/>
                <w:lang w:val="hy-AM"/>
              </w:rPr>
            </w:pPr>
            <w:r w:rsidRPr="00380894">
              <w:rPr>
                <w:rFonts w:ascii="Sylfaen" w:eastAsia="Sylfaen" w:hAnsi="Sylfaen"/>
                <w:sz w:val="20"/>
                <w:szCs w:val="20"/>
                <w:lang w:val="hy-AM"/>
              </w:rPr>
              <w:t>Ստացված արդյունքների ամփոփում</w:t>
            </w:r>
          </w:p>
        </w:tc>
        <w:tc>
          <w:tcPr>
            <w:tcW w:w="896" w:type="pct"/>
            <w:vAlign w:val="center"/>
          </w:tcPr>
          <w:p w14:paraId="0C446747" w14:textId="44C3CE7A" w:rsidR="0023614E" w:rsidRPr="008B61FB" w:rsidRDefault="0058600D" w:rsidP="00234F13">
            <w:pPr>
              <w:jc w:val="center"/>
              <w:rPr>
                <w:rFonts w:ascii="Sylfaen" w:hAnsi="Sylfaen"/>
                <w:lang w:val="hy-AM"/>
              </w:rPr>
            </w:pPr>
            <w:r w:rsidRPr="008B61FB">
              <w:rPr>
                <w:rFonts w:ascii="Sylfaen" w:hAnsi="Sylfaen"/>
                <w:b/>
                <w:sz w:val="20"/>
                <w:szCs w:val="20"/>
                <w:lang w:val="hy-AM"/>
              </w:rPr>
              <w:t>01</w:t>
            </w:r>
            <w:r w:rsidR="0023614E" w:rsidRPr="008B61FB">
              <w:rPr>
                <w:rFonts w:ascii="Sylfaen" w:hAnsi="Sylfaen"/>
                <w:b/>
                <w:sz w:val="20"/>
                <w:szCs w:val="20"/>
                <w:lang w:val="hy-AM"/>
              </w:rPr>
              <w:t>.0</w:t>
            </w:r>
            <w:r w:rsidRPr="008B61FB">
              <w:rPr>
                <w:rFonts w:ascii="Sylfaen" w:hAnsi="Sylfaen"/>
                <w:b/>
                <w:sz w:val="20"/>
                <w:szCs w:val="20"/>
                <w:lang w:val="hy-AM"/>
              </w:rPr>
              <w:t>5</w:t>
            </w:r>
            <w:r w:rsidR="0023614E" w:rsidRPr="008B61FB">
              <w:rPr>
                <w:rFonts w:ascii="Sylfaen" w:hAnsi="Sylfaen"/>
                <w:b/>
                <w:sz w:val="20"/>
                <w:szCs w:val="20"/>
                <w:lang w:val="hy-AM"/>
              </w:rPr>
              <w:t>.202</w:t>
            </w:r>
            <w:r w:rsidR="00EE6D9D" w:rsidRPr="008B61FB">
              <w:rPr>
                <w:rFonts w:ascii="Sylfaen" w:hAnsi="Sylfaen"/>
                <w:b/>
                <w:sz w:val="20"/>
                <w:szCs w:val="20"/>
                <w:lang w:val="hy-AM"/>
              </w:rPr>
              <w:t>6</w:t>
            </w:r>
            <w:r w:rsidR="0023614E" w:rsidRPr="008B61FB">
              <w:rPr>
                <w:rFonts w:ascii="Sylfaen" w:hAnsi="Sylfaen"/>
                <w:b/>
                <w:sz w:val="20"/>
                <w:szCs w:val="20"/>
                <w:lang w:val="hy-AM"/>
              </w:rPr>
              <w:t>թ.</w:t>
            </w:r>
          </w:p>
        </w:tc>
        <w:tc>
          <w:tcPr>
            <w:tcW w:w="633" w:type="pct"/>
            <w:vAlign w:val="center"/>
          </w:tcPr>
          <w:p w14:paraId="373AC62A" w14:textId="77777777" w:rsidR="0023614E" w:rsidRPr="00380894" w:rsidRDefault="0023614E" w:rsidP="00234F13">
            <w:pPr>
              <w:jc w:val="center"/>
              <w:rPr>
                <w:rFonts w:ascii="Sylfaen" w:hAnsi="Sylfaen"/>
                <w:lang w:val="hy-AM"/>
              </w:rPr>
            </w:pPr>
          </w:p>
        </w:tc>
        <w:tc>
          <w:tcPr>
            <w:tcW w:w="845" w:type="pct"/>
          </w:tcPr>
          <w:p w14:paraId="64D11C03" w14:textId="77777777" w:rsidR="0023614E" w:rsidRPr="00380894" w:rsidRDefault="0023614E" w:rsidP="00234F13">
            <w:pPr>
              <w:rPr>
                <w:rFonts w:ascii="Sylfaen" w:hAnsi="Sylfaen"/>
                <w:lang w:val="hy-AM"/>
              </w:rPr>
            </w:pPr>
          </w:p>
        </w:tc>
      </w:tr>
      <w:tr w:rsidR="000465B9" w:rsidRPr="00380894" w14:paraId="15C4D74F" w14:textId="77777777" w:rsidTr="00234F13">
        <w:trPr>
          <w:trHeight w:val="480"/>
        </w:trPr>
        <w:tc>
          <w:tcPr>
            <w:tcW w:w="299" w:type="pct"/>
          </w:tcPr>
          <w:p w14:paraId="5878397E" w14:textId="77777777" w:rsidR="0023614E" w:rsidRPr="00380894" w:rsidRDefault="0023614E" w:rsidP="00234F13">
            <w:pPr>
              <w:rPr>
                <w:rFonts w:ascii="Sylfaen" w:hAnsi="Sylfaen"/>
                <w:b/>
                <w:i/>
                <w:sz w:val="18"/>
                <w:szCs w:val="18"/>
                <w:lang w:val="hy-AM"/>
              </w:rPr>
            </w:pPr>
            <w:r w:rsidRPr="00380894">
              <w:rPr>
                <w:rFonts w:ascii="Sylfaen" w:hAnsi="Sylfaen"/>
                <w:b/>
                <w:i/>
                <w:sz w:val="18"/>
                <w:szCs w:val="18"/>
                <w:lang w:val="hy-AM"/>
              </w:rPr>
              <w:t>10</w:t>
            </w:r>
          </w:p>
        </w:tc>
        <w:tc>
          <w:tcPr>
            <w:tcW w:w="2327" w:type="pct"/>
          </w:tcPr>
          <w:p w14:paraId="17426B38" w14:textId="77777777" w:rsidR="0023614E" w:rsidRPr="00380894" w:rsidRDefault="0023614E" w:rsidP="00234F13">
            <w:pPr>
              <w:jc w:val="both"/>
              <w:rPr>
                <w:rFonts w:ascii="Sylfaen" w:hAnsi="Sylfaen"/>
                <w:sz w:val="20"/>
                <w:szCs w:val="20"/>
                <w:highlight w:val="yellow"/>
                <w:lang w:val="hy-AM"/>
              </w:rPr>
            </w:pPr>
            <w:r w:rsidRPr="00380894">
              <w:rPr>
                <w:rFonts w:ascii="Sylfaen" w:eastAsia="Sylfaen" w:hAnsi="Sylfaen"/>
                <w:sz w:val="20"/>
                <w:szCs w:val="20"/>
                <w:lang w:val="hy-AM"/>
              </w:rPr>
              <w:t>Հաշվեբացատագրի խմբագրում</w:t>
            </w:r>
          </w:p>
        </w:tc>
        <w:tc>
          <w:tcPr>
            <w:tcW w:w="896" w:type="pct"/>
            <w:vAlign w:val="center"/>
          </w:tcPr>
          <w:p w14:paraId="6A181204" w14:textId="00F8189E" w:rsidR="0023614E" w:rsidRPr="008B61FB" w:rsidRDefault="0023614E" w:rsidP="00234F13">
            <w:pPr>
              <w:jc w:val="center"/>
              <w:rPr>
                <w:rFonts w:ascii="Sylfaen" w:hAnsi="Sylfaen"/>
                <w:lang w:val="hy-AM"/>
              </w:rPr>
            </w:pPr>
            <w:r w:rsidRPr="008B61FB">
              <w:rPr>
                <w:rFonts w:ascii="Sylfaen" w:hAnsi="Sylfaen"/>
                <w:b/>
                <w:sz w:val="20"/>
                <w:szCs w:val="20"/>
                <w:lang w:val="hy-AM"/>
              </w:rPr>
              <w:t>02.05.202</w:t>
            </w:r>
            <w:r w:rsidR="00EE6D9D" w:rsidRPr="008B61FB">
              <w:rPr>
                <w:rFonts w:ascii="Sylfaen" w:hAnsi="Sylfaen"/>
                <w:b/>
                <w:sz w:val="20"/>
                <w:szCs w:val="20"/>
                <w:lang w:val="hy-AM"/>
              </w:rPr>
              <w:t>6</w:t>
            </w:r>
            <w:r w:rsidRPr="008B61FB">
              <w:rPr>
                <w:rFonts w:ascii="Sylfaen" w:hAnsi="Sylfaen"/>
                <w:b/>
                <w:sz w:val="20"/>
                <w:szCs w:val="20"/>
                <w:lang w:val="hy-AM"/>
              </w:rPr>
              <w:t>թ.</w:t>
            </w:r>
          </w:p>
        </w:tc>
        <w:tc>
          <w:tcPr>
            <w:tcW w:w="633" w:type="pct"/>
            <w:vAlign w:val="center"/>
          </w:tcPr>
          <w:p w14:paraId="38781904" w14:textId="77777777" w:rsidR="0023614E" w:rsidRPr="00380894" w:rsidRDefault="0023614E" w:rsidP="00234F13">
            <w:pPr>
              <w:jc w:val="center"/>
              <w:rPr>
                <w:rFonts w:ascii="Sylfaen" w:hAnsi="Sylfaen"/>
                <w:lang w:val="hy-AM"/>
              </w:rPr>
            </w:pPr>
          </w:p>
        </w:tc>
        <w:tc>
          <w:tcPr>
            <w:tcW w:w="845" w:type="pct"/>
          </w:tcPr>
          <w:p w14:paraId="72648811" w14:textId="77777777" w:rsidR="0023614E" w:rsidRPr="00380894" w:rsidRDefault="0023614E" w:rsidP="00234F13">
            <w:pPr>
              <w:rPr>
                <w:rFonts w:ascii="Sylfaen" w:hAnsi="Sylfaen"/>
                <w:lang w:val="hy-AM"/>
              </w:rPr>
            </w:pPr>
          </w:p>
        </w:tc>
      </w:tr>
      <w:tr w:rsidR="000465B9" w:rsidRPr="00380894" w14:paraId="403C2696" w14:textId="77777777" w:rsidTr="004C7F5C">
        <w:trPr>
          <w:trHeight w:val="421"/>
        </w:trPr>
        <w:tc>
          <w:tcPr>
            <w:tcW w:w="299" w:type="pct"/>
          </w:tcPr>
          <w:p w14:paraId="3B84B12A" w14:textId="77777777" w:rsidR="0023614E" w:rsidRPr="00380894" w:rsidRDefault="0023614E" w:rsidP="00234F13">
            <w:pPr>
              <w:rPr>
                <w:rFonts w:ascii="Sylfaen" w:hAnsi="Sylfaen"/>
                <w:b/>
                <w:i/>
                <w:sz w:val="18"/>
                <w:szCs w:val="18"/>
                <w:lang w:val="hy-AM"/>
              </w:rPr>
            </w:pPr>
            <w:r w:rsidRPr="00380894">
              <w:rPr>
                <w:rFonts w:ascii="Sylfaen" w:hAnsi="Sylfaen"/>
                <w:b/>
                <w:i/>
                <w:sz w:val="18"/>
                <w:szCs w:val="18"/>
                <w:lang w:val="hy-AM"/>
              </w:rPr>
              <w:t>11.</w:t>
            </w:r>
          </w:p>
        </w:tc>
        <w:tc>
          <w:tcPr>
            <w:tcW w:w="2327" w:type="pct"/>
          </w:tcPr>
          <w:p w14:paraId="6C8D6C53" w14:textId="77777777" w:rsidR="0023614E" w:rsidRPr="00247C29" w:rsidRDefault="0023614E" w:rsidP="00234F13">
            <w:pPr>
              <w:jc w:val="both"/>
              <w:rPr>
                <w:rFonts w:ascii="Sylfaen" w:hAnsi="Sylfaen"/>
                <w:b/>
                <w:i/>
                <w:sz w:val="20"/>
                <w:szCs w:val="20"/>
                <w:highlight w:val="yellow"/>
                <w:lang w:val="hy-AM"/>
              </w:rPr>
            </w:pPr>
            <w:r w:rsidRPr="00247C29">
              <w:rPr>
                <w:rFonts w:ascii="Sylfaen" w:hAnsi="Sylfaen" w:cs="Sylfaen"/>
                <w:b/>
                <w:sz w:val="20"/>
                <w:szCs w:val="20"/>
                <w:lang w:val="hy-AM"/>
              </w:rPr>
              <w:t>Նախնական պաշտպանություն</w:t>
            </w:r>
          </w:p>
        </w:tc>
        <w:tc>
          <w:tcPr>
            <w:tcW w:w="896" w:type="pct"/>
            <w:vAlign w:val="center"/>
          </w:tcPr>
          <w:p w14:paraId="0881A4B7" w14:textId="0A07939D" w:rsidR="0023614E" w:rsidRPr="00247C29" w:rsidRDefault="00EE6D9D" w:rsidP="00234F13">
            <w:pPr>
              <w:jc w:val="center"/>
              <w:rPr>
                <w:rFonts w:ascii="Sylfaen" w:hAnsi="Sylfaen"/>
                <w:b/>
                <w:sz w:val="20"/>
                <w:szCs w:val="20"/>
                <w:highlight w:val="yellow"/>
                <w:lang w:val="hy-AM"/>
              </w:rPr>
            </w:pPr>
            <w:r>
              <w:rPr>
                <w:rFonts w:ascii="Sylfaen" w:hAnsi="Sylfaen"/>
                <w:b/>
                <w:sz w:val="20"/>
                <w:szCs w:val="20"/>
                <w:lang w:val="hy-AM"/>
              </w:rPr>
              <w:t>0</w:t>
            </w:r>
            <w:r w:rsidR="008B61FB">
              <w:rPr>
                <w:rFonts w:ascii="Sylfaen" w:hAnsi="Sylfaen"/>
                <w:b/>
                <w:sz w:val="20"/>
                <w:szCs w:val="20"/>
                <w:lang w:val="hy-AM"/>
              </w:rPr>
              <w:t>5</w:t>
            </w:r>
            <w:r w:rsidR="0023614E" w:rsidRPr="00247C29">
              <w:rPr>
                <w:rFonts w:ascii="Sylfaen" w:hAnsi="Sylfaen"/>
                <w:b/>
                <w:sz w:val="20"/>
                <w:szCs w:val="20"/>
                <w:lang w:val="hy-AM"/>
              </w:rPr>
              <w:t>.0</w:t>
            </w:r>
            <w:r>
              <w:rPr>
                <w:rFonts w:ascii="Sylfaen" w:hAnsi="Sylfaen"/>
                <w:b/>
                <w:sz w:val="20"/>
                <w:szCs w:val="20"/>
                <w:lang w:val="hy-AM"/>
              </w:rPr>
              <w:t>5</w:t>
            </w:r>
            <w:r w:rsidR="0023614E" w:rsidRPr="00247C29">
              <w:rPr>
                <w:rFonts w:ascii="Sylfaen" w:hAnsi="Sylfaen"/>
                <w:b/>
                <w:sz w:val="20"/>
                <w:szCs w:val="20"/>
                <w:lang w:val="hy-AM"/>
              </w:rPr>
              <w:t>.202</w:t>
            </w:r>
            <w:r w:rsidR="00A160DC" w:rsidRPr="00247C29">
              <w:rPr>
                <w:rFonts w:ascii="Sylfaen" w:hAnsi="Sylfaen"/>
                <w:b/>
                <w:sz w:val="20"/>
                <w:szCs w:val="20"/>
                <w:lang w:val="hy-AM"/>
              </w:rPr>
              <w:t>6</w:t>
            </w:r>
            <w:r w:rsidR="0023614E" w:rsidRPr="00247C29">
              <w:rPr>
                <w:rFonts w:ascii="Sylfaen" w:hAnsi="Sylfaen"/>
                <w:b/>
                <w:sz w:val="20"/>
                <w:szCs w:val="20"/>
                <w:lang w:val="hy-AM"/>
              </w:rPr>
              <w:t>թ.</w:t>
            </w:r>
          </w:p>
        </w:tc>
        <w:tc>
          <w:tcPr>
            <w:tcW w:w="633" w:type="pct"/>
            <w:vAlign w:val="center"/>
          </w:tcPr>
          <w:p w14:paraId="7098BDFE" w14:textId="77777777" w:rsidR="0023614E" w:rsidRPr="00380894" w:rsidRDefault="0023614E" w:rsidP="00234F13">
            <w:pPr>
              <w:jc w:val="center"/>
              <w:rPr>
                <w:rFonts w:ascii="Sylfaen" w:hAnsi="Sylfaen"/>
                <w:lang w:val="hy-AM"/>
              </w:rPr>
            </w:pPr>
          </w:p>
        </w:tc>
        <w:tc>
          <w:tcPr>
            <w:tcW w:w="845" w:type="pct"/>
          </w:tcPr>
          <w:p w14:paraId="2EBDBE59" w14:textId="77777777" w:rsidR="0023614E" w:rsidRPr="00380894" w:rsidRDefault="0023614E" w:rsidP="00234F13">
            <w:pPr>
              <w:rPr>
                <w:rFonts w:ascii="Sylfaen" w:hAnsi="Sylfaen"/>
                <w:lang w:val="hy-AM"/>
              </w:rPr>
            </w:pPr>
          </w:p>
        </w:tc>
      </w:tr>
    </w:tbl>
    <w:p w14:paraId="576B9F6E" w14:textId="4FA0DA4A" w:rsidR="0043623F" w:rsidRPr="0043623F" w:rsidRDefault="0043623F" w:rsidP="0043623F">
      <w:pPr>
        <w:spacing w:before="240" w:after="120"/>
        <w:rPr>
          <w:rFonts w:ascii="Sylfaen" w:hAnsi="Sylfaen"/>
          <w:sz w:val="12"/>
          <w:szCs w:val="12"/>
          <w:lang w:val="hy-AM"/>
        </w:rPr>
      </w:pPr>
      <w:r w:rsidRPr="00380894">
        <w:rPr>
          <w:rFonts w:ascii="Sylfaen" w:hAnsi="Sylfaen"/>
          <w:sz w:val="22"/>
          <w:szCs w:val="22"/>
          <w:lang w:val="hy-AM"/>
        </w:rPr>
        <w:t xml:space="preserve">6. </w:t>
      </w:r>
      <w:r w:rsidRPr="00380894">
        <w:rPr>
          <w:rFonts w:ascii="Sylfaen" w:hAnsi="Sylfaen" w:cs="Sylfaen"/>
          <w:sz w:val="22"/>
          <w:szCs w:val="22"/>
          <w:lang w:val="hy-AM"/>
        </w:rPr>
        <w:t>Աշխատանքի պաշտպանության օրը</w:t>
      </w:r>
      <w:r w:rsidRPr="00693E57">
        <w:rPr>
          <w:rFonts w:ascii="Sylfaen" w:hAnsi="Sylfaen" w:cs="Arial Armenian"/>
          <w:sz w:val="22"/>
          <w:szCs w:val="22"/>
          <w:lang w:val="hy-AM"/>
        </w:rPr>
        <w:t>__</w:t>
      </w:r>
      <w:r w:rsidRPr="00693E57">
        <w:rPr>
          <w:rFonts w:ascii="Sylfaen" w:hAnsi="Sylfaen" w:cs="Arial Armenian"/>
          <w:sz w:val="22"/>
          <w:szCs w:val="22"/>
        </w:rPr>
        <w:t>__</w:t>
      </w:r>
      <w:r w:rsidR="00693E57" w:rsidRPr="00693E57">
        <w:rPr>
          <w:rFonts w:ascii="Sylfaen" w:hAnsi="Sylfaen" w:cs="Arial Armenian"/>
          <w:sz w:val="22"/>
          <w:szCs w:val="22"/>
          <w:u w:val="single"/>
        </w:rPr>
        <w:t>08</w:t>
      </w:r>
      <w:r w:rsidRPr="00693E57">
        <w:rPr>
          <w:rFonts w:ascii="Sylfaen" w:hAnsi="Sylfaen" w:cs="Arial Armenian"/>
          <w:sz w:val="22"/>
          <w:szCs w:val="22"/>
          <w:u w:val="single"/>
          <w:lang w:val="hy-AM"/>
        </w:rPr>
        <w:t>.05.202</w:t>
      </w:r>
      <w:r w:rsidR="00693E57" w:rsidRPr="00693E57">
        <w:rPr>
          <w:rFonts w:ascii="Sylfaen" w:hAnsi="Sylfaen" w:cs="Arial Armenian"/>
          <w:sz w:val="22"/>
          <w:szCs w:val="22"/>
          <w:u w:val="single"/>
          <w:lang w:val="hy-AM"/>
        </w:rPr>
        <w:t>6</w:t>
      </w:r>
      <w:r w:rsidRPr="00693E57">
        <w:rPr>
          <w:rFonts w:ascii="Sylfaen" w:hAnsi="Sylfaen" w:cs="Arial Armenian"/>
          <w:sz w:val="22"/>
          <w:szCs w:val="22"/>
          <w:u w:val="single"/>
          <w:lang w:val="hy-AM"/>
        </w:rPr>
        <w:t>թ</w:t>
      </w:r>
      <w:r w:rsidRPr="00693E57">
        <w:rPr>
          <w:rFonts w:ascii="MS Mincho" w:eastAsia="MS Mincho" w:hAnsi="MS Mincho" w:cs="MS Mincho" w:hint="eastAsia"/>
          <w:sz w:val="22"/>
          <w:szCs w:val="22"/>
          <w:u w:val="single"/>
          <w:lang w:val="hy-AM"/>
        </w:rPr>
        <w:t>․</w:t>
      </w:r>
      <w:r w:rsidRPr="00693E57">
        <w:rPr>
          <w:rFonts w:ascii="Sylfaen" w:hAnsi="Sylfaen" w:cs="Arial Armenian"/>
          <w:sz w:val="22"/>
          <w:szCs w:val="22"/>
          <w:lang w:val="hy-AM"/>
        </w:rPr>
        <w:t>_</w:t>
      </w:r>
      <w:r w:rsidRPr="00693E57">
        <w:rPr>
          <w:rFonts w:ascii="Sylfaen" w:hAnsi="Sylfaen" w:cs="Arial Armenian"/>
          <w:sz w:val="22"/>
          <w:szCs w:val="22"/>
        </w:rPr>
        <w:t>_______</w:t>
      </w:r>
      <w:r w:rsidRPr="00693E57">
        <w:rPr>
          <w:rFonts w:ascii="Sylfaen" w:hAnsi="Sylfaen" w:cs="Arial Armenian"/>
          <w:sz w:val="22"/>
          <w:szCs w:val="22"/>
          <w:lang w:val="hy-AM"/>
        </w:rPr>
        <w:t>__________________________</w:t>
      </w:r>
      <w:r w:rsidRPr="00380894">
        <w:rPr>
          <w:rFonts w:ascii="Sylfaen" w:hAnsi="Sylfaen" w:cs="Arial Armenian"/>
          <w:sz w:val="22"/>
          <w:szCs w:val="22"/>
          <w:lang w:val="hy-AM"/>
        </w:rPr>
        <w:br/>
      </w:r>
    </w:p>
    <w:p w14:paraId="56D03652" w14:textId="2DA3395B" w:rsidR="0043623F" w:rsidRPr="00380894" w:rsidRDefault="0043623F" w:rsidP="0043623F">
      <w:pPr>
        <w:rPr>
          <w:rFonts w:ascii="Sylfaen" w:hAnsi="Sylfaen"/>
          <w:b/>
          <w:i/>
          <w:lang w:val="hy-AM"/>
        </w:rPr>
      </w:pPr>
      <w:r w:rsidRPr="00380894">
        <w:rPr>
          <w:rFonts w:ascii="Sylfaen" w:hAnsi="Sylfaen"/>
          <w:sz w:val="22"/>
          <w:szCs w:val="22"/>
          <w:lang w:val="hy-AM"/>
        </w:rPr>
        <w:t xml:space="preserve">7. </w:t>
      </w:r>
      <w:r w:rsidRPr="00380894">
        <w:rPr>
          <w:rFonts w:ascii="Sylfaen" w:hAnsi="Sylfaen" w:cs="Sylfaen"/>
          <w:sz w:val="22"/>
          <w:szCs w:val="22"/>
          <w:lang w:val="hy-AM"/>
        </w:rPr>
        <w:t xml:space="preserve">Ամբիոնի վարիչ </w:t>
      </w:r>
      <w:r w:rsidRPr="00380894">
        <w:rPr>
          <w:rFonts w:ascii="Sylfaen" w:hAnsi="Sylfaen"/>
          <w:sz w:val="23"/>
          <w:szCs w:val="23"/>
          <w:u w:val="single"/>
          <w:lang w:val="hy-AM"/>
        </w:rPr>
        <w:t>Մելիքյան</w:t>
      </w:r>
      <w:r w:rsidR="005C3550">
        <w:rPr>
          <w:rFonts w:ascii="Sylfaen" w:hAnsi="Sylfaen"/>
          <w:sz w:val="23"/>
          <w:szCs w:val="23"/>
          <w:u w:val="single"/>
          <w:lang w:val="hy-AM"/>
        </w:rPr>
        <w:t xml:space="preserve"> </w:t>
      </w:r>
      <w:r w:rsidRPr="00380894">
        <w:rPr>
          <w:rFonts w:ascii="Sylfaen" w:hAnsi="Sylfaen"/>
          <w:sz w:val="23"/>
          <w:szCs w:val="23"/>
          <w:u w:val="single"/>
          <w:lang w:val="hy-AM"/>
        </w:rPr>
        <w:t>Վազգեն</w:t>
      </w:r>
      <w:r w:rsidR="005C3550">
        <w:rPr>
          <w:rFonts w:ascii="Sylfaen" w:hAnsi="Sylfaen"/>
          <w:sz w:val="23"/>
          <w:szCs w:val="23"/>
          <w:u w:val="single"/>
          <w:lang w:val="hy-AM"/>
        </w:rPr>
        <w:t xml:space="preserve"> </w:t>
      </w:r>
      <w:r w:rsidRPr="00380894">
        <w:rPr>
          <w:rFonts w:ascii="Sylfaen" w:hAnsi="Sylfaen"/>
          <w:sz w:val="23"/>
          <w:szCs w:val="23"/>
          <w:u w:val="single"/>
          <w:lang w:val="hy-AM"/>
        </w:rPr>
        <w:t>Շավարշի</w:t>
      </w:r>
      <w:r w:rsidRPr="00380894">
        <w:rPr>
          <w:rFonts w:ascii="Sylfaen" w:hAnsi="Sylfaen"/>
          <w:bCs/>
          <w:iCs/>
          <w:lang w:val="hy-AM"/>
        </w:rPr>
        <w:t>____________________________________</w:t>
      </w:r>
    </w:p>
    <w:p w14:paraId="0CC0CF32" w14:textId="77777777" w:rsidR="0043623F" w:rsidRPr="00380894" w:rsidRDefault="0043623F" w:rsidP="0043623F">
      <w:pPr>
        <w:spacing w:line="360" w:lineRule="auto"/>
        <w:rPr>
          <w:rFonts w:ascii="Sylfaen" w:hAnsi="Sylfaen"/>
          <w:sz w:val="16"/>
          <w:szCs w:val="16"/>
          <w:lang w:val="hy-AM"/>
        </w:rPr>
      </w:pPr>
      <w:r w:rsidRPr="00380894">
        <w:rPr>
          <w:rFonts w:ascii="Sylfaen" w:hAnsi="Sylfaen" w:cs="Sylfaen"/>
          <w:sz w:val="16"/>
          <w:szCs w:val="16"/>
          <w:lang w:val="hy-AM"/>
        </w:rPr>
        <w:t xml:space="preserve">                                                                     </w:t>
      </w:r>
      <w:r w:rsidRPr="00380894">
        <w:rPr>
          <w:rFonts w:ascii="Sylfaen" w:hAnsi="Sylfaen"/>
          <w:sz w:val="16"/>
          <w:szCs w:val="16"/>
          <w:lang w:val="hy-AM"/>
        </w:rPr>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Հ)                                           (ստորագրություն</w:t>
      </w:r>
      <w:r w:rsidRPr="00380894">
        <w:rPr>
          <w:rFonts w:ascii="Sylfaen" w:hAnsi="Sylfaen" w:cs="Arial Armenian"/>
          <w:sz w:val="16"/>
          <w:szCs w:val="16"/>
          <w:lang w:val="hy-AM"/>
        </w:rPr>
        <w:t xml:space="preserve">, </w:t>
      </w:r>
      <w:r w:rsidRPr="00380894">
        <w:rPr>
          <w:rFonts w:ascii="Sylfaen" w:hAnsi="Sylfaen" w:cs="Sylfaen"/>
          <w:sz w:val="16"/>
          <w:szCs w:val="16"/>
          <w:lang w:val="hy-AM"/>
        </w:rPr>
        <w:t>ամսաթիվ</w:t>
      </w:r>
      <w:r w:rsidRPr="00380894">
        <w:rPr>
          <w:rFonts w:ascii="Sylfaen" w:hAnsi="Sylfaen"/>
          <w:sz w:val="16"/>
          <w:szCs w:val="16"/>
          <w:lang w:val="hy-AM"/>
        </w:rPr>
        <w:t>)</w:t>
      </w:r>
    </w:p>
    <w:p w14:paraId="5BD957C0" w14:textId="076C4954" w:rsidR="0043623F" w:rsidRPr="00380894" w:rsidRDefault="0043623F" w:rsidP="0043623F">
      <w:pPr>
        <w:rPr>
          <w:rFonts w:ascii="Sylfaen" w:hAnsi="Sylfaen"/>
          <w:b/>
          <w:i/>
          <w:lang w:val="hy-AM"/>
        </w:rPr>
      </w:pPr>
      <w:r w:rsidRPr="00380894">
        <w:rPr>
          <w:rFonts w:ascii="Sylfaen" w:hAnsi="Sylfaen"/>
          <w:sz w:val="22"/>
          <w:szCs w:val="22"/>
          <w:lang w:val="hy-AM"/>
        </w:rPr>
        <w:t xml:space="preserve">8. </w:t>
      </w:r>
      <w:r w:rsidRPr="00380894">
        <w:rPr>
          <w:rFonts w:ascii="Sylfaen" w:hAnsi="Sylfaen" w:cs="Sylfaen"/>
          <w:sz w:val="22"/>
          <w:szCs w:val="22"/>
          <w:lang w:val="hy-AM"/>
        </w:rPr>
        <w:t xml:space="preserve">Աշխատանքի ղեկավար </w:t>
      </w:r>
      <w:r w:rsidR="00EB6370">
        <w:rPr>
          <w:rFonts w:ascii="Sylfaen" w:hAnsi="Sylfaen"/>
          <w:bCs/>
          <w:iCs/>
          <w:u w:val="single"/>
          <w:lang w:val="hy-AM"/>
        </w:rPr>
        <w:t xml:space="preserve">Ռևազյան </w:t>
      </w:r>
      <w:r w:rsidR="00863B67">
        <w:rPr>
          <w:rFonts w:ascii="Sylfaen" w:hAnsi="Sylfaen"/>
          <w:bCs/>
          <w:iCs/>
          <w:u w:val="single"/>
          <w:lang w:val="hy-AM"/>
        </w:rPr>
        <w:t>Դ</w:t>
      </w:r>
      <w:r w:rsidR="00EB6370">
        <w:rPr>
          <w:rFonts w:ascii="Sylfaen" w:hAnsi="Sylfaen"/>
          <w:bCs/>
          <w:iCs/>
          <w:u w:val="single"/>
          <w:lang w:val="hy-AM"/>
        </w:rPr>
        <w:t>ավիթ Վարդանի</w:t>
      </w:r>
      <w:r w:rsidRPr="00380894">
        <w:rPr>
          <w:rFonts w:ascii="Sylfaen" w:hAnsi="Sylfaen" w:cs="Arial Armenian"/>
          <w:sz w:val="22"/>
          <w:szCs w:val="22"/>
          <w:lang w:val="it-IT"/>
        </w:rPr>
        <w:t>________________________</w:t>
      </w:r>
    </w:p>
    <w:p w14:paraId="3C084F7F" w14:textId="77777777" w:rsidR="0043623F" w:rsidRPr="00380894" w:rsidRDefault="0043623F" w:rsidP="0043623F">
      <w:pPr>
        <w:spacing w:line="360" w:lineRule="auto"/>
        <w:rPr>
          <w:rFonts w:ascii="Sylfaen" w:hAnsi="Sylfaen"/>
          <w:sz w:val="16"/>
          <w:szCs w:val="16"/>
          <w:lang w:val="hy-AM"/>
        </w:rPr>
      </w:pPr>
      <w:r w:rsidRPr="00380894">
        <w:rPr>
          <w:rFonts w:ascii="Sylfaen" w:hAnsi="Sylfaen"/>
          <w:sz w:val="16"/>
          <w:szCs w:val="16"/>
          <w:lang w:val="hy-AM"/>
        </w:rPr>
        <w:t xml:space="preserve">                                                                               </w:t>
      </w:r>
      <w:r w:rsidRPr="00380894">
        <w:rPr>
          <w:rFonts w:ascii="Sylfaen" w:hAnsi="Sylfaen"/>
          <w:sz w:val="16"/>
          <w:szCs w:val="16"/>
          <w:lang w:val="hy-AM"/>
        </w:rPr>
        <w:tab/>
      </w:r>
      <w:r w:rsidRPr="00380894">
        <w:rPr>
          <w:rFonts w:ascii="Sylfaen" w:hAnsi="Sylfaen"/>
          <w:sz w:val="16"/>
          <w:szCs w:val="16"/>
          <w:lang w:val="hy-AM"/>
        </w:rPr>
        <w:tab/>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Հ)                            (ստորագրություն</w:t>
      </w:r>
      <w:r w:rsidRPr="00380894">
        <w:rPr>
          <w:rFonts w:ascii="Sylfaen" w:hAnsi="Sylfaen" w:cs="Arial Armenian"/>
          <w:sz w:val="16"/>
          <w:szCs w:val="16"/>
          <w:lang w:val="hy-AM"/>
        </w:rPr>
        <w:t xml:space="preserve">, </w:t>
      </w:r>
      <w:r w:rsidRPr="00380894">
        <w:rPr>
          <w:rFonts w:ascii="Sylfaen" w:hAnsi="Sylfaen" w:cs="Sylfaen"/>
          <w:sz w:val="16"/>
          <w:szCs w:val="16"/>
          <w:lang w:val="hy-AM"/>
        </w:rPr>
        <w:t>ամսաթիվ</w:t>
      </w:r>
      <w:r w:rsidRPr="00380894">
        <w:rPr>
          <w:rFonts w:ascii="Sylfaen" w:hAnsi="Sylfaen"/>
          <w:sz w:val="16"/>
          <w:szCs w:val="16"/>
          <w:lang w:val="hy-AM"/>
        </w:rPr>
        <w:t>)</w:t>
      </w:r>
    </w:p>
    <w:p w14:paraId="25DE8073" w14:textId="77777777" w:rsidR="0043623F" w:rsidRPr="00380894" w:rsidRDefault="0043623F" w:rsidP="0043623F">
      <w:pPr>
        <w:spacing w:after="120" w:line="360" w:lineRule="auto"/>
        <w:rPr>
          <w:rFonts w:ascii="Sylfaen" w:hAnsi="Sylfaen"/>
          <w:sz w:val="22"/>
          <w:szCs w:val="22"/>
          <w:lang w:val="hy-AM"/>
        </w:rPr>
      </w:pPr>
      <w:r w:rsidRPr="00380894">
        <w:rPr>
          <w:rFonts w:ascii="Sylfaen" w:hAnsi="Sylfaen"/>
          <w:sz w:val="22"/>
          <w:szCs w:val="22"/>
          <w:lang w:val="hy-AM"/>
        </w:rPr>
        <w:t xml:space="preserve">9. </w:t>
      </w:r>
      <w:r w:rsidRPr="00380894">
        <w:rPr>
          <w:rFonts w:ascii="Sylfaen" w:hAnsi="Sylfaen" w:cs="Sylfaen"/>
          <w:sz w:val="22"/>
          <w:szCs w:val="22"/>
          <w:lang w:val="hy-AM"/>
        </w:rPr>
        <w:t>Աշխատանքի բաժինների խորհրդատուներ</w:t>
      </w:r>
    </w:p>
    <w:p w14:paraId="63F26FED" w14:textId="373B3F4E" w:rsidR="0043623F" w:rsidRPr="00380894" w:rsidRDefault="0043623F" w:rsidP="0043623F">
      <w:pPr>
        <w:rPr>
          <w:rFonts w:ascii="Sylfaen" w:hAnsi="Sylfaen"/>
          <w:sz w:val="18"/>
          <w:szCs w:val="18"/>
          <w:lang w:val="hy-AM"/>
        </w:rPr>
      </w:pPr>
      <w:r w:rsidRPr="00380894">
        <w:rPr>
          <w:rFonts w:ascii="Sylfaen" w:hAnsi="Sylfaen"/>
          <w:sz w:val="22"/>
          <w:szCs w:val="22"/>
          <w:lang w:val="hy-AM"/>
        </w:rPr>
        <w:t xml:space="preserve">9.1. </w:t>
      </w:r>
      <w:r w:rsidRPr="00380894">
        <w:rPr>
          <w:rFonts w:ascii="Sylfaen" w:hAnsi="Sylfaen" w:cs="Sylfaen"/>
          <w:sz w:val="22"/>
          <w:szCs w:val="22"/>
          <w:lang w:val="hy-AM"/>
        </w:rPr>
        <w:t xml:space="preserve">Տնտեսագիտական  </w:t>
      </w:r>
      <w:r w:rsidRPr="00380894">
        <w:rPr>
          <w:rFonts w:ascii="Sylfaen" w:hAnsi="Sylfaen"/>
          <w:sz w:val="23"/>
          <w:szCs w:val="23"/>
          <w:u w:val="single"/>
          <w:lang w:val="hy-AM"/>
        </w:rPr>
        <w:t>Աբրահամյան Արուսյակ</w:t>
      </w:r>
      <w:r w:rsidR="005C3550">
        <w:rPr>
          <w:rFonts w:ascii="Sylfaen" w:hAnsi="Sylfaen"/>
          <w:sz w:val="23"/>
          <w:szCs w:val="23"/>
          <w:u w:val="single"/>
          <w:lang w:val="hy-AM"/>
        </w:rPr>
        <w:t xml:space="preserve"> </w:t>
      </w:r>
      <w:r w:rsidRPr="00380894">
        <w:rPr>
          <w:rFonts w:ascii="Sylfaen" w:hAnsi="Sylfaen"/>
          <w:sz w:val="23"/>
          <w:szCs w:val="23"/>
          <w:u w:val="single"/>
          <w:lang w:val="hy-AM"/>
        </w:rPr>
        <w:t>Ալբերտի</w:t>
      </w:r>
      <w:r w:rsidRPr="00380894">
        <w:rPr>
          <w:rFonts w:ascii="Sylfaen" w:hAnsi="Sylfaen"/>
          <w:bCs/>
          <w:iCs/>
          <w:lang w:val="hy-AM"/>
        </w:rPr>
        <w:t>__________________________</w:t>
      </w:r>
    </w:p>
    <w:p w14:paraId="66BCC11F" w14:textId="77777777" w:rsidR="0043623F" w:rsidRPr="00380894" w:rsidRDefault="0043623F" w:rsidP="0043623F">
      <w:pPr>
        <w:spacing w:line="360" w:lineRule="auto"/>
        <w:rPr>
          <w:rFonts w:ascii="Sylfaen" w:hAnsi="Sylfaen"/>
          <w:sz w:val="16"/>
          <w:szCs w:val="16"/>
          <w:lang w:val="hy-AM"/>
        </w:rPr>
      </w:pPr>
      <w:r w:rsidRPr="00380894">
        <w:rPr>
          <w:rFonts w:ascii="Sylfaen" w:hAnsi="Sylfaen"/>
          <w:sz w:val="16"/>
          <w:szCs w:val="16"/>
          <w:lang w:val="hy-AM"/>
        </w:rPr>
        <w:t xml:space="preserve">                                                                         </w:t>
      </w:r>
      <w:r w:rsidRPr="00380894">
        <w:rPr>
          <w:rFonts w:ascii="Sylfaen" w:hAnsi="Sylfaen" w:cs="Sylfaen"/>
          <w:sz w:val="16"/>
          <w:szCs w:val="16"/>
          <w:lang w:val="hy-AM"/>
        </w:rPr>
        <w:t xml:space="preserve">      </w:t>
      </w:r>
      <w:r w:rsidRPr="00380894">
        <w:rPr>
          <w:rFonts w:ascii="Sylfaen" w:hAnsi="Sylfaen" w:cs="Sylfaen"/>
          <w:sz w:val="16"/>
          <w:szCs w:val="16"/>
          <w:lang w:val="hy-AM"/>
        </w:rPr>
        <w:tab/>
      </w:r>
      <w:r w:rsidRPr="00380894">
        <w:rPr>
          <w:rFonts w:ascii="Sylfaen" w:hAnsi="Sylfaen" w:cs="Sylfaen"/>
          <w:sz w:val="16"/>
          <w:szCs w:val="16"/>
          <w:lang w:val="hy-AM"/>
        </w:rPr>
        <w:tab/>
      </w:r>
      <w:r w:rsidRPr="00380894">
        <w:rPr>
          <w:rFonts w:ascii="Sylfaen" w:hAnsi="Sylfaen"/>
          <w:sz w:val="16"/>
          <w:szCs w:val="16"/>
          <w:lang w:val="hy-AM"/>
        </w:rPr>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Հ)                                  (</w:t>
      </w:r>
      <w:r w:rsidRPr="00380894">
        <w:rPr>
          <w:rFonts w:ascii="Sylfaen" w:hAnsi="Sylfaen" w:cs="Arial Armenian"/>
          <w:sz w:val="16"/>
          <w:szCs w:val="16"/>
          <w:lang w:val="hy-AM"/>
        </w:rPr>
        <w:t>ս</w:t>
      </w:r>
      <w:r w:rsidRPr="00380894">
        <w:rPr>
          <w:rFonts w:ascii="Sylfaen" w:hAnsi="Sylfaen" w:cs="Sylfaen"/>
          <w:sz w:val="16"/>
          <w:szCs w:val="16"/>
          <w:lang w:val="hy-AM"/>
        </w:rPr>
        <w:t>տորագրություն</w:t>
      </w:r>
      <w:r w:rsidRPr="00380894">
        <w:rPr>
          <w:rFonts w:ascii="Sylfaen" w:hAnsi="Sylfaen" w:cs="Arial Armenian"/>
          <w:sz w:val="16"/>
          <w:szCs w:val="16"/>
          <w:lang w:val="hy-AM"/>
        </w:rPr>
        <w:t xml:space="preserve">, </w:t>
      </w:r>
      <w:r w:rsidRPr="00380894">
        <w:rPr>
          <w:rFonts w:ascii="Sylfaen" w:hAnsi="Sylfaen" w:cs="Sylfaen"/>
          <w:sz w:val="16"/>
          <w:szCs w:val="16"/>
          <w:lang w:val="hy-AM"/>
        </w:rPr>
        <w:t>ամսաթիվ</w:t>
      </w:r>
      <w:r w:rsidRPr="00380894">
        <w:rPr>
          <w:rFonts w:ascii="Sylfaen" w:hAnsi="Sylfaen"/>
          <w:sz w:val="16"/>
          <w:szCs w:val="16"/>
          <w:lang w:val="hy-AM"/>
        </w:rPr>
        <w:t>)</w:t>
      </w:r>
    </w:p>
    <w:p w14:paraId="72499CEC" w14:textId="419FD3C8" w:rsidR="0043623F" w:rsidRPr="00380894" w:rsidRDefault="0043623F" w:rsidP="0043623F">
      <w:pPr>
        <w:ind w:right="113"/>
        <w:rPr>
          <w:rFonts w:ascii="Sylfaen" w:hAnsi="Sylfaen"/>
          <w:lang w:val="hy-AM"/>
        </w:rPr>
      </w:pPr>
      <w:r w:rsidRPr="00380894">
        <w:rPr>
          <w:rFonts w:ascii="Sylfaen" w:hAnsi="Sylfaen"/>
          <w:sz w:val="22"/>
          <w:szCs w:val="22"/>
          <w:lang w:val="hy-AM"/>
        </w:rPr>
        <w:t xml:space="preserve">9.2. </w:t>
      </w:r>
      <w:r w:rsidRPr="00380894">
        <w:rPr>
          <w:rFonts w:ascii="Sylfaen" w:hAnsi="Sylfaen" w:cs="Sylfaen"/>
          <w:sz w:val="22"/>
          <w:szCs w:val="22"/>
          <w:lang w:val="hy-AM"/>
        </w:rPr>
        <w:t>Կենսա</w:t>
      </w:r>
      <w:r w:rsidRPr="00380894">
        <w:rPr>
          <w:rFonts w:ascii="Sylfaen" w:hAnsi="Sylfaen"/>
          <w:color w:val="000000"/>
          <w:sz w:val="22"/>
          <w:szCs w:val="22"/>
          <w:lang w:val="hy-AM"/>
        </w:rPr>
        <w:t>գործունե</w:t>
      </w:r>
      <w:r w:rsidRPr="00380894">
        <w:rPr>
          <w:rFonts w:ascii="Sylfaen" w:hAnsi="Sylfaen" w:cs="Sylfaen"/>
          <w:sz w:val="22"/>
          <w:szCs w:val="22"/>
          <w:lang w:val="hy-AM"/>
        </w:rPr>
        <w:t xml:space="preserve">ության անվտանգության </w:t>
      </w:r>
      <w:r w:rsidR="008C58B2">
        <w:rPr>
          <w:rFonts w:ascii="Sylfaen" w:hAnsi="Sylfaen" w:cs="Sylfaen"/>
          <w:sz w:val="22"/>
          <w:szCs w:val="22"/>
          <w:lang w:val="hy-AM"/>
        </w:rPr>
        <w:t xml:space="preserve">  </w:t>
      </w:r>
      <w:r w:rsidRPr="00380894">
        <w:rPr>
          <w:rFonts w:ascii="Sylfaen" w:hAnsi="Sylfaen"/>
          <w:sz w:val="23"/>
          <w:szCs w:val="23"/>
          <w:u w:val="single"/>
          <w:lang w:val="hy-AM"/>
        </w:rPr>
        <w:t>Ակարմազյան</w:t>
      </w:r>
      <w:r w:rsidR="008C58B2">
        <w:rPr>
          <w:rFonts w:ascii="Sylfaen" w:hAnsi="Sylfaen"/>
          <w:sz w:val="23"/>
          <w:szCs w:val="23"/>
          <w:u w:val="single"/>
          <w:lang w:val="hy-AM"/>
        </w:rPr>
        <w:t xml:space="preserve"> </w:t>
      </w:r>
      <w:r w:rsidRPr="00380894">
        <w:rPr>
          <w:rFonts w:ascii="Sylfaen" w:hAnsi="Sylfaen"/>
          <w:sz w:val="23"/>
          <w:szCs w:val="23"/>
          <w:u w:val="single"/>
          <w:lang w:val="hy-AM"/>
        </w:rPr>
        <w:t>Հայկ</w:t>
      </w:r>
      <w:r w:rsidR="008C58B2">
        <w:rPr>
          <w:rFonts w:ascii="Sylfaen" w:hAnsi="Sylfaen"/>
          <w:sz w:val="23"/>
          <w:szCs w:val="23"/>
          <w:u w:val="single"/>
          <w:lang w:val="hy-AM"/>
        </w:rPr>
        <w:t xml:space="preserve"> </w:t>
      </w:r>
      <w:r w:rsidRPr="00380894">
        <w:rPr>
          <w:rFonts w:ascii="Sylfaen" w:hAnsi="Sylfaen"/>
          <w:sz w:val="23"/>
          <w:szCs w:val="23"/>
          <w:u w:val="single"/>
          <w:lang w:val="hy-AM"/>
        </w:rPr>
        <w:t>Սահակի</w:t>
      </w:r>
      <w:r w:rsidRPr="00380894">
        <w:rPr>
          <w:rFonts w:ascii="Sylfaen" w:hAnsi="Sylfaen"/>
          <w:bCs/>
          <w:iCs/>
          <w:lang w:val="hy-AM"/>
        </w:rPr>
        <w:t>_____________</w:t>
      </w:r>
    </w:p>
    <w:p w14:paraId="0D1601B3" w14:textId="77777777" w:rsidR="0043623F" w:rsidRPr="00380894" w:rsidRDefault="0043623F" w:rsidP="0043623F">
      <w:pPr>
        <w:spacing w:line="360" w:lineRule="auto"/>
        <w:rPr>
          <w:rFonts w:ascii="Sylfaen" w:hAnsi="Sylfaen"/>
          <w:sz w:val="16"/>
          <w:szCs w:val="16"/>
          <w:lang w:val="hy-AM"/>
        </w:rPr>
      </w:pPr>
      <w:r w:rsidRPr="00380894">
        <w:rPr>
          <w:rFonts w:ascii="Sylfaen" w:hAnsi="Sylfaen"/>
          <w:sz w:val="16"/>
          <w:szCs w:val="16"/>
          <w:lang w:val="hy-AM"/>
        </w:rPr>
        <w:t xml:space="preserve">                                                                                                      (</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 xml:space="preserve">Հ)  </w:t>
      </w:r>
      <w:r w:rsidRPr="00380894">
        <w:rPr>
          <w:rFonts w:ascii="Sylfaen" w:hAnsi="Sylfaen"/>
          <w:sz w:val="16"/>
          <w:szCs w:val="16"/>
          <w:lang w:val="hy-AM"/>
        </w:rPr>
        <w:t xml:space="preserve">                                </w:t>
      </w:r>
      <w:r w:rsidRPr="00380894">
        <w:rPr>
          <w:rFonts w:ascii="Sylfaen" w:hAnsi="Sylfaen"/>
          <w:sz w:val="16"/>
          <w:szCs w:val="16"/>
          <w:lang w:val="hy-AM"/>
        </w:rPr>
        <w:tab/>
      </w:r>
      <w:r w:rsidRPr="00380894">
        <w:rPr>
          <w:rFonts w:ascii="Sylfaen" w:hAnsi="Sylfaen" w:cs="Sylfaen"/>
          <w:sz w:val="16"/>
          <w:szCs w:val="16"/>
          <w:lang w:val="hy-AM"/>
        </w:rPr>
        <w:t>(ստորագրություն</w:t>
      </w:r>
      <w:r w:rsidRPr="00380894">
        <w:rPr>
          <w:rFonts w:ascii="Sylfaen" w:hAnsi="Sylfaen" w:cs="Arial Armenian"/>
          <w:sz w:val="16"/>
          <w:szCs w:val="16"/>
          <w:lang w:val="hy-AM"/>
        </w:rPr>
        <w:t xml:space="preserve">, </w:t>
      </w:r>
      <w:r w:rsidRPr="00380894">
        <w:rPr>
          <w:rFonts w:ascii="Sylfaen" w:hAnsi="Sylfaen" w:cs="Sylfaen"/>
          <w:sz w:val="16"/>
          <w:szCs w:val="16"/>
          <w:lang w:val="hy-AM"/>
        </w:rPr>
        <w:t>ամսաթիվ</w:t>
      </w:r>
      <w:r w:rsidRPr="00380894">
        <w:rPr>
          <w:rFonts w:ascii="Sylfaen" w:hAnsi="Sylfaen"/>
          <w:sz w:val="16"/>
          <w:szCs w:val="16"/>
          <w:lang w:val="hy-AM"/>
        </w:rPr>
        <w:t>)</w:t>
      </w:r>
    </w:p>
    <w:p w14:paraId="204BDC2A" w14:textId="77777777" w:rsidR="0043623F" w:rsidRPr="00380894" w:rsidRDefault="0043623F" w:rsidP="0043623F">
      <w:pPr>
        <w:rPr>
          <w:rFonts w:ascii="Sylfaen" w:hAnsi="Sylfaen"/>
          <w:b/>
          <w:i/>
          <w:lang w:val="hy-AM"/>
        </w:rPr>
      </w:pPr>
      <w:r w:rsidRPr="00380894">
        <w:rPr>
          <w:rFonts w:ascii="Sylfaen" w:hAnsi="Sylfaen"/>
          <w:sz w:val="22"/>
          <w:szCs w:val="22"/>
          <w:lang w:val="hy-AM"/>
        </w:rPr>
        <w:t xml:space="preserve">9.3. </w:t>
      </w:r>
      <w:r w:rsidRPr="00380894">
        <w:rPr>
          <w:rFonts w:ascii="Sylfaen" w:hAnsi="Sylfaen" w:cs="Sylfaen"/>
          <w:sz w:val="22"/>
          <w:szCs w:val="22"/>
          <w:lang w:val="hy-AM"/>
        </w:rPr>
        <w:t xml:space="preserve">Բնապահպանության </w:t>
      </w:r>
      <w:r w:rsidRPr="00380894">
        <w:rPr>
          <w:rFonts w:ascii="Sylfaen" w:hAnsi="Sylfaen"/>
          <w:sz w:val="23"/>
          <w:szCs w:val="23"/>
          <w:u w:val="single"/>
          <w:lang w:val="hy-AM"/>
        </w:rPr>
        <w:t>Թադևոսյան Արտաշես Վահանի</w:t>
      </w:r>
      <w:r w:rsidRPr="00380894">
        <w:rPr>
          <w:rFonts w:ascii="Sylfaen" w:hAnsi="Sylfaen"/>
          <w:bCs/>
          <w:iCs/>
          <w:lang w:val="hy-AM"/>
        </w:rPr>
        <w:t>____________________________</w:t>
      </w:r>
    </w:p>
    <w:p w14:paraId="1949EA36" w14:textId="77777777" w:rsidR="0043623F" w:rsidRPr="00380894" w:rsidRDefault="0043623F" w:rsidP="0043623F">
      <w:pPr>
        <w:spacing w:line="360" w:lineRule="auto"/>
        <w:rPr>
          <w:rFonts w:ascii="Sylfaen" w:hAnsi="Sylfaen"/>
          <w:sz w:val="16"/>
          <w:szCs w:val="16"/>
          <w:lang w:val="hy-AM"/>
        </w:rPr>
      </w:pPr>
      <w:r w:rsidRPr="00380894">
        <w:rPr>
          <w:rFonts w:ascii="Sylfaen" w:hAnsi="Sylfaen"/>
          <w:sz w:val="16"/>
          <w:szCs w:val="16"/>
          <w:lang w:val="hy-AM"/>
        </w:rPr>
        <w:tab/>
      </w:r>
      <w:r w:rsidRPr="00380894">
        <w:rPr>
          <w:rFonts w:ascii="Sylfaen" w:hAnsi="Sylfaen"/>
          <w:sz w:val="16"/>
          <w:szCs w:val="16"/>
          <w:lang w:val="hy-AM"/>
        </w:rPr>
        <w:tab/>
      </w:r>
      <w:r w:rsidRPr="00380894">
        <w:rPr>
          <w:rFonts w:ascii="Sylfaen" w:hAnsi="Sylfaen"/>
          <w:sz w:val="16"/>
          <w:szCs w:val="16"/>
          <w:lang w:val="hy-AM"/>
        </w:rPr>
        <w:tab/>
      </w:r>
      <w:r w:rsidRPr="00380894">
        <w:rPr>
          <w:rFonts w:ascii="Sylfaen" w:hAnsi="Sylfaen"/>
          <w:sz w:val="16"/>
          <w:szCs w:val="16"/>
          <w:lang w:val="hy-AM"/>
        </w:rPr>
        <w:tab/>
      </w:r>
      <w:r w:rsidRPr="00380894">
        <w:rPr>
          <w:rFonts w:ascii="Sylfaen" w:hAnsi="Sylfaen"/>
          <w:sz w:val="16"/>
          <w:szCs w:val="16"/>
          <w:lang w:val="hy-AM"/>
        </w:rPr>
        <w:tab/>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Ա</w:t>
      </w:r>
      <w:r w:rsidRPr="00380894">
        <w:rPr>
          <w:rFonts w:ascii="Sylfaen" w:hAnsi="Sylfaen" w:cs="Arial Armenian"/>
          <w:sz w:val="16"/>
          <w:szCs w:val="16"/>
          <w:lang w:val="hy-AM"/>
        </w:rPr>
        <w:t>.</w:t>
      </w:r>
      <w:r w:rsidRPr="00380894">
        <w:rPr>
          <w:rFonts w:ascii="Sylfaen" w:hAnsi="Sylfaen" w:cs="Sylfaen"/>
          <w:sz w:val="16"/>
          <w:szCs w:val="16"/>
          <w:lang w:val="hy-AM"/>
        </w:rPr>
        <w:t>Հ)                                                                (ստորագրություն</w:t>
      </w:r>
      <w:r w:rsidRPr="00380894">
        <w:rPr>
          <w:rFonts w:ascii="Sylfaen" w:hAnsi="Sylfaen" w:cs="Arial Armenian"/>
          <w:sz w:val="16"/>
          <w:szCs w:val="16"/>
          <w:lang w:val="hy-AM"/>
        </w:rPr>
        <w:t xml:space="preserve">, </w:t>
      </w:r>
      <w:r w:rsidRPr="00380894">
        <w:rPr>
          <w:rFonts w:ascii="Sylfaen" w:hAnsi="Sylfaen" w:cs="Sylfaen"/>
          <w:sz w:val="16"/>
          <w:szCs w:val="16"/>
          <w:lang w:val="hy-AM"/>
        </w:rPr>
        <w:t>ամսաթիվ</w:t>
      </w:r>
      <w:r w:rsidRPr="00380894">
        <w:rPr>
          <w:rFonts w:ascii="Sylfaen" w:hAnsi="Sylfaen"/>
          <w:sz w:val="16"/>
          <w:szCs w:val="16"/>
          <w:lang w:val="hy-AM"/>
        </w:rPr>
        <w:t>)</w:t>
      </w:r>
    </w:p>
    <w:p w14:paraId="43AAE0E0" w14:textId="7DF37295" w:rsidR="0043623F" w:rsidRPr="00380894" w:rsidRDefault="0043623F" w:rsidP="0043623F">
      <w:pPr>
        <w:rPr>
          <w:rFonts w:ascii="Sylfaen" w:hAnsi="Sylfaen"/>
          <w:sz w:val="22"/>
          <w:szCs w:val="22"/>
          <w:lang w:val="hy-AM"/>
        </w:rPr>
      </w:pPr>
      <w:r w:rsidRPr="00380894">
        <w:rPr>
          <w:rFonts w:ascii="Sylfaen" w:hAnsi="Sylfaen"/>
          <w:sz w:val="22"/>
          <w:szCs w:val="22"/>
          <w:lang w:val="hy-AM"/>
        </w:rPr>
        <w:t xml:space="preserve">10. </w:t>
      </w:r>
      <w:r w:rsidRPr="00380894">
        <w:rPr>
          <w:rFonts w:ascii="Sylfaen" w:hAnsi="Sylfaen" w:cs="Sylfaen"/>
          <w:sz w:val="22"/>
          <w:szCs w:val="22"/>
          <w:lang w:val="hy-AM"/>
        </w:rPr>
        <w:t>Աշխատանքի առաջադրանքը ստացա</w:t>
      </w:r>
      <w:r w:rsidRPr="00380894">
        <w:rPr>
          <w:rFonts w:ascii="Sylfaen" w:hAnsi="Sylfaen" w:cs="Arial Armenian"/>
          <w:sz w:val="22"/>
          <w:szCs w:val="22"/>
          <w:lang w:val="hy-AM"/>
        </w:rPr>
        <w:t xml:space="preserve"> </w:t>
      </w:r>
      <w:r w:rsidRPr="00380894">
        <w:rPr>
          <w:rFonts w:ascii="Sylfaen" w:hAnsi="Sylfaen" w:cs="Arial Armenian"/>
          <w:sz w:val="22"/>
          <w:szCs w:val="22"/>
          <w:u w:val="single"/>
          <w:lang w:val="hy-AM"/>
        </w:rPr>
        <w:t xml:space="preserve">                                </w:t>
      </w:r>
      <w:r w:rsidR="00FC53E4">
        <w:rPr>
          <w:rFonts w:ascii="Sylfaen" w:hAnsi="Sylfaen" w:cs="Arial Armenian"/>
          <w:sz w:val="22"/>
          <w:szCs w:val="22"/>
          <w:u w:val="single"/>
          <w:lang w:val="hy-AM"/>
        </w:rPr>
        <w:t xml:space="preserve">              </w:t>
      </w:r>
      <w:r w:rsidRPr="00380894">
        <w:rPr>
          <w:rFonts w:ascii="Sylfaen" w:hAnsi="Sylfaen" w:cs="Arial Armenian"/>
          <w:sz w:val="22"/>
          <w:szCs w:val="22"/>
          <w:u w:val="single"/>
          <w:lang w:val="hy-AM"/>
        </w:rPr>
        <w:t xml:space="preserve">                        </w:t>
      </w:r>
      <w:r w:rsidR="00EA6680" w:rsidRPr="00861F71">
        <w:rPr>
          <w:rFonts w:ascii="Sylfaen" w:hAnsi="Sylfaen"/>
          <w:b/>
          <w:bCs/>
          <w:u w:val="single"/>
          <w:lang w:val="hy-AM"/>
        </w:rPr>
        <w:t>27.06.2025</w:t>
      </w:r>
      <w:r w:rsidR="00861F71" w:rsidRPr="00861F71">
        <w:rPr>
          <w:rFonts w:ascii="Sylfaen" w:hAnsi="Sylfaen"/>
          <w:b/>
          <w:bCs/>
          <w:u w:val="single"/>
          <w:lang w:val="hy-AM"/>
        </w:rPr>
        <w:t>թ</w:t>
      </w:r>
      <w:r w:rsidRPr="00861F71">
        <w:rPr>
          <w:rFonts w:ascii="Sylfaen" w:hAnsi="Sylfaen" w:cs="Sylfaen"/>
          <w:b/>
          <w:bCs/>
          <w:sz w:val="22"/>
          <w:szCs w:val="22"/>
          <w:u w:val="single"/>
          <w:lang w:val="hy-AM"/>
        </w:rPr>
        <w:t>.</w:t>
      </w:r>
    </w:p>
    <w:p w14:paraId="1EA3A20F" w14:textId="6E46CB20" w:rsidR="001C3F74" w:rsidRDefault="0043623F" w:rsidP="004C7F5C">
      <w:pPr>
        <w:pStyle w:val="BodyTextIndent3"/>
        <w:spacing w:line="259" w:lineRule="auto"/>
        <w:ind w:right="-58" w:firstLine="0"/>
        <w:jc w:val="left"/>
        <w:rPr>
          <w:rFonts w:ascii="Sylfaen" w:hAnsi="Sylfaen" w:cs="Sylfaen"/>
          <w:sz w:val="16"/>
          <w:szCs w:val="16"/>
          <w:lang w:val="hy-AM"/>
        </w:rPr>
      </w:pPr>
      <w:r w:rsidRPr="00380894">
        <w:rPr>
          <w:rFonts w:ascii="Sylfaen" w:hAnsi="Sylfaen"/>
          <w:sz w:val="16"/>
          <w:szCs w:val="16"/>
          <w:lang w:val="hy-AM"/>
        </w:rPr>
        <w:t xml:space="preserve">                                                                                        (</w:t>
      </w:r>
      <w:r w:rsidRPr="00380894">
        <w:rPr>
          <w:rFonts w:ascii="Sylfaen" w:hAnsi="Sylfaen" w:cs="Sylfaen"/>
          <w:sz w:val="16"/>
          <w:szCs w:val="16"/>
          <w:lang w:val="hy-AM"/>
        </w:rPr>
        <w:t>Ուսանողի ստորագրություն)                                    (ամսաթիվ</w:t>
      </w:r>
      <w:r w:rsidRPr="004F63BF">
        <w:rPr>
          <w:rFonts w:ascii="Sylfaen" w:hAnsi="Sylfaen" w:cs="Sylfaen"/>
          <w:sz w:val="16"/>
          <w:szCs w:val="16"/>
          <w:lang w:val="hy-AM"/>
        </w:rPr>
        <w:t>)</w:t>
      </w:r>
    </w:p>
    <w:p w14:paraId="6AD7DA79" w14:textId="401EE196" w:rsidR="003D0800" w:rsidRDefault="00677912">
      <w:pPr>
        <w:spacing w:after="160" w:line="278" w:lineRule="auto"/>
        <w:rPr>
          <w:rFonts w:ascii="Sylfaen" w:hAnsi="Sylfaen" w:cs="Sylfaen"/>
          <w:sz w:val="16"/>
          <w:szCs w:val="16"/>
          <w:lang w:val="hy-AM"/>
        </w:rPr>
      </w:pPr>
      <w:r>
        <w:rPr>
          <w:rFonts w:ascii="Sylfaen" w:hAnsi="Sylfaen"/>
          <w:noProof/>
          <w:lang w:val="hy-AM"/>
          <w14:ligatures w14:val="standardContextual"/>
        </w:rPr>
        <mc:AlternateContent>
          <mc:Choice Requires="wps">
            <w:drawing>
              <wp:anchor distT="0" distB="0" distL="114300" distR="114300" simplePos="0" relativeHeight="251679744" behindDoc="0" locked="0" layoutInCell="1" allowOverlap="1" wp14:anchorId="2054B511" wp14:editId="274843B6">
                <wp:simplePos x="0" y="0"/>
                <wp:positionH relativeFrom="margin">
                  <wp:align>center</wp:align>
                </wp:positionH>
                <wp:positionV relativeFrom="paragraph">
                  <wp:posOffset>609600</wp:posOffset>
                </wp:positionV>
                <wp:extent cx="576775" cy="288388"/>
                <wp:effectExtent l="0" t="0" r="13970" b="16510"/>
                <wp:wrapNone/>
                <wp:docPr id="58" name="Rectangle 58"/>
                <wp:cNvGraphicFramePr/>
                <a:graphic xmlns:a="http://schemas.openxmlformats.org/drawingml/2006/main">
                  <a:graphicData uri="http://schemas.microsoft.com/office/word/2010/wordprocessingShape">
                    <wps:wsp>
                      <wps:cNvSpPr/>
                      <wps:spPr>
                        <a:xfrm>
                          <a:off x="0" y="0"/>
                          <a:ext cx="576775" cy="2883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CDBDB1" id="Rectangle 58" o:spid="_x0000_s1026" style="position:absolute;margin-left:0;margin-top:48pt;width:45.4pt;height:22.7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" fillcolor="white [3212]" strokecolor="white [3212]" strokeweight="1pt">
                <w10:wrap anchorx="margin"/>
              </v:rect>
            </w:pict>
          </mc:Fallback>
        </mc:AlternateContent>
      </w:r>
    </w:p>
    <w:sdt>
      <w:sdtPr>
        <w:rPr>
          <w:rFonts w:ascii="Times New Roman" w:eastAsia="Times New Roman" w:hAnsi="Times New Roman" w:cs="Times New Roman"/>
          <w:color w:val="auto"/>
          <w:sz w:val="24"/>
          <w:szCs w:val="24"/>
        </w:rPr>
        <w:id w:val="-1848626037"/>
        <w:docPartObj>
          <w:docPartGallery w:val="Table of Contents"/>
          <w:docPartUnique/>
        </w:docPartObj>
      </w:sdtPr>
      <w:sdtEndPr>
        <w:rPr>
          <w:b/>
          <w:bCs/>
          <w:noProof/>
        </w:rPr>
      </w:sdtEndPr>
      <w:sdtContent>
        <w:p w14:paraId="3A2D36C9" w14:textId="0A2C3018" w:rsidR="0056391D" w:rsidRPr="002C6466" w:rsidRDefault="002C6466" w:rsidP="002C6466">
          <w:pPr>
            <w:pStyle w:val="TOCHeading"/>
            <w:jc w:val="center"/>
            <w:rPr>
              <w:lang w:val="hy-AM"/>
            </w:rPr>
          </w:pPr>
          <w:r>
            <w:rPr>
              <w:lang w:val="hy-AM"/>
            </w:rPr>
            <w:t>Բովանդակություն</w:t>
          </w:r>
        </w:p>
        <w:p w14:paraId="69CD3894" w14:textId="0B40AF2D" w:rsidR="0047773B" w:rsidRDefault="0056391D">
          <w:pPr>
            <w:pStyle w:val="TOC1"/>
            <w:tabs>
              <w:tab w:val="right" w:leader="dot" w:pos="9347"/>
            </w:tabs>
            <w:rPr>
              <w:rFonts w:cstheme="minorBidi"/>
              <w:noProof/>
              <w:lang w:val="ru-RU" w:eastAsia="ru-RU"/>
            </w:rPr>
          </w:pPr>
          <w:r>
            <w:fldChar w:fldCharType="begin"/>
          </w:r>
          <w:r>
            <w:instrText xml:space="preserve"> TOC \o "1-3" \h \z \u </w:instrText>
          </w:r>
          <w:r>
            <w:fldChar w:fldCharType="separate"/>
          </w:r>
          <w:hyperlink w:anchor="_Toc227687614" w:history="1">
            <w:r w:rsidR="0047773B" w:rsidRPr="005F3873">
              <w:rPr>
                <w:rStyle w:val="Hyperlink"/>
                <w:b/>
                <w:bCs/>
                <w:noProof/>
                <w:lang w:val="hy-AM"/>
              </w:rPr>
              <w:t>ՆԵՐԱԾՈՒԹՅՈՒՆ</w:t>
            </w:r>
            <w:r w:rsidR="0047773B">
              <w:rPr>
                <w:noProof/>
                <w:webHidden/>
              </w:rPr>
              <w:tab/>
            </w:r>
            <w:r w:rsidR="0047773B">
              <w:rPr>
                <w:noProof/>
                <w:webHidden/>
              </w:rPr>
              <w:fldChar w:fldCharType="begin"/>
            </w:r>
            <w:r w:rsidR="0047773B">
              <w:rPr>
                <w:noProof/>
                <w:webHidden/>
              </w:rPr>
              <w:instrText xml:space="preserve"> PAGEREF _Toc227687614 \h </w:instrText>
            </w:r>
            <w:r w:rsidR="0047773B">
              <w:rPr>
                <w:noProof/>
                <w:webHidden/>
              </w:rPr>
            </w:r>
            <w:r w:rsidR="0047773B">
              <w:rPr>
                <w:noProof/>
                <w:webHidden/>
              </w:rPr>
              <w:fldChar w:fldCharType="separate"/>
            </w:r>
            <w:r w:rsidR="00194F54">
              <w:rPr>
                <w:noProof/>
                <w:webHidden/>
              </w:rPr>
              <w:t>6</w:t>
            </w:r>
            <w:r w:rsidR="0047773B">
              <w:rPr>
                <w:noProof/>
                <w:webHidden/>
              </w:rPr>
              <w:fldChar w:fldCharType="end"/>
            </w:r>
          </w:hyperlink>
        </w:p>
        <w:p w14:paraId="0100745E" w14:textId="13B54C2D" w:rsidR="0047773B" w:rsidRDefault="00A42263">
          <w:pPr>
            <w:pStyle w:val="TOC1"/>
            <w:tabs>
              <w:tab w:val="right" w:leader="dot" w:pos="9347"/>
            </w:tabs>
            <w:rPr>
              <w:rFonts w:cstheme="minorBidi"/>
              <w:noProof/>
              <w:lang w:val="ru-RU" w:eastAsia="ru-RU"/>
            </w:rPr>
          </w:pPr>
          <w:hyperlink w:anchor="_Toc227687615" w:history="1">
            <w:r w:rsidR="0047773B" w:rsidRPr="005F3873">
              <w:rPr>
                <w:rStyle w:val="Hyperlink"/>
                <w:b/>
                <w:bCs/>
                <w:noProof/>
                <w:lang w:val="hy-AM"/>
              </w:rPr>
              <w:t xml:space="preserve">ԳԼՈՒԽ 1․ </w:t>
            </w:r>
            <w:r w:rsidR="0047773B" w:rsidRPr="005F3873">
              <w:rPr>
                <w:rStyle w:val="Hyperlink"/>
                <w:rFonts w:cs="Sylfaen"/>
                <w:b/>
                <w:bCs/>
                <w:noProof/>
                <w:lang w:val="hy-AM"/>
              </w:rPr>
              <w:t>ԳՐԱԿԱՆՈՒԹՅԱՆ</w:t>
            </w:r>
            <w:r w:rsidR="0047773B" w:rsidRPr="005F3873">
              <w:rPr>
                <w:rStyle w:val="Hyperlink"/>
                <w:b/>
                <w:bCs/>
                <w:noProof/>
                <w:lang w:val="hy-AM"/>
              </w:rPr>
              <w:t xml:space="preserve"> </w:t>
            </w:r>
            <w:r w:rsidR="0047773B" w:rsidRPr="005F3873">
              <w:rPr>
                <w:rStyle w:val="Hyperlink"/>
                <w:rFonts w:cs="Sylfaen"/>
                <w:b/>
                <w:bCs/>
                <w:noProof/>
                <w:lang w:val="hy-AM"/>
              </w:rPr>
              <w:t>ԱԿՆԱՐԿ</w:t>
            </w:r>
            <w:r w:rsidR="0047773B">
              <w:rPr>
                <w:noProof/>
                <w:webHidden/>
              </w:rPr>
              <w:tab/>
            </w:r>
            <w:r w:rsidR="0047773B">
              <w:rPr>
                <w:noProof/>
                <w:webHidden/>
              </w:rPr>
              <w:fldChar w:fldCharType="begin"/>
            </w:r>
            <w:r w:rsidR="0047773B">
              <w:rPr>
                <w:noProof/>
                <w:webHidden/>
              </w:rPr>
              <w:instrText xml:space="preserve"> PAGEREF _Toc227687615 \h </w:instrText>
            </w:r>
            <w:r w:rsidR="0047773B">
              <w:rPr>
                <w:noProof/>
                <w:webHidden/>
              </w:rPr>
            </w:r>
            <w:r w:rsidR="0047773B">
              <w:rPr>
                <w:noProof/>
                <w:webHidden/>
              </w:rPr>
              <w:fldChar w:fldCharType="separate"/>
            </w:r>
            <w:r w:rsidR="00194F54">
              <w:rPr>
                <w:noProof/>
                <w:webHidden/>
              </w:rPr>
              <w:t>8</w:t>
            </w:r>
            <w:r w:rsidR="0047773B">
              <w:rPr>
                <w:noProof/>
                <w:webHidden/>
              </w:rPr>
              <w:fldChar w:fldCharType="end"/>
            </w:r>
          </w:hyperlink>
        </w:p>
        <w:p w14:paraId="097CD98C" w14:textId="5E094032" w:rsidR="0047773B" w:rsidRDefault="00A42263">
          <w:pPr>
            <w:pStyle w:val="TOC2"/>
            <w:tabs>
              <w:tab w:val="left" w:pos="880"/>
              <w:tab w:val="right" w:leader="dot" w:pos="9347"/>
            </w:tabs>
            <w:rPr>
              <w:rFonts w:cstheme="minorBidi"/>
              <w:noProof/>
              <w:lang w:val="ru-RU" w:eastAsia="ru-RU"/>
            </w:rPr>
          </w:pPr>
          <w:hyperlink w:anchor="_Toc227687616" w:history="1">
            <w:r w:rsidR="0047773B" w:rsidRPr="005F3873">
              <w:rPr>
                <w:rStyle w:val="Hyperlink"/>
                <w:b/>
                <w:bCs/>
                <w:noProof/>
                <w:lang w:val="hy-AM"/>
              </w:rPr>
              <w:t>1.1.</w:t>
            </w:r>
            <w:r w:rsidR="0047773B">
              <w:rPr>
                <w:rFonts w:cstheme="minorBidi"/>
                <w:noProof/>
                <w:lang w:val="ru-RU" w:eastAsia="ru-RU"/>
              </w:rPr>
              <w:tab/>
            </w:r>
            <w:r w:rsidR="0047773B" w:rsidRPr="005F3873">
              <w:rPr>
                <w:rStyle w:val="Hyperlink"/>
                <w:b/>
                <w:bCs/>
                <w:noProof/>
                <w:lang w:val="hy-AM"/>
              </w:rPr>
              <w:t>ԻՆՏԵԳՐԱԼ ՍԽԵՄԱՆԵՐԻ ՖԻԶԻԿԱԿԱՆ ՆԱԽԱԳԾՄԱՆ ՓՈՒԼԵՐԸ</w:t>
            </w:r>
            <w:r w:rsidR="0047773B">
              <w:rPr>
                <w:noProof/>
                <w:webHidden/>
              </w:rPr>
              <w:tab/>
            </w:r>
            <w:r w:rsidR="0047773B">
              <w:rPr>
                <w:noProof/>
                <w:webHidden/>
              </w:rPr>
              <w:fldChar w:fldCharType="begin"/>
            </w:r>
            <w:r w:rsidR="0047773B">
              <w:rPr>
                <w:noProof/>
                <w:webHidden/>
              </w:rPr>
              <w:instrText xml:space="preserve"> PAGEREF _Toc227687616 \h </w:instrText>
            </w:r>
            <w:r w:rsidR="0047773B">
              <w:rPr>
                <w:noProof/>
                <w:webHidden/>
              </w:rPr>
            </w:r>
            <w:r w:rsidR="0047773B">
              <w:rPr>
                <w:noProof/>
                <w:webHidden/>
              </w:rPr>
              <w:fldChar w:fldCharType="separate"/>
            </w:r>
            <w:r w:rsidR="00194F54">
              <w:rPr>
                <w:noProof/>
                <w:webHidden/>
              </w:rPr>
              <w:t>8</w:t>
            </w:r>
            <w:r w:rsidR="0047773B">
              <w:rPr>
                <w:noProof/>
                <w:webHidden/>
              </w:rPr>
              <w:fldChar w:fldCharType="end"/>
            </w:r>
          </w:hyperlink>
        </w:p>
        <w:p w14:paraId="15B28776" w14:textId="64C6F933" w:rsidR="0047773B" w:rsidRDefault="00A42263">
          <w:pPr>
            <w:pStyle w:val="TOC3"/>
            <w:tabs>
              <w:tab w:val="left" w:pos="1320"/>
              <w:tab w:val="right" w:leader="dot" w:pos="9347"/>
            </w:tabs>
            <w:rPr>
              <w:rFonts w:cstheme="minorBidi"/>
              <w:noProof/>
              <w:lang w:val="ru-RU" w:eastAsia="ru-RU"/>
            </w:rPr>
          </w:pPr>
          <w:hyperlink w:anchor="_Toc227687617" w:history="1">
            <w:r w:rsidR="0047773B" w:rsidRPr="005F3873">
              <w:rPr>
                <w:rStyle w:val="Hyperlink"/>
                <w:b/>
                <w:bCs/>
                <w:noProof/>
                <w:lang w:val="hy-AM"/>
              </w:rPr>
              <w:t>1.1.1.</w:t>
            </w:r>
            <w:r w:rsidR="0047773B">
              <w:rPr>
                <w:rFonts w:cstheme="minorBidi"/>
                <w:noProof/>
                <w:lang w:val="ru-RU" w:eastAsia="ru-RU"/>
              </w:rPr>
              <w:tab/>
            </w:r>
            <w:r w:rsidR="0047773B" w:rsidRPr="005F3873">
              <w:rPr>
                <w:rStyle w:val="Hyperlink"/>
                <w:b/>
                <w:bCs/>
                <w:noProof/>
                <w:lang w:val="hy-AM"/>
              </w:rPr>
              <w:t>Ներածություն</w:t>
            </w:r>
            <w:r w:rsidR="0047773B">
              <w:rPr>
                <w:noProof/>
                <w:webHidden/>
              </w:rPr>
              <w:tab/>
            </w:r>
            <w:r w:rsidR="0047773B">
              <w:rPr>
                <w:noProof/>
                <w:webHidden/>
              </w:rPr>
              <w:fldChar w:fldCharType="begin"/>
            </w:r>
            <w:r w:rsidR="0047773B">
              <w:rPr>
                <w:noProof/>
                <w:webHidden/>
              </w:rPr>
              <w:instrText xml:space="preserve"> PAGEREF _Toc227687617 \h </w:instrText>
            </w:r>
            <w:r w:rsidR="0047773B">
              <w:rPr>
                <w:noProof/>
                <w:webHidden/>
              </w:rPr>
            </w:r>
            <w:r w:rsidR="0047773B">
              <w:rPr>
                <w:noProof/>
                <w:webHidden/>
              </w:rPr>
              <w:fldChar w:fldCharType="separate"/>
            </w:r>
            <w:r w:rsidR="00194F54">
              <w:rPr>
                <w:noProof/>
                <w:webHidden/>
              </w:rPr>
              <w:t>8</w:t>
            </w:r>
            <w:r w:rsidR="0047773B">
              <w:rPr>
                <w:noProof/>
                <w:webHidden/>
              </w:rPr>
              <w:fldChar w:fldCharType="end"/>
            </w:r>
          </w:hyperlink>
        </w:p>
        <w:p w14:paraId="7D03704D" w14:textId="4BD8D198" w:rsidR="0047773B" w:rsidRDefault="00A42263">
          <w:pPr>
            <w:pStyle w:val="TOC3"/>
            <w:tabs>
              <w:tab w:val="right" w:leader="dot" w:pos="9347"/>
            </w:tabs>
            <w:rPr>
              <w:rFonts w:cstheme="minorBidi"/>
              <w:noProof/>
              <w:lang w:val="ru-RU" w:eastAsia="ru-RU"/>
            </w:rPr>
          </w:pPr>
          <w:hyperlink w:anchor="_Toc227687618" w:history="1">
            <w:r w:rsidR="0047773B" w:rsidRPr="005F3873">
              <w:rPr>
                <w:rStyle w:val="Hyperlink"/>
                <w:b/>
                <w:bCs/>
                <w:noProof/>
                <w:lang w:val="hy-AM"/>
              </w:rPr>
              <w:t>1.1.2. Ինտեգրալ սխեմաների բարդության աճը և ավտոմատացման անհրաժեշտությունը.</w:t>
            </w:r>
            <w:r w:rsidR="0047773B">
              <w:rPr>
                <w:noProof/>
                <w:webHidden/>
              </w:rPr>
              <w:tab/>
            </w:r>
            <w:r w:rsidR="0047773B">
              <w:rPr>
                <w:noProof/>
                <w:webHidden/>
              </w:rPr>
              <w:fldChar w:fldCharType="begin"/>
            </w:r>
            <w:r w:rsidR="0047773B">
              <w:rPr>
                <w:noProof/>
                <w:webHidden/>
              </w:rPr>
              <w:instrText xml:space="preserve"> PAGEREF _Toc227687618 \h </w:instrText>
            </w:r>
            <w:r w:rsidR="0047773B">
              <w:rPr>
                <w:noProof/>
                <w:webHidden/>
              </w:rPr>
            </w:r>
            <w:r w:rsidR="0047773B">
              <w:rPr>
                <w:noProof/>
                <w:webHidden/>
              </w:rPr>
              <w:fldChar w:fldCharType="separate"/>
            </w:r>
            <w:r w:rsidR="00194F54">
              <w:rPr>
                <w:noProof/>
                <w:webHidden/>
              </w:rPr>
              <w:t>8</w:t>
            </w:r>
            <w:r w:rsidR="0047773B">
              <w:rPr>
                <w:noProof/>
                <w:webHidden/>
              </w:rPr>
              <w:fldChar w:fldCharType="end"/>
            </w:r>
          </w:hyperlink>
        </w:p>
        <w:p w14:paraId="07F82589" w14:textId="4DC63A43" w:rsidR="0047773B" w:rsidRDefault="00A42263">
          <w:pPr>
            <w:pStyle w:val="TOC3"/>
            <w:tabs>
              <w:tab w:val="right" w:leader="dot" w:pos="9347"/>
            </w:tabs>
            <w:rPr>
              <w:rFonts w:cstheme="minorBidi"/>
              <w:noProof/>
              <w:lang w:val="ru-RU" w:eastAsia="ru-RU"/>
            </w:rPr>
          </w:pPr>
          <w:hyperlink w:anchor="_Toc227687619" w:history="1">
            <w:r w:rsidR="0047773B" w:rsidRPr="005F3873">
              <w:rPr>
                <w:rStyle w:val="Hyperlink"/>
                <w:b/>
                <w:bCs/>
                <w:noProof/>
                <w:lang w:val="hy-AM"/>
              </w:rPr>
              <w:t>1.1.3. Ֆիզիկական նախագծման հոսքը  և տեղաբաշխման դերը</w:t>
            </w:r>
            <w:r w:rsidR="0047773B">
              <w:rPr>
                <w:noProof/>
                <w:webHidden/>
              </w:rPr>
              <w:tab/>
            </w:r>
            <w:r w:rsidR="0047773B">
              <w:rPr>
                <w:noProof/>
                <w:webHidden/>
              </w:rPr>
              <w:fldChar w:fldCharType="begin"/>
            </w:r>
            <w:r w:rsidR="0047773B">
              <w:rPr>
                <w:noProof/>
                <w:webHidden/>
              </w:rPr>
              <w:instrText xml:space="preserve"> PAGEREF _Toc227687619 \h </w:instrText>
            </w:r>
            <w:r w:rsidR="0047773B">
              <w:rPr>
                <w:noProof/>
                <w:webHidden/>
              </w:rPr>
            </w:r>
            <w:r w:rsidR="0047773B">
              <w:rPr>
                <w:noProof/>
                <w:webHidden/>
              </w:rPr>
              <w:fldChar w:fldCharType="separate"/>
            </w:r>
            <w:r w:rsidR="00194F54">
              <w:rPr>
                <w:noProof/>
                <w:webHidden/>
              </w:rPr>
              <w:t>9</w:t>
            </w:r>
            <w:r w:rsidR="0047773B">
              <w:rPr>
                <w:noProof/>
                <w:webHidden/>
              </w:rPr>
              <w:fldChar w:fldCharType="end"/>
            </w:r>
          </w:hyperlink>
        </w:p>
        <w:p w14:paraId="55C4B5AF" w14:textId="070B5BE3" w:rsidR="0047773B" w:rsidRDefault="00A42263">
          <w:pPr>
            <w:pStyle w:val="TOC3"/>
            <w:tabs>
              <w:tab w:val="right" w:leader="dot" w:pos="9347"/>
            </w:tabs>
            <w:rPr>
              <w:rFonts w:cstheme="minorBidi"/>
              <w:noProof/>
              <w:lang w:val="ru-RU" w:eastAsia="ru-RU"/>
            </w:rPr>
          </w:pPr>
          <w:hyperlink w:anchor="_Toc227687620" w:history="1">
            <w:r w:rsidR="0047773B" w:rsidRPr="005F3873">
              <w:rPr>
                <w:rStyle w:val="Hyperlink"/>
                <w:b/>
                <w:bCs/>
                <w:noProof/>
                <w:lang w:val="hy-AM"/>
              </w:rPr>
              <w:t>1.1.4. Եզրակացություն</w:t>
            </w:r>
            <w:r w:rsidR="0047773B">
              <w:rPr>
                <w:noProof/>
                <w:webHidden/>
              </w:rPr>
              <w:tab/>
            </w:r>
            <w:r w:rsidR="0047773B">
              <w:rPr>
                <w:noProof/>
                <w:webHidden/>
              </w:rPr>
              <w:fldChar w:fldCharType="begin"/>
            </w:r>
            <w:r w:rsidR="0047773B">
              <w:rPr>
                <w:noProof/>
                <w:webHidden/>
              </w:rPr>
              <w:instrText xml:space="preserve"> PAGEREF _Toc227687620 \h </w:instrText>
            </w:r>
            <w:r w:rsidR="0047773B">
              <w:rPr>
                <w:noProof/>
                <w:webHidden/>
              </w:rPr>
            </w:r>
            <w:r w:rsidR="0047773B">
              <w:rPr>
                <w:noProof/>
                <w:webHidden/>
              </w:rPr>
              <w:fldChar w:fldCharType="separate"/>
            </w:r>
            <w:r w:rsidR="00194F54">
              <w:rPr>
                <w:noProof/>
                <w:webHidden/>
              </w:rPr>
              <w:t>11</w:t>
            </w:r>
            <w:r w:rsidR="0047773B">
              <w:rPr>
                <w:noProof/>
                <w:webHidden/>
              </w:rPr>
              <w:fldChar w:fldCharType="end"/>
            </w:r>
          </w:hyperlink>
        </w:p>
        <w:p w14:paraId="767AEE43" w14:textId="3AAECEBD" w:rsidR="0047773B" w:rsidRDefault="00A42263">
          <w:pPr>
            <w:pStyle w:val="TOC2"/>
            <w:tabs>
              <w:tab w:val="left" w:pos="880"/>
              <w:tab w:val="right" w:leader="dot" w:pos="9347"/>
            </w:tabs>
            <w:rPr>
              <w:rFonts w:cstheme="minorBidi"/>
              <w:noProof/>
              <w:lang w:val="ru-RU" w:eastAsia="ru-RU"/>
            </w:rPr>
          </w:pPr>
          <w:hyperlink w:anchor="_Toc227687621" w:history="1">
            <w:r w:rsidR="0047773B" w:rsidRPr="005F3873">
              <w:rPr>
                <w:rStyle w:val="Hyperlink"/>
                <w:b/>
                <w:bCs/>
                <w:noProof/>
                <w:lang w:val="hy-AM"/>
              </w:rPr>
              <w:t>1.2.</w:t>
            </w:r>
            <w:r w:rsidR="0047773B">
              <w:rPr>
                <w:rFonts w:cstheme="minorBidi"/>
                <w:noProof/>
                <w:lang w:val="ru-RU" w:eastAsia="ru-RU"/>
              </w:rPr>
              <w:tab/>
            </w:r>
            <w:r w:rsidR="0047773B" w:rsidRPr="005F3873">
              <w:rPr>
                <w:rStyle w:val="Hyperlink"/>
                <w:b/>
                <w:bCs/>
                <w:noProof/>
                <w:lang w:val="hy-AM"/>
              </w:rPr>
              <w:t>ՏԵՂԱԲԱՇԽՄԱՆ ԽՆԴՐԻ ԴՐՎԱԾՔԸ ԵՎ ԳՆԱՀԱՏՄԱՆ ՉԱՓԱՆԻՇՆԵՐԸ</w:t>
            </w:r>
            <w:r w:rsidR="0047773B">
              <w:rPr>
                <w:noProof/>
                <w:webHidden/>
              </w:rPr>
              <w:tab/>
            </w:r>
            <w:r w:rsidR="0047773B">
              <w:rPr>
                <w:noProof/>
                <w:webHidden/>
              </w:rPr>
              <w:fldChar w:fldCharType="begin"/>
            </w:r>
            <w:r w:rsidR="0047773B">
              <w:rPr>
                <w:noProof/>
                <w:webHidden/>
              </w:rPr>
              <w:instrText xml:space="preserve"> PAGEREF _Toc227687621 \h </w:instrText>
            </w:r>
            <w:r w:rsidR="0047773B">
              <w:rPr>
                <w:noProof/>
                <w:webHidden/>
              </w:rPr>
            </w:r>
            <w:r w:rsidR="0047773B">
              <w:rPr>
                <w:noProof/>
                <w:webHidden/>
              </w:rPr>
              <w:fldChar w:fldCharType="separate"/>
            </w:r>
            <w:r w:rsidR="00194F54">
              <w:rPr>
                <w:noProof/>
                <w:webHidden/>
              </w:rPr>
              <w:t>11</w:t>
            </w:r>
            <w:r w:rsidR="0047773B">
              <w:rPr>
                <w:noProof/>
                <w:webHidden/>
              </w:rPr>
              <w:fldChar w:fldCharType="end"/>
            </w:r>
          </w:hyperlink>
        </w:p>
        <w:p w14:paraId="65136B8F" w14:textId="68B37D04" w:rsidR="0047773B" w:rsidRDefault="00A42263">
          <w:pPr>
            <w:pStyle w:val="TOC3"/>
            <w:tabs>
              <w:tab w:val="left" w:pos="1320"/>
              <w:tab w:val="right" w:leader="dot" w:pos="9347"/>
            </w:tabs>
            <w:rPr>
              <w:rFonts w:cstheme="minorBidi"/>
              <w:noProof/>
              <w:lang w:val="ru-RU" w:eastAsia="ru-RU"/>
            </w:rPr>
          </w:pPr>
          <w:hyperlink w:anchor="_Toc227687622" w:history="1">
            <w:r w:rsidR="0047773B" w:rsidRPr="005F3873">
              <w:rPr>
                <w:rStyle w:val="Hyperlink"/>
                <w:b/>
                <w:bCs/>
                <w:noProof/>
                <w:lang w:val="hy-AM"/>
              </w:rPr>
              <w:t>1.2.1.</w:t>
            </w:r>
            <w:r w:rsidR="0047773B">
              <w:rPr>
                <w:rFonts w:cstheme="minorBidi"/>
                <w:noProof/>
                <w:lang w:val="ru-RU" w:eastAsia="ru-RU"/>
              </w:rPr>
              <w:tab/>
            </w:r>
            <w:r w:rsidR="0047773B" w:rsidRPr="005F3873">
              <w:rPr>
                <w:rStyle w:val="Hyperlink"/>
                <w:b/>
                <w:bCs/>
                <w:noProof/>
                <w:lang w:val="hy-AM"/>
              </w:rPr>
              <w:t>Ներածություն</w:t>
            </w:r>
            <w:r w:rsidR="0047773B">
              <w:rPr>
                <w:noProof/>
                <w:webHidden/>
              </w:rPr>
              <w:tab/>
            </w:r>
            <w:r w:rsidR="0047773B">
              <w:rPr>
                <w:noProof/>
                <w:webHidden/>
              </w:rPr>
              <w:fldChar w:fldCharType="begin"/>
            </w:r>
            <w:r w:rsidR="0047773B">
              <w:rPr>
                <w:noProof/>
                <w:webHidden/>
              </w:rPr>
              <w:instrText xml:space="preserve"> PAGEREF _Toc227687622 \h </w:instrText>
            </w:r>
            <w:r w:rsidR="0047773B">
              <w:rPr>
                <w:noProof/>
                <w:webHidden/>
              </w:rPr>
            </w:r>
            <w:r w:rsidR="0047773B">
              <w:rPr>
                <w:noProof/>
                <w:webHidden/>
              </w:rPr>
              <w:fldChar w:fldCharType="separate"/>
            </w:r>
            <w:r w:rsidR="00194F54">
              <w:rPr>
                <w:noProof/>
                <w:webHidden/>
              </w:rPr>
              <w:t>11</w:t>
            </w:r>
            <w:r w:rsidR="0047773B">
              <w:rPr>
                <w:noProof/>
                <w:webHidden/>
              </w:rPr>
              <w:fldChar w:fldCharType="end"/>
            </w:r>
          </w:hyperlink>
        </w:p>
        <w:p w14:paraId="35124A75" w14:textId="6B4863A3" w:rsidR="0047773B" w:rsidRDefault="00A42263">
          <w:pPr>
            <w:pStyle w:val="TOC3"/>
            <w:tabs>
              <w:tab w:val="right" w:leader="dot" w:pos="9347"/>
            </w:tabs>
            <w:rPr>
              <w:rFonts w:cstheme="minorBidi"/>
              <w:noProof/>
              <w:lang w:val="ru-RU" w:eastAsia="ru-RU"/>
            </w:rPr>
          </w:pPr>
          <w:hyperlink w:anchor="_Toc227687623" w:history="1">
            <w:r w:rsidR="0047773B" w:rsidRPr="005F3873">
              <w:rPr>
                <w:rStyle w:val="Hyperlink"/>
                <w:b/>
                <w:bCs/>
                <w:noProof/>
                <w:lang w:val="hy-AM"/>
              </w:rPr>
              <w:t>1.2.2. Տեղաբաշխման խնդրի մաթեմատիկական բարդությունը</w:t>
            </w:r>
            <w:r w:rsidR="0047773B">
              <w:rPr>
                <w:noProof/>
                <w:webHidden/>
              </w:rPr>
              <w:tab/>
            </w:r>
            <w:r w:rsidR="0047773B">
              <w:rPr>
                <w:noProof/>
                <w:webHidden/>
              </w:rPr>
              <w:fldChar w:fldCharType="begin"/>
            </w:r>
            <w:r w:rsidR="0047773B">
              <w:rPr>
                <w:noProof/>
                <w:webHidden/>
              </w:rPr>
              <w:instrText xml:space="preserve"> PAGEREF _Toc227687623 \h </w:instrText>
            </w:r>
            <w:r w:rsidR="0047773B">
              <w:rPr>
                <w:noProof/>
                <w:webHidden/>
              </w:rPr>
            </w:r>
            <w:r w:rsidR="0047773B">
              <w:rPr>
                <w:noProof/>
                <w:webHidden/>
              </w:rPr>
              <w:fldChar w:fldCharType="separate"/>
            </w:r>
            <w:r w:rsidR="00194F54">
              <w:rPr>
                <w:noProof/>
                <w:webHidden/>
              </w:rPr>
              <w:t>11</w:t>
            </w:r>
            <w:r w:rsidR="0047773B">
              <w:rPr>
                <w:noProof/>
                <w:webHidden/>
              </w:rPr>
              <w:fldChar w:fldCharType="end"/>
            </w:r>
          </w:hyperlink>
        </w:p>
        <w:p w14:paraId="19BF2780" w14:textId="0DD085A4" w:rsidR="0047773B" w:rsidRDefault="00A42263">
          <w:pPr>
            <w:pStyle w:val="TOC3"/>
            <w:tabs>
              <w:tab w:val="right" w:leader="dot" w:pos="9347"/>
            </w:tabs>
            <w:rPr>
              <w:rFonts w:cstheme="minorBidi"/>
              <w:noProof/>
              <w:lang w:val="ru-RU" w:eastAsia="ru-RU"/>
            </w:rPr>
          </w:pPr>
          <w:hyperlink w:anchor="_Toc227687624" w:history="1">
            <w:r w:rsidR="0047773B" w:rsidRPr="005F3873">
              <w:rPr>
                <w:rStyle w:val="Hyperlink"/>
                <w:b/>
                <w:bCs/>
                <w:noProof/>
                <w:lang w:val="hy-AM"/>
              </w:rPr>
              <w:t>1.2.3. Լարերի երկարության մոդելները և ԼԵԿԳ գնահատականը</w:t>
            </w:r>
            <w:r w:rsidR="0047773B">
              <w:rPr>
                <w:noProof/>
                <w:webHidden/>
              </w:rPr>
              <w:tab/>
            </w:r>
            <w:r w:rsidR="0047773B">
              <w:rPr>
                <w:noProof/>
                <w:webHidden/>
              </w:rPr>
              <w:fldChar w:fldCharType="begin"/>
            </w:r>
            <w:r w:rsidR="0047773B">
              <w:rPr>
                <w:noProof/>
                <w:webHidden/>
              </w:rPr>
              <w:instrText xml:space="preserve"> PAGEREF _Toc227687624 \h </w:instrText>
            </w:r>
            <w:r w:rsidR="0047773B">
              <w:rPr>
                <w:noProof/>
                <w:webHidden/>
              </w:rPr>
            </w:r>
            <w:r w:rsidR="0047773B">
              <w:rPr>
                <w:noProof/>
                <w:webHidden/>
              </w:rPr>
              <w:fldChar w:fldCharType="separate"/>
            </w:r>
            <w:r w:rsidR="00194F54">
              <w:rPr>
                <w:noProof/>
                <w:webHidden/>
              </w:rPr>
              <w:t>12</w:t>
            </w:r>
            <w:r w:rsidR="0047773B">
              <w:rPr>
                <w:noProof/>
                <w:webHidden/>
              </w:rPr>
              <w:fldChar w:fldCharType="end"/>
            </w:r>
          </w:hyperlink>
        </w:p>
        <w:p w14:paraId="555B076E" w14:textId="07B96F7E" w:rsidR="0047773B" w:rsidRDefault="00A42263">
          <w:pPr>
            <w:pStyle w:val="TOC3"/>
            <w:tabs>
              <w:tab w:val="right" w:leader="dot" w:pos="9347"/>
            </w:tabs>
            <w:rPr>
              <w:rFonts w:cstheme="minorBidi"/>
              <w:noProof/>
              <w:lang w:val="ru-RU" w:eastAsia="ru-RU"/>
            </w:rPr>
          </w:pPr>
          <w:hyperlink w:anchor="_Toc227687625" w:history="1">
            <w:r w:rsidR="0047773B" w:rsidRPr="005F3873">
              <w:rPr>
                <w:rStyle w:val="Hyperlink"/>
                <w:b/>
                <w:bCs/>
                <w:noProof/>
                <w:lang w:val="hy-AM"/>
              </w:rPr>
              <w:t>1.2.4. Վերածածկումների  բացառումը և երթուղավորման տարածության ապահովումը</w:t>
            </w:r>
            <w:r w:rsidR="0047773B">
              <w:rPr>
                <w:noProof/>
                <w:webHidden/>
              </w:rPr>
              <w:tab/>
            </w:r>
            <w:r w:rsidR="0047773B">
              <w:rPr>
                <w:noProof/>
                <w:webHidden/>
              </w:rPr>
              <w:fldChar w:fldCharType="begin"/>
            </w:r>
            <w:r w:rsidR="0047773B">
              <w:rPr>
                <w:noProof/>
                <w:webHidden/>
              </w:rPr>
              <w:instrText xml:space="preserve"> PAGEREF _Toc227687625 \h </w:instrText>
            </w:r>
            <w:r w:rsidR="0047773B">
              <w:rPr>
                <w:noProof/>
                <w:webHidden/>
              </w:rPr>
            </w:r>
            <w:r w:rsidR="0047773B">
              <w:rPr>
                <w:noProof/>
                <w:webHidden/>
              </w:rPr>
              <w:fldChar w:fldCharType="separate"/>
            </w:r>
            <w:r w:rsidR="00194F54">
              <w:rPr>
                <w:noProof/>
                <w:webHidden/>
              </w:rPr>
              <w:t>13</w:t>
            </w:r>
            <w:r w:rsidR="0047773B">
              <w:rPr>
                <w:noProof/>
                <w:webHidden/>
              </w:rPr>
              <w:fldChar w:fldCharType="end"/>
            </w:r>
          </w:hyperlink>
        </w:p>
        <w:p w14:paraId="2038EE11" w14:textId="6E1ED215" w:rsidR="0047773B" w:rsidRDefault="00A42263">
          <w:pPr>
            <w:pStyle w:val="TOC3"/>
            <w:tabs>
              <w:tab w:val="right" w:leader="dot" w:pos="9347"/>
            </w:tabs>
            <w:rPr>
              <w:rFonts w:cstheme="minorBidi"/>
              <w:noProof/>
              <w:lang w:val="ru-RU" w:eastAsia="ru-RU"/>
            </w:rPr>
          </w:pPr>
          <w:hyperlink w:anchor="_Toc227687626" w:history="1">
            <w:r w:rsidR="0047773B" w:rsidRPr="005F3873">
              <w:rPr>
                <w:rStyle w:val="Hyperlink"/>
                <w:b/>
                <w:bCs/>
                <w:noProof/>
                <w:lang w:val="hy-AM"/>
              </w:rPr>
              <w:t>1.2.5. Եզրակացություն</w:t>
            </w:r>
            <w:r w:rsidR="0047773B">
              <w:rPr>
                <w:noProof/>
                <w:webHidden/>
              </w:rPr>
              <w:tab/>
            </w:r>
            <w:r w:rsidR="0047773B">
              <w:rPr>
                <w:noProof/>
                <w:webHidden/>
              </w:rPr>
              <w:fldChar w:fldCharType="begin"/>
            </w:r>
            <w:r w:rsidR="0047773B">
              <w:rPr>
                <w:noProof/>
                <w:webHidden/>
              </w:rPr>
              <w:instrText xml:space="preserve"> PAGEREF _Toc227687626 \h </w:instrText>
            </w:r>
            <w:r w:rsidR="0047773B">
              <w:rPr>
                <w:noProof/>
                <w:webHidden/>
              </w:rPr>
            </w:r>
            <w:r w:rsidR="0047773B">
              <w:rPr>
                <w:noProof/>
                <w:webHidden/>
              </w:rPr>
              <w:fldChar w:fldCharType="separate"/>
            </w:r>
            <w:r w:rsidR="00194F54">
              <w:rPr>
                <w:noProof/>
                <w:webHidden/>
              </w:rPr>
              <w:t>14</w:t>
            </w:r>
            <w:r w:rsidR="0047773B">
              <w:rPr>
                <w:noProof/>
                <w:webHidden/>
              </w:rPr>
              <w:fldChar w:fldCharType="end"/>
            </w:r>
          </w:hyperlink>
        </w:p>
        <w:p w14:paraId="4311B341" w14:textId="3A85D2F9" w:rsidR="0047773B" w:rsidRDefault="00A42263">
          <w:pPr>
            <w:pStyle w:val="TOC2"/>
            <w:tabs>
              <w:tab w:val="left" w:pos="880"/>
              <w:tab w:val="right" w:leader="dot" w:pos="9347"/>
            </w:tabs>
            <w:rPr>
              <w:rFonts w:cstheme="minorBidi"/>
              <w:noProof/>
              <w:lang w:val="ru-RU" w:eastAsia="ru-RU"/>
            </w:rPr>
          </w:pPr>
          <w:hyperlink w:anchor="_Toc227687627" w:history="1">
            <w:r w:rsidR="0047773B" w:rsidRPr="005F3873">
              <w:rPr>
                <w:rStyle w:val="Hyperlink"/>
                <w:b/>
                <w:bCs/>
                <w:noProof/>
                <w:lang w:val="hy-AM"/>
              </w:rPr>
              <w:t>1.3.</w:t>
            </w:r>
            <w:r w:rsidR="0047773B">
              <w:rPr>
                <w:rFonts w:cstheme="minorBidi"/>
                <w:noProof/>
                <w:lang w:val="ru-RU" w:eastAsia="ru-RU"/>
              </w:rPr>
              <w:tab/>
            </w:r>
            <w:r w:rsidR="0047773B" w:rsidRPr="005F3873">
              <w:rPr>
                <w:rStyle w:val="Hyperlink"/>
                <w:b/>
                <w:bCs/>
                <w:noProof/>
                <w:lang w:val="hy-AM"/>
              </w:rPr>
              <w:t>ԳԼՈԲԱԼ ՏԵՂԱԲԱՇԽՄԱՆ ԽՆԴՐԻ ԼՈՒԾՄԱՆ ԺԱՄԱՆԱԿԱԿԻՑ ՄԵԹՈԴՆԵՐԸ</w:t>
            </w:r>
            <w:r w:rsidR="0047773B">
              <w:rPr>
                <w:noProof/>
                <w:webHidden/>
              </w:rPr>
              <w:tab/>
            </w:r>
            <w:r w:rsidR="0047773B">
              <w:rPr>
                <w:noProof/>
                <w:webHidden/>
              </w:rPr>
              <w:fldChar w:fldCharType="begin"/>
            </w:r>
            <w:r w:rsidR="0047773B">
              <w:rPr>
                <w:noProof/>
                <w:webHidden/>
              </w:rPr>
              <w:instrText xml:space="preserve"> PAGEREF _Toc227687627 \h </w:instrText>
            </w:r>
            <w:r w:rsidR="0047773B">
              <w:rPr>
                <w:noProof/>
                <w:webHidden/>
              </w:rPr>
            </w:r>
            <w:r w:rsidR="0047773B">
              <w:rPr>
                <w:noProof/>
                <w:webHidden/>
              </w:rPr>
              <w:fldChar w:fldCharType="separate"/>
            </w:r>
            <w:r w:rsidR="00194F54">
              <w:rPr>
                <w:noProof/>
                <w:webHidden/>
              </w:rPr>
              <w:t>14</w:t>
            </w:r>
            <w:r w:rsidR="0047773B">
              <w:rPr>
                <w:noProof/>
                <w:webHidden/>
              </w:rPr>
              <w:fldChar w:fldCharType="end"/>
            </w:r>
          </w:hyperlink>
        </w:p>
        <w:p w14:paraId="19169D7B" w14:textId="58FA5830" w:rsidR="0047773B" w:rsidRDefault="00A42263">
          <w:pPr>
            <w:pStyle w:val="TOC3"/>
            <w:tabs>
              <w:tab w:val="right" w:leader="dot" w:pos="9347"/>
            </w:tabs>
            <w:rPr>
              <w:rFonts w:cstheme="minorBidi"/>
              <w:noProof/>
              <w:lang w:val="ru-RU" w:eastAsia="ru-RU"/>
            </w:rPr>
          </w:pPr>
          <w:hyperlink w:anchor="_Toc227687628" w:history="1">
            <w:r w:rsidR="0047773B" w:rsidRPr="005F3873">
              <w:rPr>
                <w:rStyle w:val="Hyperlink"/>
                <w:b/>
                <w:bCs/>
                <w:noProof/>
                <w:lang w:val="hy-AM"/>
              </w:rPr>
              <w:t>1.3.1. Ներածություն</w:t>
            </w:r>
            <w:r w:rsidR="0047773B">
              <w:rPr>
                <w:noProof/>
                <w:webHidden/>
              </w:rPr>
              <w:tab/>
            </w:r>
            <w:r w:rsidR="0047773B">
              <w:rPr>
                <w:noProof/>
                <w:webHidden/>
              </w:rPr>
              <w:fldChar w:fldCharType="begin"/>
            </w:r>
            <w:r w:rsidR="0047773B">
              <w:rPr>
                <w:noProof/>
                <w:webHidden/>
              </w:rPr>
              <w:instrText xml:space="preserve"> PAGEREF _Toc227687628 \h </w:instrText>
            </w:r>
            <w:r w:rsidR="0047773B">
              <w:rPr>
                <w:noProof/>
                <w:webHidden/>
              </w:rPr>
            </w:r>
            <w:r w:rsidR="0047773B">
              <w:rPr>
                <w:noProof/>
                <w:webHidden/>
              </w:rPr>
              <w:fldChar w:fldCharType="separate"/>
            </w:r>
            <w:r w:rsidR="00194F54">
              <w:rPr>
                <w:noProof/>
                <w:webHidden/>
              </w:rPr>
              <w:t>14</w:t>
            </w:r>
            <w:r w:rsidR="0047773B">
              <w:rPr>
                <w:noProof/>
                <w:webHidden/>
              </w:rPr>
              <w:fldChar w:fldCharType="end"/>
            </w:r>
          </w:hyperlink>
        </w:p>
        <w:p w14:paraId="13A43B7F" w14:textId="465700A0" w:rsidR="0047773B" w:rsidRDefault="00A42263">
          <w:pPr>
            <w:pStyle w:val="TOC3"/>
            <w:tabs>
              <w:tab w:val="right" w:leader="dot" w:pos="9347"/>
            </w:tabs>
            <w:rPr>
              <w:rFonts w:cstheme="minorBidi"/>
              <w:noProof/>
              <w:lang w:val="ru-RU" w:eastAsia="ru-RU"/>
            </w:rPr>
          </w:pPr>
          <w:hyperlink w:anchor="_Toc227687629" w:history="1">
            <w:r w:rsidR="0047773B" w:rsidRPr="005F3873">
              <w:rPr>
                <w:rStyle w:val="Hyperlink"/>
                <w:b/>
                <w:bCs/>
                <w:noProof/>
                <w:lang w:val="hy-AM"/>
              </w:rPr>
              <w:t>1.3.2. Անալիտիկ տեղաբաշխման մեթոդներ</w:t>
            </w:r>
            <w:r w:rsidR="0047773B">
              <w:rPr>
                <w:noProof/>
                <w:webHidden/>
              </w:rPr>
              <w:tab/>
            </w:r>
            <w:r w:rsidR="0047773B">
              <w:rPr>
                <w:noProof/>
                <w:webHidden/>
              </w:rPr>
              <w:fldChar w:fldCharType="begin"/>
            </w:r>
            <w:r w:rsidR="0047773B">
              <w:rPr>
                <w:noProof/>
                <w:webHidden/>
              </w:rPr>
              <w:instrText xml:space="preserve"> PAGEREF _Toc227687629 \h </w:instrText>
            </w:r>
            <w:r w:rsidR="0047773B">
              <w:rPr>
                <w:noProof/>
                <w:webHidden/>
              </w:rPr>
            </w:r>
            <w:r w:rsidR="0047773B">
              <w:rPr>
                <w:noProof/>
                <w:webHidden/>
              </w:rPr>
              <w:fldChar w:fldCharType="separate"/>
            </w:r>
            <w:r w:rsidR="00194F54">
              <w:rPr>
                <w:noProof/>
                <w:webHidden/>
              </w:rPr>
              <w:t>15</w:t>
            </w:r>
            <w:r w:rsidR="0047773B">
              <w:rPr>
                <w:noProof/>
                <w:webHidden/>
              </w:rPr>
              <w:fldChar w:fldCharType="end"/>
            </w:r>
          </w:hyperlink>
        </w:p>
        <w:p w14:paraId="1E8B3960" w14:textId="61BDF8B9" w:rsidR="0047773B" w:rsidRDefault="00A42263">
          <w:pPr>
            <w:pStyle w:val="TOC3"/>
            <w:tabs>
              <w:tab w:val="right" w:leader="dot" w:pos="9347"/>
            </w:tabs>
            <w:rPr>
              <w:rFonts w:cstheme="minorBidi"/>
              <w:noProof/>
              <w:lang w:val="ru-RU" w:eastAsia="ru-RU"/>
            </w:rPr>
          </w:pPr>
          <w:hyperlink w:anchor="_Toc227687630" w:history="1">
            <w:r w:rsidR="0047773B" w:rsidRPr="005F3873">
              <w:rPr>
                <w:rStyle w:val="Hyperlink"/>
                <w:b/>
                <w:bCs/>
                <w:noProof/>
                <w:lang w:val="hy-AM"/>
              </w:rPr>
              <w:t>1.3.3. Մասնատման վրա հիմնված մոտեցումներ</w:t>
            </w:r>
            <w:r w:rsidR="0047773B">
              <w:rPr>
                <w:noProof/>
                <w:webHidden/>
              </w:rPr>
              <w:tab/>
            </w:r>
            <w:r w:rsidR="0047773B">
              <w:rPr>
                <w:noProof/>
                <w:webHidden/>
              </w:rPr>
              <w:fldChar w:fldCharType="begin"/>
            </w:r>
            <w:r w:rsidR="0047773B">
              <w:rPr>
                <w:noProof/>
                <w:webHidden/>
              </w:rPr>
              <w:instrText xml:space="preserve"> PAGEREF _Toc227687630 \h </w:instrText>
            </w:r>
            <w:r w:rsidR="0047773B">
              <w:rPr>
                <w:noProof/>
                <w:webHidden/>
              </w:rPr>
            </w:r>
            <w:r w:rsidR="0047773B">
              <w:rPr>
                <w:noProof/>
                <w:webHidden/>
              </w:rPr>
              <w:fldChar w:fldCharType="separate"/>
            </w:r>
            <w:r w:rsidR="00194F54">
              <w:rPr>
                <w:noProof/>
                <w:webHidden/>
              </w:rPr>
              <w:t>16</w:t>
            </w:r>
            <w:r w:rsidR="0047773B">
              <w:rPr>
                <w:noProof/>
                <w:webHidden/>
              </w:rPr>
              <w:fldChar w:fldCharType="end"/>
            </w:r>
          </w:hyperlink>
        </w:p>
        <w:p w14:paraId="5E24E13A" w14:textId="07D1BB06" w:rsidR="0047773B" w:rsidRDefault="00A42263">
          <w:pPr>
            <w:pStyle w:val="TOC3"/>
            <w:tabs>
              <w:tab w:val="right" w:leader="dot" w:pos="9347"/>
            </w:tabs>
            <w:rPr>
              <w:rFonts w:cstheme="minorBidi"/>
              <w:noProof/>
              <w:lang w:val="ru-RU" w:eastAsia="ru-RU"/>
            </w:rPr>
          </w:pPr>
          <w:hyperlink w:anchor="_Toc227687631" w:history="1">
            <w:r w:rsidR="0047773B" w:rsidRPr="005F3873">
              <w:rPr>
                <w:rStyle w:val="Hyperlink"/>
                <w:b/>
                <w:bCs/>
                <w:noProof/>
                <w:lang w:val="hy-AM"/>
              </w:rPr>
              <w:t>1.3.4. Մետաէվրիստիկ մոտեցում. Թրծման նմանակում</w:t>
            </w:r>
            <w:r w:rsidR="0047773B" w:rsidRPr="005F3873">
              <w:rPr>
                <w:rStyle w:val="Hyperlink"/>
                <w:rFonts w:ascii="Times New Roman" w:hAnsi="Times New Roman"/>
                <w:b/>
                <w:bCs/>
                <w:noProof/>
                <w:lang w:val="hy-AM"/>
              </w:rPr>
              <w:t>․</w:t>
            </w:r>
            <w:r w:rsidR="0047773B">
              <w:rPr>
                <w:noProof/>
                <w:webHidden/>
              </w:rPr>
              <w:tab/>
            </w:r>
            <w:r w:rsidR="0047773B">
              <w:rPr>
                <w:noProof/>
                <w:webHidden/>
              </w:rPr>
              <w:fldChar w:fldCharType="begin"/>
            </w:r>
            <w:r w:rsidR="0047773B">
              <w:rPr>
                <w:noProof/>
                <w:webHidden/>
              </w:rPr>
              <w:instrText xml:space="preserve"> PAGEREF _Toc227687631 \h </w:instrText>
            </w:r>
            <w:r w:rsidR="0047773B">
              <w:rPr>
                <w:noProof/>
                <w:webHidden/>
              </w:rPr>
            </w:r>
            <w:r w:rsidR="0047773B">
              <w:rPr>
                <w:noProof/>
                <w:webHidden/>
              </w:rPr>
              <w:fldChar w:fldCharType="separate"/>
            </w:r>
            <w:r w:rsidR="00194F54">
              <w:rPr>
                <w:noProof/>
                <w:webHidden/>
              </w:rPr>
              <w:t>16</w:t>
            </w:r>
            <w:r w:rsidR="0047773B">
              <w:rPr>
                <w:noProof/>
                <w:webHidden/>
              </w:rPr>
              <w:fldChar w:fldCharType="end"/>
            </w:r>
          </w:hyperlink>
        </w:p>
        <w:p w14:paraId="47E1679B" w14:textId="72035829" w:rsidR="0047773B" w:rsidRDefault="00A42263">
          <w:pPr>
            <w:pStyle w:val="TOC3"/>
            <w:tabs>
              <w:tab w:val="right" w:leader="dot" w:pos="9347"/>
            </w:tabs>
            <w:rPr>
              <w:rFonts w:cstheme="minorBidi"/>
              <w:noProof/>
              <w:lang w:val="ru-RU" w:eastAsia="ru-RU"/>
            </w:rPr>
          </w:pPr>
          <w:hyperlink w:anchor="_Toc227687632" w:history="1">
            <w:r w:rsidR="0047773B" w:rsidRPr="005F3873">
              <w:rPr>
                <w:rStyle w:val="Hyperlink"/>
                <w:b/>
                <w:bCs/>
                <w:noProof/>
                <w:lang w:val="hy-AM"/>
              </w:rPr>
              <w:t>1.3.5. Եզրակացություն</w:t>
            </w:r>
            <w:r w:rsidR="0047773B">
              <w:rPr>
                <w:noProof/>
                <w:webHidden/>
              </w:rPr>
              <w:tab/>
            </w:r>
            <w:r w:rsidR="0047773B">
              <w:rPr>
                <w:noProof/>
                <w:webHidden/>
              </w:rPr>
              <w:fldChar w:fldCharType="begin"/>
            </w:r>
            <w:r w:rsidR="0047773B">
              <w:rPr>
                <w:noProof/>
                <w:webHidden/>
              </w:rPr>
              <w:instrText xml:space="preserve"> PAGEREF _Toc227687632 \h </w:instrText>
            </w:r>
            <w:r w:rsidR="0047773B">
              <w:rPr>
                <w:noProof/>
                <w:webHidden/>
              </w:rPr>
            </w:r>
            <w:r w:rsidR="0047773B">
              <w:rPr>
                <w:noProof/>
                <w:webHidden/>
              </w:rPr>
              <w:fldChar w:fldCharType="separate"/>
            </w:r>
            <w:r w:rsidR="00194F54">
              <w:rPr>
                <w:noProof/>
                <w:webHidden/>
              </w:rPr>
              <w:t>17</w:t>
            </w:r>
            <w:r w:rsidR="0047773B">
              <w:rPr>
                <w:noProof/>
                <w:webHidden/>
              </w:rPr>
              <w:fldChar w:fldCharType="end"/>
            </w:r>
          </w:hyperlink>
        </w:p>
        <w:p w14:paraId="2D50709D" w14:textId="6A2CDBA8" w:rsidR="0047773B" w:rsidRDefault="00A42263">
          <w:pPr>
            <w:pStyle w:val="TOC1"/>
            <w:tabs>
              <w:tab w:val="right" w:leader="dot" w:pos="9347"/>
            </w:tabs>
            <w:rPr>
              <w:rFonts w:cstheme="minorBidi"/>
              <w:noProof/>
              <w:lang w:val="ru-RU" w:eastAsia="ru-RU"/>
            </w:rPr>
          </w:pPr>
          <w:hyperlink w:anchor="_Toc227687633" w:history="1">
            <w:r w:rsidR="0047773B" w:rsidRPr="005F3873">
              <w:rPr>
                <w:rStyle w:val="Hyperlink"/>
                <w:b/>
                <w:bCs/>
                <w:noProof/>
                <w:lang w:val="hy-AM"/>
              </w:rPr>
              <w:t>ԽՆԴՐԻ ԴՐՎԱԾՔ</w:t>
            </w:r>
            <w:r w:rsidR="0047773B">
              <w:rPr>
                <w:noProof/>
                <w:webHidden/>
              </w:rPr>
              <w:tab/>
            </w:r>
            <w:r w:rsidR="0047773B">
              <w:rPr>
                <w:noProof/>
                <w:webHidden/>
              </w:rPr>
              <w:fldChar w:fldCharType="begin"/>
            </w:r>
            <w:r w:rsidR="0047773B">
              <w:rPr>
                <w:noProof/>
                <w:webHidden/>
              </w:rPr>
              <w:instrText xml:space="preserve"> PAGEREF _Toc227687633 \h </w:instrText>
            </w:r>
            <w:r w:rsidR="0047773B">
              <w:rPr>
                <w:noProof/>
                <w:webHidden/>
              </w:rPr>
            </w:r>
            <w:r w:rsidR="0047773B">
              <w:rPr>
                <w:noProof/>
                <w:webHidden/>
              </w:rPr>
              <w:fldChar w:fldCharType="separate"/>
            </w:r>
            <w:r w:rsidR="00194F54">
              <w:rPr>
                <w:noProof/>
                <w:webHidden/>
              </w:rPr>
              <w:t>19</w:t>
            </w:r>
            <w:r w:rsidR="0047773B">
              <w:rPr>
                <w:noProof/>
                <w:webHidden/>
              </w:rPr>
              <w:fldChar w:fldCharType="end"/>
            </w:r>
          </w:hyperlink>
        </w:p>
        <w:p w14:paraId="01FCFF92" w14:textId="7F0563F2" w:rsidR="0047773B" w:rsidRDefault="00A42263">
          <w:pPr>
            <w:pStyle w:val="TOC1"/>
            <w:tabs>
              <w:tab w:val="right" w:leader="dot" w:pos="9347"/>
            </w:tabs>
            <w:rPr>
              <w:rFonts w:cstheme="minorBidi"/>
              <w:noProof/>
              <w:lang w:val="ru-RU" w:eastAsia="ru-RU"/>
            </w:rPr>
          </w:pPr>
          <w:hyperlink w:anchor="_Toc227687634" w:history="1">
            <w:r w:rsidR="0047773B" w:rsidRPr="005F3873">
              <w:rPr>
                <w:rStyle w:val="Hyperlink"/>
                <w:b/>
                <w:bCs/>
                <w:iCs/>
                <w:noProof/>
                <w:lang w:val="hy-AM"/>
              </w:rPr>
              <w:t>ԳԼՈՒԽ 2. ՏԵՍԱԿԱՆ ԱՌՆՉՈՒԹՅՈՒՆՆԵՐ</w:t>
            </w:r>
            <w:r w:rsidR="0047773B">
              <w:rPr>
                <w:noProof/>
                <w:webHidden/>
              </w:rPr>
              <w:tab/>
            </w:r>
            <w:r w:rsidR="0047773B">
              <w:rPr>
                <w:noProof/>
                <w:webHidden/>
              </w:rPr>
              <w:fldChar w:fldCharType="begin"/>
            </w:r>
            <w:r w:rsidR="0047773B">
              <w:rPr>
                <w:noProof/>
                <w:webHidden/>
              </w:rPr>
              <w:instrText xml:space="preserve"> PAGEREF _Toc227687634 \h </w:instrText>
            </w:r>
            <w:r w:rsidR="0047773B">
              <w:rPr>
                <w:noProof/>
                <w:webHidden/>
              </w:rPr>
            </w:r>
            <w:r w:rsidR="0047773B">
              <w:rPr>
                <w:noProof/>
                <w:webHidden/>
              </w:rPr>
              <w:fldChar w:fldCharType="separate"/>
            </w:r>
            <w:r w:rsidR="00194F54">
              <w:rPr>
                <w:noProof/>
                <w:webHidden/>
              </w:rPr>
              <w:t>20</w:t>
            </w:r>
            <w:r w:rsidR="0047773B">
              <w:rPr>
                <w:noProof/>
                <w:webHidden/>
              </w:rPr>
              <w:fldChar w:fldCharType="end"/>
            </w:r>
          </w:hyperlink>
        </w:p>
        <w:p w14:paraId="61E530EB" w14:textId="5C24B94E" w:rsidR="0047773B" w:rsidRDefault="00A42263">
          <w:pPr>
            <w:pStyle w:val="TOC2"/>
            <w:tabs>
              <w:tab w:val="right" w:leader="dot" w:pos="9347"/>
            </w:tabs>
            <w:rPr>
              <w:rFonts w:cstheme="minorBidi"/>
              <w:noProof/>
              <w:lang w:val="ru-RU" w:eastAsia="ru-RU"/>
            </w:rPr>
          </w:pPr>
          <w:hyperlink w:anchor="_Toc227687635" w:history="1">
            <w:r w:rsidR="0047773B" w:rsidRPr="005F3873">
              <w:rPr>
                <w:rStyle w:val="Hyperlink"/>
                <w:b/>
                <w:bCs/>
                <w:noProof/>
                <w:lang w:val="hy-AM"/>
              </w:rPr>
              <w:t>2.1. Խնդրի մաթեմատիկական ձևակերպումը և բարդությունը</w:t>
            </w:r>
            <w:r w:rsidR="0047773B">
              <w:rPr>
                <w:noProof/>
                <w:webHidden/>
              </w:rPr>
              <w:tab/>
            </w:r>
            <w:r w:rsidR="0047773B">
              <w:rPr>
                <w:noProof/>
                <w:webHidden/>
              </w:rPr>
              <w:fldChar w:fldCharType="begin"/>
            </w:r>
            <w:r w:rsidR="0047773B">
              <w:rPr>
                <w:noProof/>
                <w:webHidden/>
              </w:rPr>
              <w:instrText xml:space="preserve"> PAGEREF _Toc227687635 \h </w:instrText>
            </w:r>
            <w:r w:rsidR="0047773B">
              <w:rPr>
                <w:noProof/>
                <w:webHidden/>
              </w:rPr>
            </w:r>
            <w:r w:rsidR="0047773B">
              <w:rPr>
                <w:noProof/>
                <w:webHidden/>
              </w:rPr>
              <w:fldChar w:fldCharType="separate"/>
            </w:r>
            <w:r w:rsidR="00194F54">
              <w:rPr>
                <w:noProof/>
                <w:webHidden/>
              </w:rPr>
              <w:t>20</w:t>
            </w:r>
            <w:r w:rsidR="0047773B">
              <w:rPr>
                <w:noProof/>
                <w:webHidden/>
              </w:rPr>
              <w:fldChar w:fldCharType="end"/>
            </w:r>
          </w:hyperlink>
        </w:p>
        <w:p w14:paraId="3092A002" w14:textId="15FD7AD7" w:rsidR="0047773B" w:rsidRDefault="00A42263">
          <w:pPr>
            <w:pStyle w:val="TOC3"/>
            <w:tabs>
              <w:tab w:val="right" w:leader="dot" w:pos="9347"/>
            </w:tabs>
            <w:rPr>
              <w:rFonts w:cstheme="minorBidi"/>
              <w:noProof/>
              <w:lang w:val="ru-RU" w:eastAsia="ru-RU"/>
            </w:rPr>
          </w:pPr>
          <w:hyperlink w:anchor="_Toc227687636" w:history="1">
            <w:r w:rsidR="0047773B" w:rsidRPr="005F3873">
              <w:rPr>
                <w:rStyle w:val="Hyperlink"/>
                <w:b/>
                <w:bCs/>
                <w:noProof/>
                <w:lang w:val="hy-AM"/>
              </w:rPr>
              <w:t>2.1.1. Ներածություն</w:t>
            </w:r>
            <w:r w:rsidR="0047773B">
              <w:rPr>
                <w:noProof/>
                <w:webHidden/>
              </w:rPr>
              <w:tab/>
            </w:r>
            <w:r w:rsidR="0047773B">
              <w:rPr>
                <w:noProof/>
                <w:webHidden/>
              </w:rPr>
              <w:fldChar w:fldCharType="begin"/>
            </w:r>
            <w:r w:rsidR="0047773B">
              <w:rPr>
                <w:noProof/>
                <w:webHidden/>
              </w:rPr>
              <w:instrText xml:space="preserve"> PAGEREF _Toc227687636 \h </w:instrText>
            </w:r>
            <w:r w:rsidR="0047773B">
              <w:rPr>
                <w:noProof/>
                <w:webHidden/>
              </w:rPr>
            </w:r>
            <w:r w:rsidR="0047773B">
              <w:rPr>
                <w:noProof/>
                <w:webHidden/>
              </w:rPr>
              <w:fldChar w:fldCharType="separate"/>
            </w:r>
            <w:r w:rsidR="00194F54">
              <w:rPr>
                <w:noProof/>
                <w:webHidden/>
              </w:rPr>
              <w:t>20</w:t>
            </w:r>
            <w:r w:rsidR="0047773B">
              <w:rPr>
                <w:noProof/>
                <w:webHidden/>
              </w:rPr>
              <w:fldChar w:fldCharType="end"/>
            </w:r>
          </w:hyperlink>
        </w:p>
        <w:p w14:paraId="04114825" w14:textId="11DAB566" w:rsidR="0047773B" w:rsidRDefault="00A42263">
          <w:pPr>
            <w:pStyle w:val="TOC3"/>
            <w:tabs>
              <w:tab w:val="right" w:leader="dot" w:pos="9347"/>
            </w:tabs>
            <w:rPr>
              <w:rFonts w:cstheme="minorBidi"/>
              <w:noProof/>
              <w:lang w:val="ru-RU" w:eastAsia="ru-RU"/>
            </w:rPr>
          </w:pPr>
          <w:hyperlink w:anchor="_Toc227687637" w:history="1">
            <w:r w:rsidR="0047773B" w:rsidRPr="005F3873">
              <w:rPr>
                <w:rStyle w:val="Hyperlink"/>
                <w:b/>
                <w:bCs/>
                <w:noProof/>
                <w:lang w:val="hy-AM"/>
              </w:rPr>
              <w:t xml:space="preserve">2.1.2. Բջիջների, կապերի և վիճակների տարածության </w:t>
            </w:r>
            <m:oMath>
              <m:r>
                <m:rPr>
                  <m:sty m:val="bi"/>
                </m:rPr>
                <w:rPr>
                  <w:rStyle w:val="Hyperlink"/>
                  <w:rFonts w:ascii="Cambria Math" w:hAnsi="Cambria Math"/>
                  <w:noProof/>
                  <w:lang w:val="hy-AM"/>
                </w:rPr>
                <m:t>N!</m:t>
              </m:r>
            </m:oMath>
            <w:r w:rsidR="0047773B" w:rsidRPr="005F3873">
              <w:rPr>
                <w:rStyle w:val="Hyperlink"/>
                <w:b/>
                <w:bCs/>
                <w:noProof/>
                <w:lang w:val="hy-AM"/>
              </w:rPr>
              <w:t xml:space="preserve"> մաթեմատիկական մոդելավորումը</w:t>
            </w:r>
            <w:r w:rsidR="0047773B">
              <w:rPr>
                <w:noProof/>
                <w:webHidden/>
              </w:rPr>
              <w:tab/>
            </w:r>
            <w:r w:rsidR="0047773B">
              <w:rPr>
                <w:noProof/>
                <w:webHidden/>
              </w:rPr>
              <w:fldChar w:fldCharType="begin"/>
            </w:r>
            <w:r w:rsidR="0047773B">
              <w:rPr>
                <w:noProof/>
                <w:webHidden/>
              </w:rPr>
              <w:instrText xml:space="preserve"> PAGEREF _Toc227687637 \h </w:instrText>
            </w:r>
            <w:r w:rsidR="0047773B">
              <w:rPr>
                <w:noProof/>
                <w:webHidden/>
              </w:rPr>
            </w:r>
            <w:r w:rsidR="0047773B">
              <w:rPr>
                <w:noProof/>
                <w:webHidden/>
              </w:rPr>
              <w:fldChar w:fldCharType="separate"/>
            </w:r>
            <w:r w:rsidR="00194F54">
              <w:rPr>
                <w:noProof/>
                <w:webHidden/>
              </w:rPr>
              <w:t>20</w:t>
            </w:r>
            <w:r w:rsidR="0047773B">
              <w:rPr>
                <w:noProof/>
                <w:webHidden/>
              </w:rPr>
              <w:fldChar w:fldCharType="end"/>
            </w:r>
          </w:hyperlink>
        </w:p>
        <w:p w14:paraId="260957A2" w14:textId="25BBDD2C" w:rsidR="0047773B" w:rsidRDefault="00A42263">
          <w:pPr>
            <w:pStyle w:val="TOC3"/>
            <w:tabs>
              <w:tab w:val="right" w:leader="dot" w:pos="9347"/>
            </w:tabs>
            <w:rPr>
              <w:rFonts w:cstheme="minorBidi"/>
              <w:noProof/>
              <w:lang w:val="ru-RU" w:eastAsia="ru-RU"/>
            </w:rPr>
          </w:pPr>
          <w:hyperlink w:anchor="_Toc227687638" w:history="1">
            <w:r w:rsidR="0047773B" w:rsidRPr="005F3873">
              <w:rPr>
                <w:rStyle w:val="Hyperlink"/>
                <w:b/>
                <w:bCs/>
                <w:iCs/>
                <w:noProof/>
                <w:lang w:val="hy-AM"/>
              </w:rPr>
              <w:t>2.1.3. Նպատակային ֆունկցիան. ԼԵԿԳ-ը և վերածածկման բացառման պայմանը</w:t>
            </w:r>
            <w:r w:rsidR="0047773B" w:rsidRPr="005F3873">
              <w:rPr>
                <w:rStyle w:val="Hyperlink"/>
                <w:rFonts w:ascii="Times New Roman" w:hAnsi="Times New Roman"/>
                <w:b/>
                <w:bCs/>
                <w:iCs/>
                <w:noProof/>
                <w:lang w:val="hy-AM"/>
              </w:rPr>
              <w:t>․</w:t>
            </w:r>
            <w:r w:rsidR="0047773B">
              <w:rPr>
                <w:noProof/>
                <w:webHidden/>
              </w:rPr>
              <w:tab/>
            </w:r>
            <w:r w:rsidR="0047773B">
              <w:rPr>
                <w:noProof/>
                <w:webHidden/>
              </w:rPr>
              <w:fldChar w:fldCharType="begin"/>
            </w:r>
            <w:r w:rsidR="0047773B">
              <w:rPr>
                <w:noProof/>
                <w:webHidden/>
              </w:rPr>
              <w:instrText xml:space="preserve"> PAGEREF _Toc227687638 \h </w:instrText>
            </w:r>
            <w:r w:rsidR="0047773B">
              <w:rPr>
                <w:noProof/>
                <w:webHidden/>
              </w:rPr>
            </w:r>
            <w:r w:rsidR="0047773B">
              <w:rPr>
                <w:noProof/>
                <w:webHidden/>
              </w:rPr>
              <w:fldChar w:fldCharType="separate"/>
            </w:r>
            <w:r w:rsidR="00194F54">
              <w:rPr>
                <w:noProof/>
                <w:webHidden/>
              </w:rPr>
              <w:t>21</w:t>
            </w:r>
            <w:r w:rsidR="0047773B">
              <w:rPr>
                <w:noProof/>
                <w:webHidden/>
              </w:rPr>
              <w:fldChar w:fldCharType="end"/>
            </w:r>
          </w:hyperlink>
        </w:p>
        <w:p w14:paraId="4F73B16D" w14:textId="05BB0FB9" w:rsidR="0047773B" w:rsidRDefault="00A42263">
          <w:pPr>
            <w:pStyle w:val="TOC3"/>
            <w:tabs>
              <w:tab w:val="right" w:leader="dot" w:pos="9347"/>
            </w:tabs>
            <w:rPr>
              <w:rFonts w:cstheme="minorBidi"/>
              <w:noProof/>
              <w:lang w:val="ru-RU" w:eastAsia="ru-RU"/>
            </w:rPr>
          </w:pPr>
          <w:hyperlink w:anchor="_Toc227687639" w:history="1">
            <w:r w:rsidR="0047773B" w:rsidRPr="005F3873">
              <w:rPr>
                <w:rStyle w:val="Hyperlink"/>
                <w:b/>
                <w:bCs/>
                <w:noProof/>
                <w:lang w:val="hy-AM"/>
              </w:rPr>
              <w:t>2.1.4. Հակասող նպատակների հավասարակշռումը և դինամիկ տուգանքների մեթոդը</w:t>
            </w:r>
            <w:r w:rsidR="0047773B">
              <w:rPr>
                <w:noProof/>
                <w:webHidden/>
              </w:rPr>
              <w:tab/>
            </w:r>
            <w:r w:rsidR="0047773B">
              <w:rPr>
                <w:noProof/>
                <w:webHidden/>
              </w:rPr>
              <w:fldChar w:fldCharType="begin"/>
            </w:r>
            <w:r w:rsidR="0047773B">
              <w:rPr>
                <w:noProof/>
                <w:webHidden/>
              </w:rPr>
              <w:instrText xml:space="preserve"> PAGEREF _Toc227687639 \h </w:instrText>
            </w:r>
            <w:r w:rsidR="0047773B">
              <w:rPr>
                <w:noProof/>
                <w:webHidden/>
              </w:rPr>
            </w:r>
            <w:r w:rsidR="0047773B">
              <w:rPr>
                <w:noProof/>
                <w:webHidden/>
              </w:rPr>
              <w:fldChar w:fldCharType="separate"/>
            </w:r>
            <w:r w:rsidR="00194F54">
              <w:rPr>
                <w:noProof/>
                <w:webHidden/>
              </w:rPr>
              <w:t>22</w:t>
            </w:r>
            <w:r w:rsidR="0047773B">
              <w:rPr>
                <w:noProof/>
                <w:webHidden/>
              </w:rPr>
              <w:fldChar w:fldCharType="end"/>
            </w:r>
          </w:hyperlink>
        </w:p>
        <w:p w14:paraId="246A78B1" w14:textId="420CC28D" w:rsidR="0047773B" w:rsidRDefault="00A42263">
          <w:pPr>
            <w:pStyle w:val="TOC3"/>
            <w:tabs>
              <w:tab w:val="right" w:leader="dot" w:pos="9347"/>
            </w:tabs>
            <w:rPr>
              <w:rFonts w:cstheme="minorBidi"/>
              <w:noProof/>
              <w:lang w:val="ru-RU" w:eastAsia="ru-RU"/>
            </w:rPr>
          </w:pPr>
          <w:hyperlink w:anchor="_Toc227687640" w:history="1">
            <w:r w:rsidR="0047773B" w:rsidRPr="005F3873">
              <w:rPr>
                <w:rStyle w:val="Hyperlink"/>
                <w:b/>
                <w:bCs/>
                <w:noProof/>
                <w:lang w:val="hy-AM"/>
              </w:rPr>
              <w:t>2.1.5. Եզրակացություն</w:t>
            </w:r>
            <w:r w:rsidR="0047773B">
              <w:rPr>
                <w:noProof/>
                <w:webHidden/>
              </w:rPr>
              <w:tab/>
            </w:r>
            <w:r w:rsidR="0047773B">
              <w:rPr>
                <w:noProof/>
                <w:webHidden/>
              </w:rPr>
              <w:fldChar w:fldCharType="begin"/>
            </w:r>
            <w:r w:rsidR="0047773B">
              <w:rPr>
                <w:noProof/>
                <w:webHidden/>
              </w:rPr>
              <w:instrText xml:space="preserve"> PAGEREF _Toc227687640 \h </w:instrText>
            </w:r>
            <w:r w:rsidR="0047773B">
              <w:rPr>
                <w:noProof/>
                <w:webHidden/>
              </w:rPr>
            </w:r>
            <w:r w:rsidR="0047773B">
              <w:rPr>
                <w:noProof/>
                <w:webHidden/>
              </w:rPr>
              <w:fldChar w:fldCharType="separate"/>
            </w:r>
            <w:r w:rsidR="00194F54">
              <w:rPr>
                <w:noProof/>
                <w:webHidden/>
              </w:rPr>
              <w:t>23</w:t>
            </w:r>
            <w:r w:rsidR="0047773B">
              <w:rPr>
                <w:noProof/>
                <w:webHidden/>
              </w:rPr>
              <w:fldChar w:fldCharType="end"/>
            </w:r>
          </w:hyperlink>
        </w:p>
        <w:p w14:paraId="23A4ECD4" w14:textId="0613020F" w:rsidR="0047773B" w:rsidRDefault="00A42263">
          <w:pPr>
            <w:pStyle w:val="TOC2"/>
            <w:tabs>
              <w:tab w:val="right" w:leader="dot" w:pos="9347"/>
            </w:tabs>
            <w:rPr>
              <w:rFonts w:cstheme="minorBidi"/>
              <w:noProof/>
              <w:lang w:val="ru-RU" w:eastAsia="ru-RU"/>
            </w:rPr>
          </w:pPr>
          <w:hyperlink w:anchor="_Toc227687641" w:history="1">
            <w:r w:rsidR="0047773B" w:rsidRPr="005F3873">
              <w:rPr>
                <w:rStyle w:val="Hyperlink"/>
                <w:b/>
                <w:bCs/>
                <w:noProof/>
                <w:lang w:val="hy-AM"/>
              </w:rPr>
              <w:t>2.2. Թրծման նմանակման  հավանակային ապարատը</w:t>
            </w:r>
            <w:r w:rsidR="0047773B">
              <w:rPr>
                <w:noProof/>
                <w:webHidden/>
              </w:rPr>
              <w:tab/>
            </w:r>
            <w:r w:rsidR="0047773B">
              <w:rPr>
                <w:noProof/>
                <w:webHidden/>
              </w:rPr>
              <w:fldChar w:fldCharType="begin"/>
            </w:r>
            <w:r w:rsidR="0047773B">
              <w:rPr>
                <w:noProof/>
                <w:webHidden/>
              </w:rPr>
              <w:instrText xml:space="preserve"> PAGEREF _Toc227687641 \h </w:instrText>
            </w:r>
            <w:r w:rsidR="0047773B">
              <w:rPr>
                <w:noProof/>
                <w:webHidden/>
              </w:rPr>
            </w:r>
            <w:r w:rsidR="0047773B">
              <w:rPr>
                <w:noProof/>
                <w:webHidden/>
              </w:rPr>
              <w:fldChar w:fldCharType="separate"/>
            </w:r>
            <w:r w:rsidR="00194F54">
              <w:rPr>
                <w:noProof/>
                <w:webHidden/>
              </w:rPr>
              <w:t>24</w:t>
            </w:r>
            <w:r w:rsidR="0047773B">
              <w:rPr>
                <w:noProof/>
                <w:webHidden/>
              </w:rPr>
              <w:fldChar w:fldCharType="end"/>
            </w:r>
          </w:hyperlink>
        </w:p>
        <w:p w14:paraId="091E4248" w14:textId="7294D5E8" w:rsidR="0047773B" w:rsidRDefault="00A42263">
          <w:pPr>
            <w:pStyle w:val="TOC3"/>
            <w:tabs>
              <w:tab w:val="right" w:leader="dot" w:pos="9347"/>
            </w:tabs>
            <w:rPr>
              <w:rFonts w:cstheme="minorBidi"/>
              <w:noProof/>
              <w:lang w:val="ru-RU" w:eastAsia="ru-RU"/>
            </w:rPr>
          </w:pPr>
          <w:hyperlink w:anchor="_Toc227687642" w:history="1">
            <w:r w:rsidR="0047773B" w:rsidRPr="005F3873">
              <w:rPr>
                <w:rStyle w:val="Hyperlink"/>
                <w:b/>
                <w:bCs/>
                <w:noProof/>
                <w:lang w:val="hy-AM"/>
              </w:rPr>
              <w:t>2.2.1. Ներածություն</w:t>
            </w:r>
            <w:r w:rsidR="0047773B">
              <w:rPr>
                <w:noProof/>
                <w:webHidden/>
              </w:rPr>
              <w:tab/>
            </w:r>
            <w:r w:rsidR="0047773B">
              <w:rPr>
                <w:noProof/>
                <w:webHidden/>
              </w:rPr>
              <w:fldChar w:fldCharType="begin"/>
            </w:r>
            <w:r w:rsidR="0047773B">
              <w:rPr>
                <w:noProof/>
                <w:webHidden/>
              </w:rPr>
              <w:instrText xml:space="preserve"> PAGEREF _Toc227687642 \h </w:instrText>
            </w:r>
            <w:r w:rsidR="0047773B">
              <w:rPr>
                <w:noProof/>
                <w:webHidden/>
              </w:rPr>
            </w:r>
            <w:r w:rsidR="0047773B">
              <w:rPr>
                <w:noProof/>
                <w:webHidden/>
              </w:rPr>
              <w:fldChar w:fldCharType="separate"/>
            </w:r>
            <w:r w:rsidR="00194F54">
              <w:rPr>
                <w:noProof/>
                <w:webHidden/>
              </w:rPr>
              <w:t>24</w:t>
            </w:r>
            <w:r w:rsidR="0047773B">
              <w:rPr>
                <w:noProof/>
                <w:webHidden/>
              </w:rPr>
              <w:fldChar w:fldCharType="end"/>
            </w:r>
          </w:hyperlink>
        </w:p>
        <w:p w14:paraId="68E17FA6" w14:textId="5260BDD1" w:rsidR="0047773B" w:rsidRDefault="00A42263">
          <w:pPr>
            <w:pStyle w:val="TOC3"/>
            <w:tabs>
              <w:tab w:val="right" w:leader="dot" w:pos="9347"/>
            </w:tabs>
            <w:rPr>
              <w:rFonts w:cstheme="minorBidi"/>
              <w:noProof/>
              <w:lang w:val="ru-RU" w:eastAsia="ru-RU"/>
            </w:rPr>
          </w:pPr>
          <w:hyperlink w:anchor="_Toc227687643" w:history="1">
            <w:r w:rsidR="0047773B" w:rsidRPr="005F3873">
              <w:rPr>
                <w:rStyle w:val="Hyperlink"/>
                <w:b/>
                <w:bCs/>
                <w:noProof/>
                <w:lang w:val="hy-AM"/>
              </w:rPr>
              <w:t>2.2.2. Թերմոդինամիկական անալոգիան և էներգետիկ ռելիեֆում գլոբալ օպտիմումի որոնումը</w:t>
            </w:r>
            <w:r w:rsidR="0047773B">
              <w:rPr>
                <w:noProof/>
                <w:webHidden/>
              </w:rPr>
              <w:tab/>
            </w:r>
            <w:r w:rsidR="0047773B">
              <w:rPr>
                <w:noProof/>
                <w:webHidden/>
              </w:rPr>
              <w:fldChar w:fldCharType="begin"/>
            </w:r>
            <w:r w:rsidR="0047773B">
              <w:rPr>
                <w:noProof/>
                <w:webHidden/>
              </w:rPr>
              <w:instrText xml:space="preserve"> PAGEREF _Toc227687643 \h </w:instrText>
            </w:r>
            <w:r w:rsidR="0047773B">
              <w:rPr>
                <w:noProof/>
                <w:webHidden/>
              </w:rPr>
            </w:r>
            <w:r w:rsidR="0047773B">
              <w:rPr>
                <w:noProof/>
                <w:webHidden/>
              </w:rPr>
              <w:fldChar w:fldCharType="separate"/>
            </w:r>
            <w:r w:rsidR="00194F54">
              <w:rPr>
                <w:noProof/>
                <w:webHidden/>
              </w:rPr>
              <w:t>24</w:t>
            </w:r>
            <w:r w:rsidR="0047773B">
              <w:rPr>
                <w:noProof/>
                <w:webHidden/>
              </w:rPr>
              <w:fldChar w:fldCharType="end"/>
            </w:r>
          </w:hyperlink>
        </w:p>
        <w:p w14:paraId="2DEAE5B0" w14:textId="23A8254D" w:rsidR="0047773B" w:rsidRDefault="00A42263">
          <w:pPr>
            <w:pStyle w:val="TOC3"/>
            <w:tabs>
              <w:tab w:val="right" w:leader="dot" w:pos="9347"/>
            </w:tabs>
            <w:rPr>
              <w:rFonts w:cstheme="minorBidi"/>
              <w:noProof/>
              <w:lang w:val="ru-RU" w:eastAsia="ru-RU"/>
            </w:rPr>
          </w:pPr>
          <w:hyperlink w:anchor="_Toc227687644" w:history="1">
            <w:r w:rsidR="0047773B" w:rsidRPr="005F3873">
              <w:rPr>
                <w:rStyle w:val="Hyperlink"/>
                <w:b/>
                <w:bCs/>
                <w:noProof/>
                <w:lang w:val="hy-AM"/>
              </w:rPr>
              <w:t>2.2.3. Մետրոպոլիսի չափանիշը և անցման հավանականության Բոլցմանի բաշխումը</w:t>
            </w:r>
            <w:r w:rsidR="0047773B">
              <w:rPr>
                <w:noProof/>
                <w:webHidden/>
              </w:rPr>
              <w:tab/>
            </w:r>
            <w:r w:rsidR="0047773B">
              <w:rPr>
                <w:noProof/>
                <w:webHidden/>
              </w:rPr>
              <w:fldChar w:fldCharType="begin"/>
            </w:r>
            <w:r w:rsidR="0047773B">
              <w:rPr>
                <w:noProof/>
                <w:webHidden/>
              </w:rPr>
              <w:instrText xml:space="preserve"> PAGEREF _Toc227687644 \h </w:instrText>
            </w:r>
            <w:r w:rsidR="0047773B">
              <w:rPr>
                <w:noProof/>
                <w:webHidden/>
              </w:rPr>
            </w:r>
            <w:r w:rsidR="0047773B">
              <w:rPr>
                <w:noProof/>
                <w:webHidden/>
              </w:rPr>
              <w:fldChar w:fldCharType="separate"/>
            </w:r>
            <w:r w:rsidR="00194F54">
              <w:rPr>
                <w:noProof/>
                <w:webHidden/>
              </w:rPr>
              <w:t>26</w:t>
            </w:r>
            <w:r w:rsidR="0047773B">
              <w:rPr>
                <w:noProof/>
                <w:webHidden/>
              </w:rPr>
              <w:fldChar w:fldCharType="end"/>
            </w:r>
          </w:hyperlink>
        </w:p>
        <w:p w14:paraId="277A575F" w14:textId="4CF0B9AD" w:rsidR="0047773B" w:rsidRDefault="00A42263">
          <w:pPr>
            <w:pStyle w:val="TOC3"/>
            <w:tabs>
              <w:tab w:val="right" w:leader="dot" w:pos="9347"/>
            </w:tabs>
            <w:rPr>
              <w:rFonts w:cstheme="minorBidi"/>
              <w:noProof/>
              <w:lang w:val="ru-RU" w:eastAsia="ru-RU"/>
            </w:rPr>
          </w:pPr>
          <w:hyperlink w:anchor="_Toc227687645" w:history="1">
            <w:r w:rsidR="0047773B" w:rsidRPr="005F3873">
              <w:rPr>
                <w:rStyle w:val="Hyperlink"/>
                <w:b/>
                <w:bCs/>
                <w:iCs/>
                <w:noProof/>
                <w:lang w:val="hy-AM"/>
              </w:rPr>
              <w:t>2.2.4.</w:t>
            </w:r>
            <w:r w:rsidR="0047773B" w:rsidRPr="005F3873">
              <w:rPr>
                <w:rStyle w:val="Hyperlink"/>
                <w:b/>
                <w:bCs/>
                <w:noProof/>
                <w:lang w:val="hy-AM"/>
              </w:rPr>
              <w:t xml:space="preserve"> Սառեցման ռազմավարությունը</w:t>
            </w:r>
            <w:r w:rsidR="0047773B">
              <w:rPr>
                <w:noProof/>
                <w:webHidden/>
              </w:rPr>
              <w:tab/>
            </w:r>
            <w:r w:rsidR="0047773B">
              <w:rPr>
                <w:noProof/>
                <w:webHidden/>
              </w:rPr>
              <w:fldChar w:fldCharType="begin"/>
            </w:r>
            <w:r w:rsidR="0047773B">
              <w:rPr>
                <w:noProof/>
                <w:webHidden/>
              </w:rPr>
              <w:instrText xml:space="preserve"> PAGEREF _Toc227687645 \h </w:instrText>
            </w:r>
            <w:r w:rsidR="0047773B">
              <w:rPr>
                <w:noProof/>
                <w:webHidden/>
              </w:rPr>
            </w:r>
            <w:r w:rsidR="0047773B">
              <w:rPr>
                <w:noProof/>
                <w:webHidden/>
              </w:rPr>
              <w:fldChar w:fldCharType="separate"/>
            </w:r>
            <w:r w:rsidR="00194F54">
              <w:rPr>
                <w:noProof/>
                <w:webHidden/>
              </w:rPr>
              <w:t>27</w:t>
            </w:r>
            <w:r w:rsidR="0047773B">
              <w:rPr>
                <w:noProof/>
                <w:webHidden/>
              </w:rPr>
              <w:fldChar w:fldCharType="end"/>
            </w:r>
          </w:hyperlink>
        </w:p>
        <w:p w14:paraId="1B76A776" w14:textId="63E3AD57" w:rsidR="0047773B" w:rsidRDefault="00A42263">
          <w:pPr>
            <w:pStyle w:val="TOC3"/>
            <w:tabs>
              <w:tab w:val="right" w:leader="dot" w:pos="9347"/>
            </w:tabs>
            <w:rPr>
              <w:rFonts w:cstheme="minorBidi"/>
              <w:noProof/>
              <w:lang w:val="ru-RU" w:eastAsia="ru-RU"/>
            </w:rPr>
          </w:pPr>
          <w:hyperlink w:anchor="_Toc227687646" w:history="1">
            <w:r w:rsidR="0047773B" w:rsidRPr="005F3873">
              <w:rPr>
                <w:rStyle w:val="Hyperlink"/>
                <w:b/>
                <w:bCs/>
                <w:noProof/>
                <w:lang w:val="hy-AM"/>
              </w:rPr>
              <w:t>2.2.5. Եզրակացություն</w:t>
            </w:r>
            <w:r w:rsidR="0047773B">
              <w:rPr>
                <w:noProof/>
                <w:webHidden/>
              </w:rPr>
              <w:tab/>
            </w:r>
            <w:r w:rsidR="0047773B">
              <w:rPr>
                <w:noProof/>
                <w:webHidden/>
              </w:rPr>
              <w:fldChar w:fldCharType="begin"/>
            </w:r>
            <w:r w:rsidR="0047773B">
              <w:rPr>
                <w:noProof/>
                <w:webHidden/>
              </w:rPr>
              <w:instrText xml:space="preserve"> PAGEREF _Toc227687646 \h </w:instrText>
            </w:r>
            <w:r w:rsidR="0047773B">
              <w:rPr>
                <w:noProof/>
                <w:webHidden/>
              </w:rPr>
            </w:r>
            <w:r w:rsidR="0047773B">
              <w:rPr>
                <w:noProof/>
                <w:webHidden/>
              </w:rPr>
              <w:fldChar w:fldCharType="separate"/>
            </w:r>
            <w:r w:rsidR="00194F54">
              <w:rPr>
                <w:noProof/>
                <w:webHidden/>
              </w:rPr>
              <w:t>28</w:t>
            </w:r>
            <w:r w:rsidR="0047773B">
              <w:rPr>
                <w:noProof/>
                <w:webHidden/>
              </w:rPr>
              <w:fldChar w:fldCharType="end"/>
            </w:r>
          </w:hyperlink>
        </w:p>
        <w:p w14:paraId="32032C70" w14:textId="62995440" w:rsidR="0047773B" w:rsidRDefault="00A42263">
          <w:pPr>
            <w:pStyle w:val="TOC2"/>
            <w:tabs>
              <w:tab w:val="right" w:leader="dot" w:pos="9347"/>
            </w:tabs>
            <w:rPr>
              <w:rFonts w:cstheme="minorBidi"/>
              <w:noProof/>
              <w:lang w:val="ru-RU" w:eastAsia="ru-RU"/>
            </w:rPr>
          </w:pPr>
          <w:hyperlink w:anchor="_Toc227687647" w:history="1">
            <w:r w:rsidR="0047773B" w:rsidRPr="005F3873">
              <w:rPr>
                <w:rStyle w:val="Hyperlink"/>
                <w:b/>
                <w:bCs/>
                <w:noProof/>
                <w:lang w:val="hy-AM"/>
              </w:rPr>
              <w:t>2.3. Հաշվողական բարդության նվազեցման ալգորիթմական մոդելները</w:t>
            </w:r>
            <w:r w:rsidR="0047773B">
              <w:rPr>
                <w:noProof/>
                <w:webHidden/>
              </w:rPr>
              <w:tab/>
            </w:r>
            <w:r w:rsidR="0047773B">
              <w:rPr>
                <w:noProof/>
                <w:webHidden/>
              </w:rPr>
              <w:fldChar w:fldCharType="begin"/>
            </w:r>
            <w:r w:rsidR="0047773B">
              <w:rPr>
                <w:noProof/>
                <w:webHidden/>
              </w:rPr>
              <w:instrText xml:space="preserve"> PAGEREF _Toc227687647 \h </w:instrText>
            </w:r>
            <w:r w:rsidR="0047773B">
              <w:rPr>
                <w:noProof/>
                <w:webHidden/>
              </w:rPr>
            </w:r>
            <w:r w:rsidR="0047773B">
              <w:rPr>
                <w:noProof/>
                <w:webHidden/>
              </w:rPr>
              <w:fldChar w:fldCharType="separate"/>
            </w:r>
            <w:r w:rsidR="00194F54">
              <w:rPr>
                <w:noProof/>
                <w:webHidden/>
              </w:rPr>
              <w:t>28</w:t>
            </w:r>
            <w:r w:rsidR="0047773B">
              <w:rPr>
                <w:noProof/>
                <w:webHidden/>
              </w:rPr>
              <w:fldChar w:fldCharType="end"/>
            </w:r>
          </w:hyperlink>
        </w:p>
        <w:p w14:paraId="3ECCA4F9" w14:textId="10222801" w:rsidR="0047773B" w:rsidRDefault="00A42263">
          <w:pPr>
            <w:pStyle w:val="TOC3"/>
            <w:tabs>
              <w:tab w:val="right" w:leader="dot" w:pos="9347"/>
            </w:tabs>
            <w:rPr>
              <w:rFonts w:cstheme="minorBidi"/>
              <w:noProof/>
              <w:lang w:val="ru-RU" w:eastAsia="ru-RU"/>
            </w:rPr>
          </w:pPr>
          <w:hyperlink w:anchor="_Toc227687648" w:history="1">
            <w:r w:rsidR="0047773B" w:rsidRPr="005F3873">
              <w:rPr>
                <w:rStyle w:val="Hyperlink"/>
                <w:b/>
                <w:bCs/>
                <w:noProof/>
                <w:lang w:val="hy-AM"/>
              </w:rPr>
              <w:t>2.3.1. Ներածություն</w:t>
            </w:r>
            <w:r w:rsidR="0047773B">
              <w:rPr>
                <w:noProof/>
                <w:webHidden/>
              </w:rPr>
              <w:tab/>
            </w:r>
            <w:r w:rsidR="0047773B">
              <w:rPr>
                <w:noProof/>
                <w:webHidden/>
              </w:rPr>
              <w:fldChar w:fldCharType="begin"/>
            </w:r>
            <w:r w:rsidR="0047773B">
              <w:rPr>
                <w:noProof/>
                <w:webHidden/>
              </w:rPr>
              <w:instrText xml:space="preserve"> PAGEREF _Toc227687648 \h </w:instrText>
            </w:r>
            <w:r w:rsidR="0047773B">
              <w:rPr>
                <w:noProof/>
                <w:webHidden/>
              </w:rPr>
            </w:r>
            <w:r w:rsidR="0047773B">
              <w:rPr>
                <w:noProof/>
                <w:webHidden/>
              </w:rPr>
              <w:fldChar w:fldCharType="separate"/>
            </w:r>
            <w:r w:rsidR="00194F54">
              <w:rPr>
                <w:noProof/>
                <w:webHidden/>
              </w:rPr>
              <w:t>28</w:t>
            </w:r>
            <w:r w:rsidR="0047773B">
              <w:rPr>
                <w:noProof/>
                <w:webHidden/>
              </w:rPr>
              <w:fldChar w:fldCharType="end"/>
            </w:r>
          </w:hyperlink>
        </w:p>
        <w:p w14:paraId="4BE1A798" w14:textId="140AC864" w:rsidR="0047773B" w:rsidRDefault="00A42263">
          <w:pPr>
            <w:pStyle w:val="TOC3"/>
            <w:tabs>
              <w:tab w:val="right" w:leader="dot" w:pos="9347"/>
            </w:tabs>
            <w:rPr>
              <w:rFonts w:cstheme="minorBidi"/>
              <w:noProof/>
              <w:lang w:val="ru-RU" w:eastAsia="ru-RU"/>
            </w:rPr>
          </w:pPr>
          <w:hyperlink w:anchor="_Toc227687649" w:history="1">
            <w:r w:rsidR="0047773B" w:rsidRPr="005F3873">
              <w:rPr>
                <w:rStyle w:val="Hyperlink"/>
                <w:b/>
                <w:bCs/>
                <w:noProof/>
                <w:lang w:val="hy-AM"/>
              </w:rPr>
              <w:t xml:space="preserve">2.3.2. </w:t>
            </w:r>
            <m:oMath>
              <m:r>
                <m:rPr>
                  <m:sty m:val="bi"/>
                </m:rPr>
                <w:rPr>
                  <w:rStyle w:val="Hyperlink"/>
                  <w:rFonts w:ascii="Cambria Math" w:hAnsi="Cambria Math"/>
                  <w:noProof/>
                  <w:lang w:val="hy-AM"/>
                </w:rPr>
                <m:t>O(N</m:t>
              </m:r>
              <m:r>
                <m:rPr>
                  <m:sty m:val="bi"/>
                </m:rPr>
                <w:rPr>
                  <w:rStyle w:val="Hyperlink"/>
                  <w:rFonts w:ascii="Cambria Math" w:hAnsi="Cambria Math"/>
                  <w:noProof/>
                  <w:lang w:val="hy-AM"/>
                </w:rPr>
                <m:t>2)</m:t>
              </m:r>
            </m:oMath>
            <w:r w:rsidR="0047773B" w:rsidRPr="005F3873">
              <w:rPr>
                <w:rStyle w:val="Hyperlink"/>
                <w:b/>
                <w:bCs/>
                <w:noProof/>
                <w:lang w:val="hy-AM"/>
              </w:rPr>
              <w:t xml:space="preserve"> բարդության հաղթահարումը և տարածական ցանցի ինտեգրումը</w:t>
            </w:r>
            <w:r w:rsidR="0047773B">
              <w:rPr>
                <w:noProof/>
                <w:webHidden/>
              </w:rPr>
              <w:tab/>
            </w:r>
            <w:r w:rsidR="0047773B">
              <w:rPr>
                <w:noProof/>
                <w:webHidden/>
              </w:rPr>
              <w:fldChar w:fldCharType="begin"/>
            </w:r>
            <w:r w:rsidR="0047773B">
              <w:rPr>
                <w:noProof/>
                <w:webHidden/>
              </w:rPr>
              <w:instrText xml:space="preserve"> PAGEREF _Toc227687649 \h </w:instrText>
            </w:r>
            <w:r w:rsidR="0047773B">
              <w:rPr>
                <w:noProof/>
                <w:webHidden/>
              </w:rPr>
            </w:r>
            <w:r w:rsidR="0047773B">
              <w:rPr>
                <w:noProof/>
                <w:webHidden/>
              </w:rPr>
              <w:fldChar w:fldCharType="separate"/>
            </w:r>
            <w:r w:rsidR="00194F54">
              <w:rPr>
                <w:noProof/>
                <w:webHidden/>
              </w:rPr>
              <w:t>29</w:t>
            </w:r>
            <w:r w:rsidR="0047773B">
              <w:rPr>
                <w:noProof/>
                <w:webHidden/>
              </w:rPr>
              <w:fldChar w:fldCharType="end"/>
            </w:r>
          </w:hyperlink>
        </w:p>
        <w:p w14:paraId="2AE74278" w14:textId="78DABC72" w:rsidR="0047773B" w:rsidRDefault="00A42263">
          <w:pPr>
            <w:pStyle w:val="TOC3"/>
            <w:tabs>
              <w:tab w:val="right" w:leader="dot" w:pos="9347"/>
            </w:tabs>
            <w:rPr>
              <w:rFonts w:cstheme="minorBidi"/>
              <w:noProof/>
              <w:lang w:val="ru-RU" w:eastAsia="ru-RU"/>
            </w:rPr>
          </w:pPr>
          <w:hyperlink w:anchor="_Toc227687650" w:history="1">
            <w:r w:rsidR="0047773B" w:rsidRPr="005F3873">
              <w:rPr>
                <w:rStyle w:val="Hyperlink"/>
                <w:b/>
                <w:bCs/>
                <w:iCs/>
                <w:noProof/>
                <w:lang w:val="hy-AM"/>
              </w:rPr>
              <w:t>2.3.3. Վերադրումների որոնման O(1) արագացումը և հարևան վանդակների (3x3) զտման մաթեմատիկական ապացույցը</w:t>
            </w:r>
            <w:r w:rsidR="0047773B">
              <w:rPr>
                <w:noProof/>
                <w:webHidden/>
              </w:rPr>
              <w:tab/>
            </w:r>
            <w:r w:rsidR="0047773B">
              <w:rPr>
                <w:noProof/>
                <w:webHidden/>
              </w:rPr>
              <w:fldChar w:fldCharType="begin"/>
            </w:r>
            <w:r w:rsidR="0047773B">
              <w:rPr>
                <w:noProof/>
                <w:webHidden/>
              </w:rPr>
              <w:instrText xml:space="preserve"> PAGEREF _Toc227687650 \h </w:instrText>
            </w:r>
            <w:r w:rsidR="0047773B">
              <w:rPr>
                <w:noProof/>
                <w:webHidden/>
              </w:rPr>
            </w:r>
            <w:r w:rsidR="0047773B">
              <w:rPr>
                <w:noProof/>
                <w:webHidden/>
              </w:rPr>
              <w:fldChar w:fldCharType="separate"/>
            </w:r>
            <w:r w:rsidR="00194F54">
              <w:rPr>
                <w:noProof/>
                <w:webHidden/>
              </w:rPr>
              <w:t>30</w:t>
            </w:r>
            <w:r w:rsidR="0047773B">
              <w:rPr>
                <w:noProof/>
                <w:webHidden/>
              </w:rPr>
              <w:fldChar w:fldCharType="end"/>
            </w:r>
          </w:hyperlink>
        </w:p>
        <w:p w14:paraId="04EDBDAE" w14:textId="1115B803" w:rsidR="0047773B" w:rsidRDefault="00A42263">
          <w:pPr>
            <w:pStyle w:val="TOC3"/>
            <w:tabs>
              <w:tab w:val="right" w:leader="dot" w:pos="9347"/>
            </w:tabs>
            <w:rPr>
              <w:rFonts w:cstheme="minorBidi"/>
              <w:noProof/>
              <w:lang w:val="ru-RU" w:eastAsia="ru-RU"/>
            </w:rPr>
          </w:pPr>
          <w:hyperlink w:anchor="_Toc227687651" w:history="1">
            <w:r w:rsidR="0047773B" w:rsidRPr="005F3873">
              <w:rPr>
                <w:rStyle w:val="Hyperlink"/>
                <w:b/>
                <w:bCs/>
                <w:noProof/>
                <w:lang w:val="hy-AM"/>
              </w:rPr>
              <w:t>2.3.4. Կապերի երկկողմանի քարտեզագրումը և լարերի երկարության մասնակի հաշվարկը O(K) բարդությամբ</w:t>
            </w:r>
            <w:r w:rsidR="0047773B">
              <w:rPr>
                <w:noProof/>
                <w:webHidden/>
              </w:rPr>
              <w:tab/>
            </w:r>
            <w:r w:rsidR="0047773B">
              <w:rPr>
                <w:noProof/>
                <w:webHidden/>
              </w:rPr>
              <w:fldChar w:fldCharType="begin"/>
            </w:r>
            <w:r w:rsidR="0047773B">
              <w:rPr>
                <w:noProof/>
                <w:webHidden/>
              </w:rPr>
              <w:instrText xml:space="preserve"> PAGEREF _Toc227687651 \h </w:instrText>
            </w:r>
            <w:r w:rsidR="0047773B">
              <w:rPr>
                <w:noProof/>
                <w:webHidden/>
              </w:rPr>
            </w:r>
            <w:r w:rsidR="0047773B">
              <w:rPr>
                <w:noProof/>
                <w:webHidden/>
              </w:rPr>
              <w:fldChar w:fldCharType="separate"/>
            </w:r>
            <w:r w:rsidR="00194F54">
              <w:rPr>
                <w:noProof/>
                <w:webHidden/>
              </w:rPr>
              <w:t>32</w:t>
            </w:r>
            <w:r w:rsidR="0047773B">
              <w:rPr>
                <w:noProof/>
                <w:webHidden/>
              </w:rPr>
              <w:fldChar w:fldCharType="end"/>
            </w:r>
          </w:hyperlink>
        </w:p>
        <w:p w14:paraId="2F9265A6" w14:textId="1BEBE3F0" w:rsidR="0047773B" w:rsidRDefault="00A42263">
          <w:pPr>
            <w:pStyle w:val="TOC3"/>
            <w:tabs>
              <w:tab w:val="right" w:leader="dot" w:pos="9347"/>
            </w:tabs>
            <w:rPr>
              <w:rFonts w:cstheme="minorBidi"/>
              <w:noProof/>
              <w:lang w:val="ru-RU" w:eastAsia="ru-RU"/>
            </w:rPr>
          </w:pPr>
          <w:hyperlink w:anchor="_Toc227687652" w:history="1">
            <w:r w:rsidR="0047773B" w:rsidRPr="005F3873">
              <w:rPr>
                <w:rStyle w:val="Hyperlink"/>
                <w:b/>
                <w:bCs/>
                <w:noProof/>
                <w:lang w:val="hy-AM"/>
              </w:rPr>
              <w:t>2.3.5. Քայլերի հետարկման ապահովումը և սխալների կուտակումից խուսափելու տեսությունը</w:t>
            </w:r>
            <w:r w:rsidR="0047773B">
              <w:rPr>
                <w:noProof/>
                <w:webHidden/>
              </w:rPr>
              <w:tab/>
            </w:r>
            <w:r w:rsidR="0047773B">
              <w:rPr>
                <w:noProof/>
                <w:webHidden/>
              </w:rPr>
              <w:fldChar w:fldCharType="begin"/>
            </w:r>
            <w:r w:rsidR="0047773B">
              <w:rPr>
                <w:noProof/>
                <w:webHidden/>
              </w:rPr>
              <w:instrText xml:space="preserve"> PAGEREF _Toc227687652 \h </w:instrText>
            </w:r>
            <w:r w:rsidR="0047773B">
              <w:rPr>
                <w:noProof/>
                <w:webHidden/>
              </w:rPr>
            </w:r>
            <w:r w:rsidR="0047773B">
              <w:rPr>
                <w:noProof/>
                <w:webHidden/>
              </w:rPr>
              <w:fldChar w:fldCharType="separate"/>
            </w:r>
            <w:r w:rsidR="00194F54">
              <w:rPr>
                <w:noProof/>
                <w:webHidden/>
              </w:rPr>
              <w:t>33</w:t>
            </w:r>
            <w:r w:rsidR="0047773B">
              <w:rPr>
                <w:noProof/>
                <w:webHidden/>
              </w:rPr>
              <w:fldChar w:fldCharType="end"/>
            </w:r>
          </w:hyperlink>
        </w:p>
        <w:p w14:paraId="1E5255F1" w14:textId="284BE0DC" w:rsidR="0047773B" w:rsidRDefault="00A42263">
          <w:pPr>
            <w:pStyle w:val="TOC3"/>
            <w:tabs>
              <w:tab w:val="right" w:leader="dot" w:pos="9347"/>
            </w:tabs>
            <w:rPr>
              <w:rFonts w:cstheme="minorBidi"/>
              <w:noProof/>
              <w:lang w:val="ru-RU" w:eastAsia="ru-RU"/>
            </w:rPr>
          </w:pPr>
          <w:hyperlink w:anchor="_Toc227687653" w:history="1">
            <w:r w:rsidR="0047773B" w:rsidRPr="005F3873">
              <w:rPr>
                <w:rStyle w:val="Hyperlink"/>
                <w:b/>
                <w:bCs/>
                <w:noProof/>
                <w:lang w:val="hy-AM"/>
              </w:rPr>
              <w:t>2.3.6. Եզրակացություն</w:t>
            </w:r>
            <w:r w:rsidR="0047773B">
              <w:rPr>
                <w:noProof/>
                <w:webHidden/>
              </w:rPr>
              <w:tab/>
            </w:r>
            <w:r w:rsidR="0047773B">
              <w:rPr>
                <w:noProof/>
                <w:webHidden/>
              </w:rPr>
              <w:fldChar w:fldCharType="begin"/>
            </w:r>
            <w:r w:rsidR="0047773B">
              <w:rPr>
                <w:noProof/>
                <w:webHidden/>
              </w:rPr>
              <w:instrText xml:space="preserve"> PAGEREF _Toc227687653 \h </w:instrText>
            </w:r>
            <w:r w:rsidR="0047773B">
              <w:rPr>
                <w:noProof/>
                <w:webHidden/>
              </w:rPr>
            </w:r>
            <w:r w:rsidR="0047773B">
              <w:rPr>
                <w:noProof/>
                <w:webHidden/>
              </w:rPr>
              <w:fldChar w:fldCharType="separate"/>
            </w:r>
            <w:r w:rsidR="00194F54">
              <w:rPr>
                <w:noProof/>
                <w:webHidden/>
              </w:rPr>
              <w:t>34</w:t>
            </w:r>
            <w:r w:rsidR="0047773B">
              <w:rPr>
                <w:noProof/>
                <w:webHidden/>
              </w:rPr>
              <w:fldChar w:fldCharType="end"/>
            </w:r>
          </w:hyperlink>
        </w:p>
        <w:p w14:paraId="57B7C0B6" w14:textId="0AB491F8" w:rsidR="0047773B" w:rsidRDefault="00A42263">
          <w:pPr>
            <w:pStyle w:val="TOC2"/>
            <w:tabs>
              <w:tab w:val="right" w:leader="dot" w:pos="9347"/>
            </w:tabs>
            <w:rPr>
              <w:rFonts w:cstheme="minorBidi"/>
              <w:noProof/>
              <w:lang w:val="ru-RU" w:eastAsia="ru-RU"/>
            </w:rPr>
          </w:pPr>
          <w:hyperlink w:anchor="_Toc227687654" w:history="1">
            <w:r w:rsidR="0047773B" w:rsidRPr="005F3873">
              <w:rPr>
                <w:rStyle w:val="Hyperlink"/>
                <w:b/>
                <w:bCs/>
                <w:noProof/>
                <w:lang w:val="hy-AM"/>
              </w:rPr>
              <w:t>2.4. Կանոնակարգման և տեխնոլոգիական համապատասխանելիության ապահովումը</w:t>
            </w:r>
            <w:r w:rsidR="0047773B">
              <w:rPr>
                <w:noProof/>
                <w:webHidden/>
              </w:rPr>
              <w:tab/>
            </w:r>
            <w:r w:rsidR="0047773B">
              <w:rPr>
                <w:noProof/>
                <w:webHidden/>
              </w:rPr>
              <w:fldChar w:fldCharType="begin"/>
            </w:r>
            <w:r w:rsidR="0047773B">
              <w:rPr>
                <w:noProof/>
                <w:webHidden/>
              </w:rPr>
              <w:instrText xml:space="preserve"> PAGEREF _Toc227687654 \h </w:instrText>
            </w:r>
            <w:r w:rsidR="0047773B">
              <w:rPr>
                <w:noProof/>
                <w:webHidden/>
              </w:rPr>
            </w:r>
            <w:r w:rsidR="0047773B">
              <w:rPr>
                <w:noProof/>
                <w:webHidden/>
              </w:rPr>
              <w:fldChar w:fldCharType="separate"/>
            </w:r>
            <w:r w:rsidR="00194F54">
              <w:rPr>
                <w:noProof/>
                <w:webHidden/>
              </w:rPr>
              <w:t>35</w:t>
            </w:r>
            <w:r w:rsidR="0047773B">
              <w:rPr>
                <w:noProof/>
                <w:webHidden/>
              </w:rPr>
              <w:fldChar w:fldCharType="end"/>
            </w:r>
          </w:hyperlink>
        </w:p>
        <w:p w14:paraId="3F68EEDE" w14:textId="4C0007C0" w:rsidR="0047773B" w:rsidRDefault="00A42263">
          <w:pPr>
            <w:pStyle w:val="TOC3"/>
            <w:tabs>
              <w:tab w:val="right" w:leader="dot" w:pos="9347"/>
            </w:tabs>
            <w:rPr>
              <w:rFonts w:cstheme="minorBidi"/>
              <w:noProof/>
              <w:lang w:val="ru-RU" w:eastAsia="ru-RU"/>
            </w:rPr>
          </w:pPr>
          <w:hyperlink w:anchor="_Toc227687655" w:history="1">
            <w:r w:rsidR="0047773B" w:rsidRPr="005F3873">
              <w:rPr>
                <w:rStyle w:val="Hyperlink"/>
                <w:b/>
                <w:bCs/>
                <w:noProof/>
                <w:lang w:val="hy-AM"/>
              </w:rPr>
              <w:t>2.4.1. Ներածություն</w:t>
            </w:r>
            <w:r w:rsidR="0047773B">
              <w:rPr>
                <w:noProof/>
                <w:webHidden/>
              </w:rPr>
              <w:tab/>
            </w:r>
            <w:r w:rsidR="0047773B">
              <w:rPr>
                <w:noProof/>
                <w:webHidden/>
              </w:rPr>
              <w:fldChar w:fldCharType="begin"/>
            </w:r>
            <w:r w:rsidR="0047773B">
              <w:rPr>
                <w:noProof/>
                <w:webHidden/>
              </w:rPr>
              <w:instrText xml:space="preserve"> PAGEREF _Toc227687655 \h </w:instrText>
            </w:r>
            <w:r w:rsidR="0047773B">
              <w:rPr>
                <w:noProof/>
                <w:webHidden/>
              </w:rPr>
            </w:r>
            <w:r w:rsidR="0047773B">
              <w:rPr>
                <w:noProof/>
                <w:webHidden/>
              </w:rPr>
              <w:fldChar w:fldCharType="separate"/>
            </w:r>
            <w:r w:rsidR="00194F54">
              <w:rPr>
                <w:noProof/>
                <w:webHidden/>
              </w:rPr>
              <w:t>35</w:t>
            </w:r>
            <w:r w:rsidR="0047773B">
              <w:rPr>
                <w:noProof/>
                <w:webHidden/>
              </w:rPr>
              <w:fldChar w:fldCharType="end"/>
            </w:r>
          </w:hyperlink>
        </w:p>
        <w:p w14:paraId="37A091F1" w14:textId="13DE3412" w:rsidR="0047773B" w:rsidRDefault="00A42263">
          <w:pPr>
            <w:pStyle w:val="TOC3"/>
            <w:tabs>
              <w:tab w:val="right" w:leader="dot" w:pos="9347"/>
            </w:tabs>
            <w:rPr>
              <w:rFonts w:cstheme="minorBidi"/>
              <w:noProof/>
              <w:lang w:val="ru-RU" w:eastAsia="ru-RU"/>
            </w:rPr>
          </w:pPr>
          <w:hyperlink w:anchor="_Toc227687656" w:history="1">
            <w:r w:rsidR="0047773B" w:rsidRPr="005F3873">
              <w:rPr>
                <w:rStyle w:val="Hyperlink"/>
                <w:b/>
                <w:bCs/>
                <w:noProof/>
                <w:lang w:val="hy-AM"/>
              </w:rPr>
              <w:t>2.4.2. Կոորդինատների ցանցային սևեռման և կլորացման երկրաչափական անհրաժեշտությունը</w:t>
            </w:r>
            <w:r w:rsidR="0047773B">
              <w:rPr>
                <w:noProof/>
                <w:webHidden/>
              </w:rPr>
              <w:tab/>
            </w:r>
            <w:r w:rsidR="0047773B">
              <w:rPr>
                <w:noProof/>
                <w:webHidden/>
              </w:rPr>
              <w:fldChar w:fldCharType="begin"/>
            </w:r>
            <w:r w:rsidR="0047773B">
              <w:rPr>
                <w:noProof/>
                <w:webHidden/>
              </w:rPr>
              <w:instrText xml:space="preserve"> PAGEREF _Toc227687656 \h </w:instrText>
            </w:r>
            <w:r w:rsidR="0047773B">
              <w:rPr>
                <w:noProof/>
                <w:webHidden/>
              </w:rPr>
            </w:r>
            <w:r w:rsidR="0047773B">
              <w:rPr>
                <w:noProof/>
                <w:webHidden/>
              </w:rPr>
              <w:fldChar w:fldCharType="separate"/>
            </w:r>
            <w:r w:rsidR="00194F54">
              <w:rPr>
                <w:noProof/>
                <w:webHidden/>
              </w:rPr>
              <w:t>35</w:t>
            </w:r>
            <w:r w:rsidR="0047773B">
              <w:rPr>
                <w:noProof/>
                <w:webHidden/>
              </w:rPr>
              <w:fldChar w:fldCharType="end"/>
            </w:r>
          </w:hyperlink>
        </w:p>
        <w:p w14:paraId="260B957B" w14:textId="2AC9AB72" w:rsidR="0047773B" w:rsidRDefault="00A42263">
          <w:pPr>
            <w:pStyle w:val="TOC3"/>
            <w:tabs>
              <w:tab w:val="right" w:leader="dot" w:pos="9347"/>
            </w:tabs>
            <w:rPr>
              <w:rFonts w:cstheme="minorBidi"/>
              <w:noProof/>
              <w:lang w:val="ru-RU" w:eastAsia="ru-RU"/>
            </w:rPr>
          </w:pPr>
          <w:hyperlink w:anchor="_Toc227687657" w:history="1">
            <w:r w:rsidR="0047773B" w:rsidRPr="005F3873">
              <w:rPr>
                <w:rStyle w:val="Hyperlink"/>
                <w:b/>
                <w:bCs/>
                <w:iCs/>
                <w:noProof/>
                <w:lang w:val="hy-AM"/>
              </w:rPr>
              <w:t>2.4.3. «Ագահ» տեղաբաշխման ալգորիթմի տրամաբանությունը</w:t>
            </w:r>
            <w:r w:rsidR="0047773B">
              <w:rPr>
                <w:noProof/>
                <w:webHidden/>
              </w:rPr>
              <w:tab/>
            </w:r>
            <w:r w:rsidR="0047773B">
              <w:rPr>
                <w:noProof/>
                <w:webHidden/>
              </w:rPr>
              <w:fldChar w:fldCharType="begin"/>
            </w:r>
            <w:r w:rsidR="0047773B">
              <w:rPr>
                <w:noProof/>
                <w:webHidden/>
              </w:rPr>
              <w:instrText xml:space="preserve"> PAGEREF _Toc227687657 \h </w:instrText>
            </w:r>
            <w:r w:rsidR="0047773B">
              <w:rPr>
                <w:noProof/>
                <w:webHidden/>
              </w:rPr>
            </w:r>
            <w:r w:rsidR="0047773B">
              <w:rPr>
                <w:noProof/>
                <w:webHidden/>
              </w:rPr>
              <w:fldChar w:fldCharType="separate"/>
            </w:r>
            <w:r w:rsidR="00194F54">
              <w:rPr>
                <w:noProof/>
                <w:webHidden/>
              </w:rPr>
              <w:t>36</w:t>
            </w:r>
            <w:r w:rsidR="0047773B">
              <w:rPr>
                <w:noProof/>
                <w:webHidden/>
              </w:rPr>
              <w:fldChar w:fldCharType="end"/>
            </w:r>
          </w:hyperlink>
        </w:p>
        <w:p w14:paraId="25725BBD" w14:textId="74ADE050" w:rsidR="0047773B" w:rsidRDefault="00A42263">
          <w:pPr>
            <w:pStyle w:val="TOC3"/>
            <w:tabs>
              <w:tab w:val="right" w:leader="dot" w:pos="9347"/>
            </w:tabs>
            <w:rPr>
              <w:rFonts w:cstheme="minorBidi"/>
              <w:noProof/>
              <w:lang w:val="ru-RU" w:eastAsia="ru-RU"/>
            </w:rPr>
          </w:pPr>
          <w:hyperlink w:anchor="_Toc227687658" w:history="1">
            <w:r w:rsidR="0047773B" w:rsidRPr="005F3873">
              <w:rPr>
                <w:rStyle w:val="Hyperlink"/>
                <w:b/>
                <w:bCs/>
                <w:noProof/>
                <w:lang w:val="hy-AM"/>
              </w:rPr>
              <w:t>2.4.4. Խիտ դիզայնների տեղային բարելավման տեսությունը և մոդելների ընտրությունը</w:t>
            </w:r>
            <w:r w:rsidR="0047773B">
              <w:rPr>
                <w:noProof/>
                <w:webHidden/>
              </w:rPr>
              <w:tab/>
            </w:r>
            <w:r w:rsidR="0047773B">
              <w:rPr>
                <w:noProof/>
                <w:webHidden/>
              </w:rPr>
              <w:fldChar w:fldCharType="begin"/>
            </w:r>
            <w:r w:rsidR="0047773B">
              <w:rPr>
                <w:noProof/>
                <w:webHidden/>
              </w:rPr>
              <w:instrText xml:space="preserve"> PAGEREF _Toc227687658 \h </w:instrText>
            </w:r>
            <w:r w:rsidR="0047773B">
              <w:rPr>
                <w:noProof/>
                <w:webHidden/>
              </w:rPr>
            </w:r>
            <w:r w:rsidR="0047773B">
              <w:rPr>
                <w:noProof/>
                <w:webHidden/>
              </w:rPr>
              <w:fldChar w:fldCharType="separate"/>
            </w:r>
            <w:r w:rsidR="00194F54">
              <w:rPr>
                <w:noProof/>
                <w:webHidden/>
              </w:rPr>
              <w:t>37</w:t>
            </w:r>
            <w:r w:rsidR="0047773B">
              <w:rPr>
                <w:noProof/>
                <w:webHidden/>
              </w:rPr>
              <w:fldChar w:fldCharType="end"/>
            </w:r>
          </w:hyperlink>
        </w:p>
        <w:p w14:paraId="2F362326" w14:textId="4064D07E" w:rsidR="0047773B" w:rsidRDefault="00A42263">
          <w:pPr>
            <w:pStyle w:val="TOC3"/>
            <w:tabs>
              <w:tab w:val="right" w:leader="dot" w:pos="9347"/>
            </w:tabs>
            <w:rPr>
              <w:rFonts w:cstheme="minorBidi"/>
              <w:noProof/>
              <w:lang w:val="ru-RU" w:eastAsia="ru-RU"/>
            </w:rPr>
          </w:pPr>
          <w:hyperlink w:anchor="_Toc227687659" w:history="1">
            <w:r w:rsidR="0047773B" w:rsidRPr="005F3873">
              <w:rPr>
                <w:rStyle w:val="Hyperlink"/>
                <w:b/>
                <w:bCs/>
                <w:noProof/>
                <w:lang w:val="hy-AM"/>
              </w:rPr>
              <w:t>2.4.5. Եզրակացություն</w:t>
            </w:r>
            <w:r w:rsidR="0047773B">
              <w:rPr>
                <w:noProof/>
                <w:webHidden/>
              </w:rPr>
              <w:tab/>
            </w:r>
            <w:r w:rsidR="0047773B">
              <w:rPr>
                <w:noProof/>
                <w:webHidden/>
              </w:rPr>
              <w:fldChar w:fldCharType="begin"/>
            </w:r>
            <w:r w:rsidR="0047773B">
              <w:rPr>
                <w:noProof/>
                <w:webHidden/>
              </w:rPr>
              <w:instrText xml:space="preserve"> PAGEREF _Toc227687659 \h </w:instrText>
            </w:r>
            <w:r w:rsidR="0047773B">
              <w:rPr>
                <w:noProof/>
                <w:webHidden/>
              </w:rPr>
            </w:r>
            <w:r w:rsidR="0047773B">
              <w:rPr>
                <w:noProof/>
                <w:webHidden/>
              </w:rPr>
              <w:fldChar w:fldCharType="separate"/>
            </w:r>
            <w:r w:rsidR="00194F54">
              <w:rPr>
                <w:noProof/>
                <w:webHidden/>
              </w:rPr>
              <w:t>39</w:t>
            </w:r>
            <w:r w:rsidR="0047773B">
              <w:rPr>
                <w:noProof/>
                <w:webHidden/>
              </w:rPr>
              <w:fldChar w:fldCharType="end"/>
            </w:r>
          </w:hyperlink>
        </w:p>
        <w:p w14:paraId="4AEF3934" w14:textId="571943BC" w:rsidR="0047773B" w:rsidRDefault="00A42263">
          <w:pPr>
            <w:pStyle w:val="TOC2"/>
            <w:tabs>
              <w:tab w:val="right" w:leader="dot" w:pos="9347"/>
            </w:tabs>
            <w:rPr>
              <w:rFonts w:cstheme="minorBidi"/>
              <w:noProof/>
              <w:lang w:val="ru-RU" w:eastAsia="ru-RU"/>
            </w:rPr>
          </w:pPr>
          <w:hyperlink w:anchor="_Toc227687660" w:history="1">
            <w:r w:rsidR="0047773B" w:rsidRPr="005F3873">
              <w:rPr>
                <w:rStyle w:val="Hyperlink"/>
                <w:b/>
                <w:bCs/>
                <w:noProof/>
                <w:lang w:val="hy-AM"/>
              </w:rPr>
              <w:t>2.5. Եզրակացություն</w:t>
            </w:r>
            <w:r w:rsidR="0047773B">
              <w:rPr>
                <w:noProof/>
                <w:webHidden/>
              </w:rPr>
              <w:tab/>
            </w:r>
            <w:r w:rsidR="0047773B">
              <w:rPr>
                <w:noProof/>
                <w:webHidden/>
              </w:rPr>
              <w:fldChar w:fldCharType="begin"/>
            </w:r>
            <w:r w:rsidR="0047773B">
              <w:rPr>
                <w:noProof/>
                <w:webHidden/>
              </w:rPr>
              <w:instrText xml:space="preserve"> PAGEREF _Toc227687660 \h </w:instrText>
            </w:r>
            <w:r w:rsidR="0047773B">
              <w:rPr>
                <w:noProof/>
                <w:webHidden/>
              </w:rPr>
            </w:r>
            <w:r w:rsidR="0047773B">
              <w:rPr>
                <w:noProof/>
                <w:webHidden/>
              </w:rPr>
              <w:fldChar w:fldCharType="separate"/>
            </w:r>
            <w:r w:rsidR="00194F54">
              <w:rPr>
                <w:noProof/>
                <w:webHidden/>
              </w:rPr>
              <w:t>39</w:t>
            </w:r>
            <w:r w:rsidR="0047773B">
              <w:rPr>
                <w:noProof/>
                <w:webHidden/>
              </w:rPr>
              <w:fldChar w:fldCharType="end"/>
            </w:r>
          </w:hyperlink>
        </w:p>
        <w:p w14:paraId="567255E8" w14:textId="160D1AAF" w:rsidR="0047773B" w:rsidRDefault="00A42263">
          <w:pPr>
            <w:pStyle w:val="TOC1"/>
            <w:tabs>
              <w:tab w:val="right" w:leader="dot" w:pos="9347"/>
            </w:tabs>
            <w:rPr>
              <w:rFonts w:cstheme="minorBidi"/>
              <w:noProof/>
              <w:lang w:val="ru-RU" w:eastAsia="ru-RU"/>
            </w:rPr>
          </w:pPr>
          <w:hyperlink w:anchor="_Toc227687661" w:history="1">
            <w:r w:rsidR="0047773B" w:rsidRPr="005F3873">
              <w:rPr>
                <w:rStyle w:val="Hyperlink"/>
                <w:b/>
                <w:bCs/>
                <w:noProof/>
                <w:lang w:val="hy-AM"/>
              </w:rPr>
              <w:t>ԳԼՈՒԽ 3. ԳՐԱՖԻԿԱԿԱՆ ԻՆՏԵՐՖԵՅՍ</w:t>
            </w:r>
            <w:r w:rsidR="0047773B">
              <w:rPr>
                <w:noProof/>
                <w:webHidden/>
              </w:rPr>
              <w:tab/>
            </w:r>
            <w:r w:rsidR="0047773B">
              <w:rPr>
                <w:noProof/>
                <w:webHidden/>
              </w:rPr>
              <w:fldChar w:fldCharType="begin"/>
            </w:r>
            <w:r w:rsidR="0047773B">
              <w:rPr>
                <w:noProof/>
                <w:webHidden/>
              </w:rPr>
              <w:instrText xml:space="preserve"> PAGEREF _Toc227687661 \h </w:instrText>
            </w:r>
            <w:r w:rsidR="0047773B">
              <w:rPr>
                <w:noProof/>
                <w:webHidden/>
              </w:rPr>
            </w:r>
            <w:r w:rsidR="0047773B">
              <w:rPr>
                <w:noProof/>
                <w:webHidden/>
              </w:rPr>
              <w:fldChar w:fldCharType="separate"/>
            </w:r>
            <w:r w:rsidR="00194F54">
              <w:rPr>
                <w:noProof/>
                <w:webHidden/>
              </w:rPr>
              <w:t>40</w:t>
            </w:r>
            <w:r w:rsidR="0047773B">
              <w:rPr>
                <w:noProof/>
                <w:webHidden/>
              </w:rPr>
              <w:fldChar w:fldCharType="end"/>
            </w:r>
          </w:hyperlink>
        </w:p>
        <w:p w14:paraId="7B569333" w14:textId="22384342" w:rsidR="0047773B" w:rsidRDefault="00A42263">
          <w:pPr>
            <w:pStyle w:val="TOC2"/>
            <w:tabs>
              <w:tab w:val="right" w:leader="dot" w:pos="9347"/>
            </w:tabs>
            <w:rPr>
              <w:rFonts w:cstheme="minorBidi"/>
              <w:noProof/>
              <w:lang w:val="ru-RU" w:eastAsia="ru-RU"/>
            </w:rPr>
          </w:pPr>
          <w:hyperlink w:anchor="_Toc227687662" w:history="1">
            <w:r w:rsidR="0047773B" w:rsidRPr="005F3873">
              <w:rPr>
                <w:rStyle w:val="Hyperlink"/>
                <w:b/>
                <w:bCs/>
                <w:noProof/>
                <w:lang w:val="hy-AM"/>
              </w:rPr>
              <w:t>3.1. Ծրագրային ապահովման ընդհանուր ճարտարապետությունը և մոդուլները</w:t>
            </w:r>
            <w:r w:rsidR="0047773B">
              <w:rPr>
                <w:noProof/>
                <w:webHidden/>
              </w:rPr>
              <w:tab/>
            </w:r>
            <w:r w:rsidR="0047773B">
              <w:rPr>
                <w:noProof/>
                <w:webHidden/>
              </w:rPr>
              <w:fldChar w:fldCharType="begin"/>
            </w:r>
            <w:r w:rsidR="0047773B">
              <w:rPr>
                <w:noProof/>
                <w:webHidden/>
              </w:rPr>
              <w:instrText xml:space="preserve"> PAGEREF _Toc227687662 \h </w:instrText>
            </w:r>
            <w:r w:rsidR="0047773B">
              <w:rPr>
                <w:noProof/>
                <w:webHidden/>
              </w:rPr>
            </w:r>
            <w:r w:rsidR="0047773B">
              <w:rPr>
                <w:noProof/>
                <w:webHidden/>
              </w:rPr>
              <w:fldChar w:fldCharType="separate"/>
            </w:r>
            <w:r w:rsidR="00194F54">
              <w:rPr>
                <w:noProof/>
                <w:webHidden/>
              </w:rPr>
              <w:t>40</w:t>
            </w:r>
            <w:r w:rsidR="0047773B">
              <w:rPr>
                <w:noProof/>
                <w:webHidden/>
              </w:rPr>
              <w:fldChar w:fldCharType="end"/>
            </w:r>
          </w:hyperlink>
        </w:p>
        <w:p w14:paraId="4359F746" w14:textId="348B4558" w:rsidR="0047773B" w:rsidRDefault="00A42263">
          <w:pPr>
            <w:pStyle w:val="TOC3"/>
            <w:tabs>
              <w:tab w:val="right" w:leader="dot" w:pos="9347"/>
            </w:tabs>
            <w:rPr>
              <w:rFonts w:cstheme="minorBidi"/>
              <w:noProof/>
              <w:lang w:val="ru-RU" w:eastAsia="ru-RU"/>
            </w:rPr>
          </w:pPr>
          <w:hyperlink w:anchor="_Toc227687663" w:history="1">
            <w:r w:rsidR="0047773B" w:rsidRPr="005F3873">
              <w:rPr>
                <w:rStyle w:val="Hyperlink"/>
                <w:b/>
                <w:bCs/>
                <w:noProof/>
                <w:lang w:val="hy-AM"/>
              </w:rPr>
              <w:t>3.1.1. Ալգորիթմի աշխատանքային հոսքը</w:t>
            </w:r>
            <w:r w:rsidR="0047773B">
              <w:rPr>
                <w:noProof/>
                <w:webHidden/>
              </w:rPr>
              <w:tab/>
            </w:r>
            <w:r w:rsidR="0047773B">
              <w:rPr>
                <w:noProof/>
                <w:webHidden/>
              </w:rPr>
              <w:fldChar w:fldCharType="begin"/>
            </w:r>
            <w:r w:rsidR="0047773B">
              <w:rPr>
                <w:noProof/>
                <w:webHidden/>
              </w:rPr>
              <w:instrText xml:space="preserve"> PAGEREF _Toc227687663 \h </w:instrText>
            </w:r>
            <w:r w:rsidR="0047773B">
              <w:rPr>
                <w:noProof/>
                <w:webHidden/>
              </w:rPr>
            </w:r>
            <w:r w:rsidR="0047773B">
              <w:rPr>
                <w:noProof/>
                <w:webHidden/>
              </w:rPr>
              <w:fldChar w:fldCharType="separate"/>
            </w:r>
            <w:r w:rsidR="00194F54">
              <w:rPr>
                <w:noProof/>
                <w:webHidden/>
              </w:rPr>
              <w:t>40</w:t>
            </w:r>
            <w:r w:rsidR="0047773B">
              <w:rPr>
                <w:noProof/>
                <w:webHidden/>
              </w:rPr>
              <w:fldChar w:fldCharType="end"/>
            </w:r>
          </w:hyperlink>
        </w:p>
        <w:p w14:paraId="6D701A0F" w14:textId="5D80DD0B" w:rsidR="0047773B" w:rsidRDefault="00A42263">
          <w:pPr>
            <w:pStyle w:val="TOC2"/>
            <w:tabs>
              <w:tab w:val="right" w:leader="dot" w:pos="9347"/>
            </w:tabs>
            <w:rPr>
              <w:rFonts w:cstheme="minorBidi"/>
              <w:noProof/>
              <w:lang w:val="ru-RU" w:eastAsia="ru-RU"/>
            </w:rPr>
          </w:pPr>
          <w:hyperlink w:anchor="_Toc227687664" w:history="1">
            <w:r w:rsidR="0047773B" w:rsidRPr="005F3873">
              <w:rPr>
                <w:rStyle w:val="Hyperlink"/>
                <w:b/>
                <w:bCs/>
                <w:noProof/>
                <w:lang w:val="hy-AM"/>
              </w:rPr>
              <w:t>3.2. Օգտագործողի գրաֆիկական միջավայրը  և ղեկավարման վահանակը</w:t>
            </w:r>
            <w:r w:rsidR="0047773B">
              <w:rPr>
                <w:noProof/>
                <w:webHidden/>
              </w:rPr>
              <w:tab/>
            </w:r>
            <w:r w:rsidR="0047773B">
              <w:rPr>
                <w:noProof/>
                <w:webHidden/>
              </w:rPr>
              <w:fldChar w:fldCharType="begin"/>
            </w:r>
            <w:r w:rsidR="0047773B">
              <w:rPr>
                <w:noProof/>
                <w:webHidden/>
              </w:rPr>
              <w:instrText xml:space="preserve"> PAGEREF _Toc227687664 \h </w:instrText>
            </w:r>
            <w:r w:rsidR="0047773B">
              <w:rPr>
                <w:noProof/>
                <w:webHidden/>
              </w:rPr>
            </w:r>
            <w:r w:rsidR="0047773B">
              <w:rPr>
                <w:noProof/>
                <w:webHidden/>
              </w:rPr>
              <w:fldChar w:fldCharType="separate"/>
            </w:r>
            <w:r w:rsidR="00194F54">
              <w:rPr>
                <w:noProof/>
                <w:webHidden/>
              </w:rPr>
              <w:t>40</w:t>
            </w:r>
            <w:r w:rsidR="0047773B">
              <w:rPr>
                <w:noProof/>
                <w:webHidden/>
              </w:rPr>
              <w:fldChar w:fldCharType="end"/>
            </w:r>
          </w:hyperlink>
        </w:p>
        <w:p w14:paraId="00A4A54B" w14:textId="0AEB9A04" w:rsidR="0047773B" w:rsidRDefault="00A42263">
          <w:pPr>
            <w:pStyle w:val="TOC3"/>
            <w:tabs>
              <w:tab w:val="right" w:leader="dot" w:pos="9347"/>
            </w:tabs>
            <w:rPr>
              <w:rFonts w:cstheme="minorBidi"/>
              <w:noProof/>
              <w:lang w:val="ru-RU" w:eastAsia="ru-RU"/>
            </w:rPr>
          </w:pPr>
          <w:hyperlink w:anchor="_Toc227687665" w:history="1">
            <w:r w:rsidR="0047773B" w:rsidRPr="005F3873">
              <w:rPr>
                <w:rStyle w:val="Hyperlink"/>
                <w:b/>
                <w:bCs/>
                <w:noProof/>
                <w:lang w:val="hy-AM"/>
              </w:rPr>
              <w:t>3.2.1. Գլխավոր աշխատանքային պատուհանի կառուցվածքը և վիզուալիզացիան</w:t>
            </w:r>
            <w:r w:rsidR="0047773B">
              <w:rPr>
                <w:noProof/>
                <w:webHidden/>
              </w:rPr>
              <w:tab/>
            </w:r>
            <w:r w:rsidR="0047773B">
              <w:rPr>
                <w:noProof/>
                <w:webHidden/>
              </w:rPr>
              <w:fldChar w:fldCharType="begin"/>
            </w:r>
            <w:r w:rsidR="0047773B">
              <w:rPr>
                <w:noProof/>
                <w:webHidden/>
              </w:rPr>
              <w:instrText xml:space="preserve"> PAGEREF _Toc227687665 \h </w:instrText>
            </w:r>
            <w:r w:rsidR="0047773B">
              <w:rPr>
                <w:noProof/>
                <w:webHidden/>
              </w:rPr>
            </w:r>
            <w:r w:rsidR="0047773B">
              <w:rPr>
                <w:noProof/>
                <w:webHidden/>
              </w:rPr>
              <w:fldChar w:fldCharType="separate"/>
            </w:r>
            <w:r w:rsidR="00194F54">
              <w:rPr>
                <w:noProof/>
                <w:webHidden/>
              </w:rPr>
              <w:t>40</w:t>
            </w:r>
            <w:r w:rsidR="0047773B">
              <w:rPr>
                <w:noProof/>
                <w:webHidden/>
              </w:rPr>
              <w:fldChar w:fldCharType="end"/>
            </w:r>
          </w:hyperlink>
        </w:p>
        <w:p w14:paraId="4765DAD4" w14:textId="51B6053C" w:rsidR="0047773B" w:rsidRDefault="00A42263">
          <w:pPr>
            <w:pStyle w:val="TOC3"/>
            <w:tabs>
              <w:tab w:val="right" w:leader="dot" w:pos="9347"/>
            </w:tabs>
            <w:rPr>
              <w:rFonts w:cstheme="minorBidi"/>
              <w:noProof/>
              <w:lang w:val="ru-RU" w:eastAsia="ru-RU"/>
            </w:rPr>
          </w:pPr>
          <w:hyperlink w:anchor="_Toc227687666" w:history="1">
            <w:r w:rsidR="0047773B" w:rsidRPr="005F3873">
              <w:rPr>
                <w:rStyle w:val="Hyperlink"/>
                <w:b/>
                <w:bCs/>
                <w:noProof/>
                <w:lang w:val="hy-AM"/>
              </w:rPr>
              <w:t>3.2.2. Կարգավորումների կառավարման վահանակը և ինտերակտիվությունը</w:t>
            </w:r>
            <w:r w:rsidR="0047773B">
              <w:rPr>
                <w:noProof/>
                <w:webHidden/>
              </w:rPr>
              <w:tab/>
            </w:r>
            <w:r w:rsidR="0047773B">
              <w:rPr>
                <w:noProof/>
                <w:webHidden/>
              </w:rPr>
              <w:fldChar w:fldCharType="begin"/>
            </w:r>
            <w:r w:rsidR="0047773B">
              <w:rPr>
                <w:noProof/>
                <w:webHidden/>
              </w:rPr>
              <w:instrText xml:space="preserve"> PAGEREF _Toc227687666 \h </w:instrText>
            </w:r>
            <w:r w:rsidR="0047773B">
              <w:rPr>
                <w:noProof/>
                <w:webHidden/>
              </w:rPr>
            </w:r>
            <w:r w:rsidR="0047773B">
              <w:rPr>
                <w:noProof/>
                <w:webHidden/>
              </w:rPr>
              <w:fldChar w:fldCharType="separate"/>
            </w:r>
            <w:r w:rsidR="00194F54">
              <w:rPr>
                <w:noProof/>
                <w:webHidden/>
              </w:rPr>
              <w:t>41</w:t>
            </w:r>
            <w:r w:rsidR="0047773B">
              <w:rPr>
                <w:noProof/>
                <w:webHidden/>
              </w:rPr>
              <w:fldChar w:fldCharType="end"/>
            </w:r>
          </w:hyperlink>
        </w:p>
        <w:p w14:paraId="2988D3C8" w14:textId="77DAE161" w:rsidR="0047773B" w:rsidRDefault="00A42263">
          <w:pPr>
            <w:pStyle w:val="TOC2"/>
            <w:tabs>
              <w:tab w:val="right" w:leader="dot" w:pos="9347"/>
            </w:tabs>
            <w:rPr>
              <w:rFonts w:cstheme="minorBidi"/>
              <w:noProof/>
              <w:lang w:val="ru-RU" w:eastAsia="ru-RU"/>
            </w:rPr>
          </w:pPr>
          <w:hyperlink w:anchor="_Toc227687667" w:history="1">
            <w:r w:rsidR="0047773B" w:rsidRPr="005F3873">
              <w:rPr>
                <w:rStyle w:val="Hyperlink"/>
                <w:b/>
                <w:bCs/>
                <w:noProof/>
                <w:lang w:val="hy-AM"/>
              </w:rPr>
              <w:t>3.3. Իրական ժամանակի անալիտիկան և արդյունքների գնահատումը</w:t>
            </w:r>
            <w:r w:rsidR="0047773B">
              <w:rPr>
                <w:noProof/>
                <w:webHidden/>
              </w:rPr>
              <w:tab/>
            </w:r>
            <w:r w:rsidR="0047773B">
              <w:rPr>
                <w:noProof/>
                <w:webHidden/>
              </w:rPr>
              <w:fldChar w:fldCharType="begin"/>
            </w:r>
            <w:r w:rsidR="0047773B">
              <w:rPr>
                <w:noProof/>
                <w:webHidden/>
              </w:rPr>
              <w:instrText xml:space="preserve"> PAGEREF _Toc227687667 \h </w:instrText>
            </w:r>
            <w:r w:rsidR="0047773B">
              <w:rPr>
                <w:noProof/>
                <w:webHidden/>
              </w:rPr>
            </w:r>
            <w:r w:rsidR="0047773B">
              <w:rPr>
                <w:noProof/>
                <w:webHidden/>
              </w:rPr>
              <w:fldChar w:fldCharType="separate"/>
            </w:r>
            <w:r w:rsidR="00194F54">
              <w:rPr>
                <w:noProof/>
                <w:webHidden/>
              </w:rPr>
              <w:t>43</w:t>
            </w:r>
            <w:r w:rsidR="0047773B">
              <w:rPr>
                <w:noProof/>
                <w:webHidden/>
              </w:rPr>
              <w:fldChar w:fldCharType="end"/>
            </w:r>
          </w:hyperlink>
        </w:p>
        <w:p w14:paraId="013159A8" w14:textId="1B7AB9AA" w:rsidR="0047773B" w:rsidRDefault="00A42263">
          <w:pPr>
            <w:pStyle w:val="TOC3"/>
            <w:tabs>
              <w:tab w:val="right" w:leader="dot" w:pos="9347"/>
            </w:tabs>
            <w:rPr>
              <w:rFonts w:cstheme="minorBidi"/>
              <w:noProof/>
              <w:lang w:val="ru-RU" w:eastAsia="ru-RU"/>
            </w:rPr>
          </w:pPr>
          <w:hyperlink w:anchor="_Toc227687668" w:history="1">
            <w:r w:rsidR="0047773B" w:rsidRPr="005F3873">
              <w:rPr>
                <w:rStyle w:val="Hyperlink"/>
                <w:b/>
                <w:bCs/>
                <w:noProof/>
                <w:lang w:val="hy-AM"/>
              </w:rPr>
              <w:t>3.3.1. Դինամիկ վիճակագրությունը և էվոլյուցիայի գրաֆիկները</w:t>
            </w:r>
            <w:r w:rsidR="0047773B">
              <w:rPr>
                <w:noProof/>
                <w:webHidden/>
              </w:rPr>
              <w:tab/>
            </w:r>
            <w:r w:rsidR="0047773B">
              <w:rPr>
                <w:noProof/>
                <w:webHidden/>
              </w:rPr>
              <w:fldChar w:fldCharType="begin"/>
            </w:r>
            <w:r w:rsidR="0047773B">
              <w:rPr>
                <w:noProof/>
                <w:webHidden/>
              </w:rPr>
              <w:instrText xml:space="preserve"> PAGEREF _Toc227687668 \h </w:instrText>
            </w:r>
            <w:r w:rsidR="0047773B">
              <w:rPr>
                <w:noProof/>
                <w:webHidden/>
              </w:rPr>
            </w:r>
            <w:r w:rsidR="0047773B">
              <w:rPr>
                <w:noProof/>
                <w:webHidden/>
              </w:rPr>
              <w:fldChar w:fldCharType="separate"/>
            </w:r>
            <w:r w:rsidR="00194F54">
              <w:rPr>
                <w:noProof/>
                <w:webHidden/>
              </w:rPr>
              <w:t>43</w:t>
            </w:r>
            <w:r w:rsidR="0047773B">
              <w:rPr>
                <w:noProof/>
                <w:webHidden/>
              </w:rPr>
              <w:fldChar w:fldCharType="end"/>
            </w:r>
          </w:hyperlink>
        </w:p>
        <w:p w14:paraId="5D4925C5" w14:textId="58AEFCAA" w:rsidR="0047773B" w:rsidRDefault="00A42263">
          <w:pPr>
            <w:pStyle w:val="TOC2"/>
            <w:tabs>
              <w:tab w:val="right" w:leader="dot" w:pos="9347"/>
            </w:tabs>
            <w:rPr>
              <w:rFonts w:cstheme="minorBidi"/>
              <w:noProof/>
              <w:lang w:val="ru-RU" w:eastAsia="ru-RU"/>
            </w:rPr>
          </w:pPr>
          <w:hyperlink w:anchor="_Toc227687669" w:history="1">
            <w:r w:rsidR="0047773B" w:rsidRPr="005F3873">
              <w:rPr>
                <w:rStyle w:val="Hyperlink"/>
                <w:b/>
                <w:bCs/>
                <w:noProof/>
                <w:lang w:val="hy-AM"/>
              </w:rPr>
              <w:t>3.4.</w:t>
            </w:r>
            <w:r w:rsidR="0047773B" w:rsidRPr="005F3873">
              <w:rPr>
                <w:rStyle w:val="Hyperlink"/>
                <w:noProof/>
                <w:lang w:val="hy-AM"/>
              </w:rPr>
              <w:t xml:space="preserve"> </w:t>
            </w:r>
            <w:r w:rsidR="0047773B" w:rsidRPr="005F3873">
              <w:rPr>
                <w:rStyle w:val="Hyperlink"/>
                <w:b/>
                <w:bCs/>
                <w:noProof/>
                <w:lang w:val="hy-AM"/>
              </w:rPr>
              <w:t>Եզրակացություն</w:t>
            </w:r>
            <w:r w:rsidR="0047773B">
              <w:rPr>
                <w:noProof/>
                <w:webHidden/>
              </w:rPr>
              <w:tab/>
            </w:r>
            <w:r w:rsidR="0047773B">
              <w:rPr>
                <w:noProof/>
                <w:webHidden/>
              </w:rPr>
              <w:fldChar w:fldCharType="begin"/>
            </w:r>
            <w:r w:rsidR="0047773B">
              <w:rPr>
                <w:noProof/>
                <w:webHidden/>
              </w:rPr>
              <w:instrText xml:space="preserve"> PAGEREF _Toc227687669 \h </w:instrText>
            </w:r>
            <w:r w:rsidR="0047773B">
              <w:rPr>
                <w:noProof/>
                <w:webHidden/>
              </w:rPr>
            </w:r>
            <w:r w:rsidR="0047773B">
              <w:rPr>
                <w:noProof/>
                <w:webHidden/>
              </w:rPr>
              <w:fldChar w:fldCharType="separate"/>
            </w:r>
            <w:r w:rsidR="00194F54">
              <w:rPr>
                <w:noProof/>
                <w:webHidden/>
              </w:rPr>
              <w:t>45</w:t>
            </w:r>
            <w:r w:rsidR="0047773B">
              <w:rPr>
                <w:noProof/>
                <w:webHidden/>
              </w:rPr>
              <w:fldChar w:fldCharType="end"/>
            </w:r>
          </w:hyperlink>
        </w:p>
        <w:p w14:paraId="5A3AE90F" w14:textId="7FDA0AD8" w:rsidR="0047773B" w:rsidRDefault="00A42263">
          <w:pPr>
            <w:pStyle w:val="TOC1"/>
            <w:tabs>
              <w:tab w:val="right" w:leader="dot" w:pos="9347"/>
            </w:tabs>
            <w:rPr>
              <w:rFonts w:cstheme="minorBidi"/>
              <w:noProof/>
              <w:lang w:val="ru-RU" w:eastAsia="ru-RU"/>
            </w:rPr>
          </w:pPr>
          <w:hyperlink w:anchor="_Toc227687670" w:history="1">
            <w:r w:rsidR="0047773B" w:rsidRPr="005F3873">
              <w:rPr>
                <w:rStyle w:val="Hyperlink"/>
                <w:rFonts w:eastAsia="Yu Gothic Light"/>
                <w:b/>
                <w:bCs/>
                <w:noProof/>
                <w:lang w:val="hy-AM"/>
              </w:rPr>
              <w:t>ԳԼՈՒԽ 4</w:t>
            </w:r>
            <w:r w:rsidR="0047773B" w:rsidRPr="005F3873">
              <w:rPr>
                <w:rStyle w:val="Hyperlink"/>
                <w:rFonts w:ascii="Times New Roman" w:eastAsia="MS Mincho" w:hAnsi="Times New Roman"/>
                <w:b/>
                <w:bCs/>
                <w:noProof/>
                <w:lang w:val="hy-AM"/>
              </w:rPr>
              <w:t>․</w:t>
            </w:r>
            <w:r w:rsidR="0047773B" w:rsidRPr="005F3873">
              <w:rPr>
                <w:rStyle w:val="Hyperlink"/>
                <w:rFonts w:eastAsia="Yu Gothic Light"/>
                <w:b/>
                <w:bCs/>
                <w:noProof/>
                <w:lang w:val="hy-AM"/>
              </w:rPr>
              <w:t xml:space="preserve"> ՏՆՏԵՍԱԳԻՏԱԿԱՆ ՄԱՍ</w:t>
            </w:r>
            <w:r w:rsidR="0047773B">
              <w:rPr>
                <w:noProof/>
                <w:webHidden/>
              </w:rPr>
              <w:tab/>
            </w:r>
            <w:r w:rsidR="0047773B">
              <w:rPr>
                <w:noProof/>
                <w:webHidden/>
              </w:rPr>
              <w:fldChar w:fldCharType="begin"/>
            </w:r>
            <w:r w:rsidR="0047773B">
              <w:rPr>
                <w:noProof/>
                <w:webHidden/>
              </w:rPr>
              <w:instrText xml:space="preserve"> PAGEREF _Toc227687670 \h </w:instrText>
            </w:r>
            <w:r w:rsidR="0047773B">
              <w:rPr>
                <w:noProof/>
                <w:webHidden/>
              </w:rPr>
            </w:r>
            <w:r w:rsidR="0047773B">
              <w:rPr>
                <w:noProof/>
                <w:webHidden/>
              </w:rPr>
              <w:fldChar w:fldCharType="separate"/>
            </w:r>
            <w:r w:rsidR="00194F54">
              <w:rPr>
                <w:noProof/>
                <w:webHidden/>
              </w:rPr>
              <w:t>48</w:t>
            </w:r>
            <w:r w:rsidR="0047773B">
              <w:rPr>
                <w:noProof/>
                <w:webHidden/>
              </w:rPr>
              <w:fldChar w:fldCharType="end"/>
            </w:r>
          </w:hyperlink>
        </w:p>
        <w:p w14:paraId="210BB85F" w14:textId="058BD671" w:rsidR="0047773B" w:rsidRDefault="00A42263">
          <w:pPr>
            <w:pStyle w:val="TOC1"/>
            <w:tabs>
              <w:tab w:val="right" w:leader="dot" w:pos="9347"/>
            </w:tabs>
            <w:rPr>
              <w:rFonts w:cstheme="minorBidi"/>
              <w:noProof/>
              <w:lang w:val="ru-RU" w:eastAsia="ru-RU"/>
            </w:rPr>
          </w:pPr>
          <w:hyperlink w:anchor="_Toc227687671" w:history="1">
            <w:r w:rsidR="0047773B" w:rsidRPr="005F3873">
              <w:rPr>
                <w:rStyle w:val="Hyperlink"/>
                <w:rFonts w:eastAsia="Sylfaen"/>
                <w:b/>
                <w:bCs/>
                <w:noProof/>
                <w:lang w:val="hy-AM"/>
              </w:rPr>
              <w:t>ԳԼՈՒԽ 5. ԲՆԱՊԱՀՊԱՆՈՒԹՅԱՆ ՄԱՍ</w:t>
            </w:r>
            <w:r w:rsidR="0047773B">
              <w:rPr>
                <w:noProof/>
                <w:webHidden/>
              </w:rPr>
              <w:tab/>
            </w:r>
            <w:r w:rsidR="0047773B">
              <w:rPr>
                <w:noProof/>
                <w:webHidden/>
              </w:rPr>
              <w:fldChar w:fldCharType="begin"/>
            </w:r>
            <w:r w:rsidR="0047773B">
              <w:rPr>
                <w:noProof/>
                <w:webHidden/>
              </w:rPr>
              <w:instrText xml:space="preserve"> PAGEREF _Toc227687671 \h </w:instrText>
            </w:r>
            <w:r w:rsidR="0047773B">
              <w:rPr>
                <w:noProof/>
                <w:webHidden/>
              </w:rPr>
            </w:r>
            <w:r w:rsidR="0047773B">
              <w:rPr>
                <w:noProof/>
                <w:webHidden/>
              </w:rPr>
              <w:fldChar w:fldCharType="separate"/>
            </w:r>
            <w:r w:rsidR="00194F54">
              <w:rPr>
                <w:noProof/>
                <w:webHidden/>
              </w:rPr>
              <w:t>57</w:t>
            </w:r>
            <w:r w:rsidR="0047773B">
              <w:rPr>
                <w:noProof/>
                <w:webHidden/>
              </w:rPr>
              <w:fldChar w:fldCharType="end"/>
            </w:r>
          </w:hyperlink>
        </w:p>
        <w:p w14:paraId="59ACD8C5" w14:textId="1EED535F" w:rsidR="0047773B" w:rsidRDefault="00A42263">
          <w:pPr>
            <w:pStyle w:val="TOC2"/>
            <w:tabs>
              <w:tab w:val="right" w:leader="dot" w:pos="9347"/>
            </w:tabs>
            <w:rPr>
              <w:rFonts w:cstheme="minorBidi"/>
              <w:noProof/>
              <w:lang w:val="ru-RU" w:eastAsia="ru-RU"/>
            </w:rPr>
          </w:pPr>
          <w:hyperlink w:anchor="_Toc227687672" w:history="1">
            <w:r w:rsidR="0047773B" w:rsidRPr="005F3873">
              <w:rPr>
                <w:rStyle w:val="Hyperlink"/>
                <w:rFonts w:eastAsia="Microsoft YaHei" w:cs="Microsoft YaHei"/>
                <w:b/>
                <w:bCs/>
                <w:noProof/>
                <w:kern w:val="2"/>
                <w:lang w:val="hy-AM"/>
                <w14:ligatures w14:val="standardContextual"/>
              </w:rPr>
              <w:t>5.1.Բնապահպանական մոնիթորինգի համակարգերի վերլուծությունը</w:t>
            </w:r>
            <w:r w:rsidR="0047773B">
              <w:rPr>
                <w:noProof/>
                <w:webHidden/>
              </w:rPr>
              <w:tab/>
            </w:r>
            <w:r w:rsidR="0047773B">
              <w:rPr>
                <w:noProof/>
                <w:webHidden/>
              </w:rPr>
              <w:fldChar w:fldCharType="begin"/>
            </w:r>
            <w:r w:rsidR="0047773B">
              <w:rPr>
                <w:noProof/>
                <w:webHidden/>
              </w:rPr>
              <w:instrText xml:space="preserve"> PAGEREF _Toc227687672 \h </w:instrText>
            </w:r>
            <w:r w:rsidR="0047773B">
              <w:rPr>
                <w:noProof/>
                <w:webHidden/>
              </w:rPr>
            </w:r>
            <w:r w:rsidR="0047773B">
              <w:rPr>
                <w:noProof/>
                <w:webHidden/>
              </w:rPr>
              <w:fldChar w:fldCharType="separate"/>
            </w:r>
            <w:r w:rsidR="00194F54">
              <w:rPr>
                <w:noProof/>
                <w:webHidden/>
              </w:rPr>
              <w:t>57</w:t>
            </w:r>
            <w:r w:rsidR="0047773B">
              <w:rPr>
                <w:noProof/>
                <w:webHidden/>
              </w:rPr>
              <w:fldChar w:fldCharType="end"/>
            </w:r>
          </w:hyperlink>
        </w:p>
        <w:p w14:paraId="5704E99D" w14:textId="5EB0FDFA" w:rsidR="0047773B" w:rsidRDefault="00A42263">
          <w:pPr>
            <w:pStyle w:val="TOC2"/>
            <w:tabs>
              <w:tab w:val="right" w:leader="dot" w:pos="9347"/>
            </w:tabs>
            <w:rPr>
              <w:rFonts w:cstheme="minorBidi"/>
              <w:noProof/>
              <w:lang w:val="ru-RU" w:eastAsia="ru-RU"/>
            </w:rPr>
          </w:pPr>
          <w:hyperlink w:anchor="_Toc227687673" w:history="1">
            <w:r w:rsidR="0047773B" w:rsidRPr="005F3873">
              <w:rPr>
                <w:rStyle w:val="Hyperlink"/>
                <w:rFonts w:ascii="Sylfaen" w:eastAsiaTheme="majorEastAsia" w:hAnsi="Sylfaen"/>
                <w:b/>
                <w:bCs/>
                <w:noProof/>
                <w:lang w:val="hy-AM"/>
              </w:rPr>
              <w:t>5.2. Էներգաարդյունավետ ալգորիթմի հաշվարկը</w:t>
            </w:r>
            <w:r w:rsidR="0047773B">
              <w:rPr>
                <w:noProof/>
                <w:webHidden/>
              </w:rPr>
              <w:tab/>
            </w:r>
            <w:r w:rsidR="0047773B">
              <w:rPr>
                <w:noProof/>
                <w:webHidden/>
              </w:rPr>
              <w:fldChar w:fldCharType="begin"/>
            </w:r>
            <w:r w:rsidR="0047773B">
              <w:rPr>
                <w:noProof/>
                <w:webHidden/>
              </w:rPr>
              <w:instrText xml:space="preserve"> PAGEREF _Toc227687673 \h </w:instrText>
            </w:r>
            <w:r w:rsidR="0047773B">
              <w:rPr>
                <w:noProof/>
                <w:webHidden/>
              </w:rPr>
            </w:r>
            <w:r w:rsidR="0047773B">
              <w:rPr>
                <w:noProof/>
                <w:webHidden/>
              </w:rPr>
              <w:fldChar w:fldCharType="separate"/>
            </w:r>
            <w:r w:rsidR="00194F54">
              <w:rPr>
                <w:noProof/>
                <w:webHidden/>
              </w:rPr>
              <w:t>59</w:t>
            </w:r>
            <w:r w:rsidR="0047773B">
              <w:rPr>
                <w:noProof/>
                <w:webHidden/>
              </w:rPr>
              <w:fldChar w:fldCharType="end"/>
            </w:r>
          </w:hyperlink>
        </w:p>
        <w:p w14:paraId="72830306" w14:textId="3EBBAFA6" w:rsidR="0047773B" w:rsidRDefault="00A42263">
          <w:pPr>
            <w:pStyle w:val="TOC2"/>
            <w:tabs>
              <w:tab w:val="right" w:leader="dot" w:pos="9347"/>
            </w:tabs>
            <w:rPr>
              <w:rFonts w:cstheme="minorBidi"/>
              <w:noProof/>
              <w:lang w:val="ru-RU" w:eastAsia="ru-RU"/>
            </w:rPr>
          </w:pPr>
          <w:hyperlink w:anchor="_Toc227687674" w:history="1">
            <w:r w:rsidR="0047773B" w:rsidRPr="005F3873">
              <w:rPr>
                <w:rStyle w:val="Hyperlink"/>
                <w:rFonts w:ascii="Sylfaen" w:eastAsiaTheme="majorEastAsia" w:hAnsi="Sylfaen"/>
                <w:b/>
                <w:bCs/>
                <w:noProof/>
                <w:lang w:val="hy-AM"/>
              </w:rPr>
              <w:t>5.3.Եզրակացություն</w:t>
            </w:r>
            <w:r w:rsidR="0047773B">
              <w:rPr>
                <w:noProof/>
                <w:webHidden/>
              </w:rPr>
              <w:tab/>
            </w:r>
            <w:r w:rsidR="0047773B">
              <w:rPr>
                <w:noProof/>
                <w:webHidden/>
              </w:rPr>
              <w:fldChar w:fldCharType="begin"/>
            </w:r>
            <w:r w:rsidR="0047773B">
              <w:rPr>
                <w:noProof/>
                <w:webHidden/>
              </w:rPr>
              <w:instrText xml:space="preserve"> PAGEREF _Toc227687674 \h </w:instrText>
            </w:r>
            <w:r w:rsidR="0047773B">
              <w:rPr>
                <w:noProof/>
                <w:webHidden/>
              </w:rPr>
            </w:r>
            <w:r w:rsidR="0047773B">
              <w:rPr>
                <w:noProof/>
                <w:webHidden/>
              </w:rPr>
              <w:fldChar w:fldCharType="separate"/>
            </w:r>
            <w:r w:rsidR="00194F54">
              <w:rPr>
                <w:noProof/>
                <w:webHidden/>
              </w:rPr>
              <w:t>60</w:t>
            </w:r>
            <w:r w:rsidR="0047773B">
              <w:rPr>
                <w:noProof/>
                <w:webHidden/>
              </w:rPr>
              <w:fldChar w:fldCharType="end"/>
            </w:r>
          </w:hyperlink>
        </w:p>
        <w:p w14:paraId="2717F8F7" w14:textId="72882668" w:rsidR="0047773B" w:rsidRDefault="00A42263">
          <w:pPr>
            <w:pStyle w:val="TOC1"/>
            <w:tabs>
              <w:tab w:val="right" w:leader="dot" w:pos="9347"/>
            </w:tabs>
            <w:rPr>
              <w:rFonts w:cstheme="minorBidi"/>
              <w:noProof/>
              <w:lang w:val="ru-RU" w:eastAsia="ru-RU"/>
            </w:rPr>
          </w:pPr>
          <w:hyperlink w:anchor="_Toc227687675" w:history="1">
            <w:r w:rsidR="0047773B" w:rsidRPr="005F3873">
              <w:rPr>
                <w:rStyle w:val="Hyperlink"/>
                <w:b/>
                <w:bCs/>
                <w:noProof/>
                <w:lang w:val="hy-AM"/>
              </w:rPr>
              <w:t xml:space="preserve">ԳԼՈՒԽ </w:t>
            </w:r>
            <w:r w:rsidR="0047773B" w:rsidRPr="005F3873">
              <w:rPr>
                <w:rStyle w:val="Hyperlink"/>
                <w:b/>
                <w:bCs/>
                <w:noProof/>
              </w:rPr>
              <w:t>6</w:t>
            </w:r>
            <w:r w:rsidR="0047773B" w:rsidRPr="005F3873">
              <w:rPr>
                <w:rStyle w:val="Hyperlink"/>
                <w:rFonts w:ascii="Times New Roman" w:hAnsi="Times New Roman"/>
                <w:b/>
                <w:bCs/>
                <w:noProof/>
                <w:lang w:val="hy-AM"/>
              </w:rPr>
              <w:t>․</w:t>
            </w:r>
            <w:r w:rsidR="0047773B" w:rsidRPr="005F3873">
              <w:rPr>
                <w:rStyle w:val="Hyperlink"/>
                <w:b/>
                <w:bCs/>
                <w:noProof/>
                <w:lang w:val="hy-AM"/>
              </w:rPr>
              <w:t xml:space="preserve"> ԿԵՆՍԱԳՈՐԾՈՒՆԵՈՒԹՅԱՆ ԱՆՎՏԱՆԳՈՒԹՅԱՆ ՄԱՍ</w:t>
            </w:r>
            <w:r w:rsidR="0047773B">
              <w:rPr>
                <w:noProof/>
                <w:webHidden/>
              </w:rPr>
              <w:tab/>
            </w:r>
            <w:r w:rsidR="0047773B">
              <w:rPr>
                <w:noProof/>
                <w:webHidden/>
              </w:rPr>
              <w:fldChar w:fldCharType="begin"/>
            </w:r>
            <w:r w:rsidR="0047773B">
              <w:rPr>
                <w:noProof/>
                <w:webHidden/>
              </w:rPr>
              <w:instrText xml:space="preserve"> PAGEREF _Toc227687675 \h </w:instrText>
            </w:r>
            <w:r w:rsidR="0047773B">
              <w:rPr>
                <w:noProof/>
                <w:webHidden/>
              </w:rPr>
            </w:r>
            <w:r w:rsidR="0047773B">
              <w:rPr>
                <w:noProof/>
                <w:webHidden/>
              </w:rPr>
              <w:fldChar w:fldCharType="separate"/>
            </w:r>
            <w:r w:rsidR="00194F54">
              <w:rPr>
                <w:noProof/>
                <w:webHidden/>
              </w:rPr>
              <w:t>63</w:t>
            </w:r>
            <w:r w:rsidR="0047773B">
              <w:rPr>
                <w:noProof/>
                <w:webHidden/>
              </w:rPr>
              <w:fldChar w:fldCharType="end"/>
            </w:r>
          </w:hyperlink>
        </w:p>
        <w:p w14:paraId="5DB6D1E7" w14:textId="7AE92BD9" w:rsidR="0047773B" w:rsidRDefault="00A42263">
          <w:pPr>
            <w:pStyle w:val="TOC2"/>
            <w:tabs>
              <w:tab w:val="right" w:leader="dot" w:pos="9347"/>
            </w:tabs>
            <w:rPr>
              <w:rFonts w:cstheme="minorBidi"/>
              <w:noProof/>
              <w:lang w:val="ru-RU" w:eastAsia="ru-RU"/>
            </w:rPr>
          </w:pPr>
          <w:hyperlink w:anchor="_Toc227687676" w:history="1">
            <w:r w:rsidR="0047773B" w:rsidRPr="005F3873">
              <w:rPr>
                <w:rStyle w:val="Hyperlink"/>
                <w:b/>
                <w:bCs/>
                <w:noProof/>
                <w:lang w:val="hy-AM"/>
              </w:rPr>
              <w:t>6.1. Արտադրական վնասակար գործոնների և ռիսկերի վերլուծություն</w:t>
            </w:r>
            <w:r w:rsidR="0047773B">
              <w:rPr>
                <w:noProof/>
                <w:webHidden/>
              </w:rPr>
              <w:tab/>
            </w:r>
            <w:r w:rsidR="0047773B">
              <w:rPr>
                <w:noProof/>
                <w:webHidden/>
              </w:rPr>
              <w:fldChar w:fldCharType="begin"/>
            </w:r>
            <w:r w:rsidR="0047773B">
              <w:rPr>
                <w:noProof/>
                <w:webHidden/>
              </w:rPr>
              <w:instrText xml:space="preserve"> PAGEREF _Toc227687676 \h </w:instrText>
            </w:r>
            <w:r w:rsidR="0047773B">
              <w:rPr>
                <w:noProof/>
                <w:webHidden/>
              </w:rPr>
            </w:r>
            <w:r w:rsidR="0047773B">
              <w:rPr>
                <w:noProof/>
                <w:webHidden/>
              </w:rPr>
              <w:fldChar w:fldCharType="separate"/>
            </w:r>
            <w:r w:rsidR="00194F54">
              <w:rPr>
                <w:noProof/>
                <w:webHidden/>
              </w:rPr>
              <w:t>63</w:t>
            </w:r>
            <w:r w:rsidR="0047773B">
              <w:rPr>
                <w:noProof/>
                <w:webHidden/>
              </w:rPr>
              <w:fldChar w:fldCharType="end"/>
            </w:r>
          </w:hyperlink>
        </w:p>
        <w:p w14:paraId="499F7145" w14:textId="739AE7E1" w:rsidR="0047773B" w:rsidRDefault="00A42263">
          <w:pPr>
            <w:pStyle w:val="TOC2"/>
            <w:tabs>
              <w:tab w:val="right" w:leader="dot" w:pos="9347"/>
            </w:tabs>
            <w:rPr>
              <w:rFonts w:cstheme="minorBidi"/>
              <w:noProof/>
              <w:lang w:val="ru-RU" w:eastAsia="ru-RU"/>
            </w:rPr>
          </w:pPr>
          <w:hyperlink w:anchor="_Toc227687677" w:history="1">
            <w:r w:rsidR="0047773B" w:rsidRPr="005F3873">
              <w:rPr>
                <w:rStyle w:val="Hyperlink"/>
                <w:b/>
                <w:bCs/>
                <w:noProof/>
                <w:lang w:val="hy-AM"/>
              </w:rPr>
              <w:t>6.2. Ճարտարագիտատեխնիկական և կազմակերպչական միջոցառումների հաշվարկ և հիմնավորում</w:t>
            </w:r>
            <w:r w:rsidR="0047773B">
              <w:rPr>
                <w:noProof/>
                <w:webHidden/>
              </w:rPr>
              <w:tab/>
            </w:r>
            <w:r w:rsidR="0047773B">
              <w:rPr>
                <w:noProof/>
                <w:webHidden/>
              </w:rPr>
              <w:fldChar w:fldCharType="begin"/>
            </w:r>
            <w:r w:rsidR="0047773B">
              <w:rPr>
                <w:noProof/>
                <w:webHidden/>
              </w:rPr>
              <w:instrText xml:space="preserve"> PAGEREF _Toc227687677 \h </w:instrText>
            </w:r>
            <w:r w:rsidR="0047773B">
              <w:rPr>
                <w:noProof/>
                <w:webHidden/>
              </w:rPr>
            </w:r>
            <w:r w:rsidR="0047773B">
              <w:rPr>
                <w:noProof/>
                <w:webHidden/>
              </w:rPr>
              <w:fldChar w:fldCharType="separate"/>
            </w:r>
            <w:r w:rsidR="00194F54">
              <w:rPr>
                <w:noProof/>
                <w:webHidden/>
              </w:rPr>
              <w:t>65</w:t>
            </w:r>
            <w:r w:rsidR="0047773B">
              <w:rPr>
                <w:noProof/>
                <w:webHidden/>
              </w:rPr>
              <w:fldChar w:fldCharType="end"/>
            </w:r>
          </w:hyperlink>
        </w:p>
        <w:p w14:paraId="04C9428E" w14:textId="652761BE" w:rsidR="0047773B" w:rsidRDefault="00A42263">
          <w:pPr>
            <w:pStyle w:val="TOC2"/>
            <w:tabs>
              <w:tab w:val="right" w:leader="dot" w:pos="9347"/>
            </w:tabs>
            <w:rPr>
              <w:rFonts w:cstheme="minorBidi"/>
              <w:noProof/>
              <w:lang w:val="ru-RU" w:eastAsia="ru-RU"/>
            </w:rPr>
          </w:pPr>
          <w:hyperlink w:anchor="_Toc227687678" w:history="1">
            <w:r w:rsidR="0047773B" w:rsidRPr="005F3873">
              <w:rPr>
                <w:rStyle w:val="Hyperlink"/>
                <w:b/>
                <w:bCs/>
                <w:noProof/>
                <w:lang w:val="hy-AM"/>
              </w:rPr>
              <w:t>6.3.Եզրակացություն</w:t>
            </w:r>
            <w:r w:rsidR="0047773B">
              <w:rPr>
                <w:noProof/>
                <w:webHidden/>
              </w:rPr>
              <w:tab/>
            </w:r>
            <w:r w:rsidR="0047773B">
              <w:rPr>
                <w:noProof/>
                <w:webHidden/>
              </w:rPr>
              <w:fldChar w:fldCharType="begin"/>
            </w:r>
            <w:r w:rsidR="0047773B">
              <w:rPr>
                <w:noProof/>
                <w:webHidden/>
              </w:rPr>
              <w:instrText xml:space="preserve"> PAGEREF _Toc227687678 \h </w:instrText>
            </w:r>
            <w:r w:rsidR="0047773B">
              <w:rPr>
                <w:noProof/>
                <w:webHidden/>
              </w:rPr>
            </w:r>
            <w:r w:rsidR="0047773B">
              <w:rPr>
                <w:noProof/>
                <w:webHidden/>
              </w:rPr>
              <w:fldChar w:fldCharType="separate"/>
            </w:r>
            <w:r w:rsidR="00194F54">
              <w:rPr>
                <w:noProof/>
                <w:webHidden/>
              </w:rPr>
              <w:t>68</w:t>
            </w:r>
            <w:r w:rsidR="0047773B">
              <w:rPr>
                <w:noProof/>
                <w:webHidden/>
              </w:rPr>
              <w:fldChar w:fldCharType="end"/>
            </w:r>
          </w:hyperlink>
        </w:p>
        <w:p w14:paraId="380AF6F0" w14:textId="78F9020C" w:rsidR="0047773B" w:rsidRDefault="00A42263">
          <w:pPr>
            <w:pStyle w:val="TOC1"/>
            <w:tabs>
              <w:tab w:val="right" w:leader="dot" w:pos="9347"/>
            </w:tabs>
            <w:rPr>
              <w:rFonts w:cstheme="minorBidi"/>
              <w:noProof/>
              <w:lang w:val="ru-RU" w:eastAsia="ru-RU"/>
            </w:rPr>
          </w:pPr>
          <w:hyperlink w:anchor="_Toc227687679" w:history="1">
            <w:r w:rsidR="0047773B" w:rsidRPr="005F3873">
              <w:rPr>
                <w:rStyle w:val="Hyperlink"/>
                <w:b/>
                <w:bCs/>
                <w:noProof/>
                <w:lang w:val="hy-AM"/>
              </w:rPr>
              <w:t>ԵԶՐԱԿԱՑՈՒԹՅՈՒՆ</w:t>
            </w:r>
            <w:r w:rsidR="0047773B">
              <w:rPr>
                <w:noProof/>
                <w:webHidden/>
              </w:rPr>
              <w:tab/>
            </w:r>
            <w:r w:rsidR="0047773B">
              <w:rPr>
                <w:noProof/>
                <w:webHidden/>
              </w:rPr>
              <w:fldChar w:fldCharType="begin"/>
            </w:r>
            <w:r w:rsidR="0047773B">
              <w:rPr>
                <w:noProof/>
                <w:webHidden/>
              </w:rPr>
              <w:instrText xml:space="preserve"> PAGEREF _Toc227687679 \h </w:instrText>
            </w:r>
            <w:r w:rsidR="0047773B">
              <w:rPr>
                <w:noProof/>
                <w:webHidden/>
              </w:rPr>
            </w:r>
            <w:r w:rsidR="0047773B">
              <w:rPr>
                <w:noProof/>
                <w:webHidden/>
              </w:rPr>
              <w:fldChar w:fldCharType="separate"/>
            </w:r>
            <w:r w:rsidR="00194F54">
              <w:rPr>
                <w:noProof/>
                <w:webHidden/>
              </w:rPr>
              <w:t>69</w:t>
            </w:r>
            <w:r w:rsidR="0047773B">
              <w:rPr>
                <w:noProof/>
                <w:webHidden/>
              </w:rPr>
              <w:fldChar w:fldCharType="end"/>
            </w:r>
          </w:hyperlink>
        </w:p>
        <w:p w14:paraId="17B01541" w14:textId="7322E455" w:rsidR="0047773B" w:rsidRDefault="00A42263">
          <w:pPr>
            <w:pStyle w:val="TOC1"/>
            <w:tabs>
              <w:tab w:val="right" w:leader="dot" w:pos="9347"/>
            </w:tabs>
            <w:rPr>
              <w:rFonts w:cstheme="minorBidi"/>
              <w:noProof/>
              <w:lang w:val="ru-RU" w:eastAsia="ru-RU"/>
            </w:rPr>
          </w:pPr>
          <w:hyperlink w:anchor="_Toc227687680" w:history="1">
            <w:r w:rsidR="0047773B" w:rsidRPr="005F3873">
              <w:rPr>
                <w:rStyle w:val="Hyperlink"/>
                <w:b/>
                <w:bCs/>
                <w:noProof/>
                <w:lang w:val="hy-AM"/>
              </w:rPr>
              <w:t>ԳՐԱԿԱՆՈՒԹՅԱՆ ՑԱՆԿ</w:t>
            </w:r>
            <w:r w:rsidR="0047773B">
              <w:rPr>
                <w:noProof/>
                <w:webHidden/>
              </w:rPr>
              <w:tab/>
            </w:r>
            <w:r w:rsidR="0047773B">
              <w:rPr>
                <w:noProof/>
                <w:webHidden/>
              </w:rPr>
              <w:fldChar w:fldCharType="begin"/>
            </w:r>
            <w:r w:rsidR="0047773B">
              <w:rPr>
                <w:noProof/>
                <w:webHidden/>
              </w:rPr>
              <w:instrText xml:space="preserve"> PAGEREF _Toc227687680 \h </w:instrText>
            </w:r>
            <w:r w:rsidR="0047773B">
              <w:rPr>
                <w:noProof/>
                <w:webHidden/>
              </w:rPr>
            </w:r>
            <w:r w:rsidR="0047773B">
              <w:rPr>
                <w:noProof/>
                <w:webHidden/>
              </w:rPr>
              <w:fldChar w:fldCharType="separate"/>
            </w:r>
            <w:r w:rsidR="00194F54">
              <w:rPr>
                <w:noProof/>
                <w:webHidden/>
              </w:rPr>
              <w:t>70</w:t>
            </w:r>
            <w:r w:rsidR="0047773B">
              <w:rPr>
                <w:noProof/>
                <w:webHidden/>
              </w:rPr>
              <w:fldChar w:fldCharType="end"/>
            </w:r>
          </w:hyperlink>
        </w:p>
        <w:p w14:paraId="48A2CDFA" w14:textId="592C1DB4" w:rsidR="00DF1313" w:rsidRPr="00003FC9" w:rsidRDefault="0056391D" w:rsidP="00DF1313">
          <w:pPr>
            <w:rPr>
              <w:b/>
              <w:bCs/>
              <w:noProof/>
            </w:rPr>
          </w:pPr>
          <w:r>
            <w:rPr>
              <w:b/>
              <w:bCs/>
              <w:noProof/>
            </w:rPr>
            <w:fldChar w:fldCharType="end"/>
          </w:r>
        </w:p>
      </w:sdtContent>
    </w:sdt>
    <w:p w14:paraId="195B01BF" w14:textId="596EE462" w:rsidR="00D4125F" w:rsidRPr="003E0E00" w:rsidRDefault="00D4125F" w:rsidP="003E0E00">
      <w:pPr>
        <w:pStyle w:val="Heading1"/>
        <w:spacing w:line="360" w:lineRule="auto"/>
        <w:jc w:val="center"/>
        <w:rPr>
          <w:szCs w:val="24"/>
          <w:lang w:val="hy-AM"/>
        </w:rPr>
      </w:pPr>
      <w:bookmarkStart w:id="2" w:name="_Toc227687614"/>
      <w:r w:rsidRPr="00E162AC">
        <w:rPr>
          <w:b/>
          <w:bCs/>
          <w:sz w:val="28"/>
          <w:szCs w:val="28"/>
          <w:lang w:val="hy-AM"/>
        </w:rPr>
        <w:lastRenderedPageBreak/>
        <w:t>ՆԵՐԱԾՈՒԹՅՈՒՆ</w:t>
      </w:r>
      <w:bookmarkEnd w:id="2"/>
    </w:p>
    <w:p w14:paraId="3ABDF226" w14:textId="6CA892F4" w:rsidR="00EB505B" w:rsidRPr="00E162AC" w:rsidRDefault="00EB505B" w:rsidP="003E0E00">
      <w:pPr>
        <w:spacing w:before="240" w:line="360" w:lineRule="auto"/>
        <w:ind w:firstLine="720"/>
        <w:jc w:val="both"/>
        <w:rPr>
          <w:rFonts w:ascii="Sylfaen" w:hAnsi="Sylfaen"/>
          <w:lang w:val="hy-AM"/>
        </w:rPr>
      </w:pPr>
      <w:r w:rsidRPr="00E162AC">
        <w:rPr>
          <w:rFonts w:ascii="Sylfaen" w:hAnsi="Sylfaen"/>
          <w:lang w:val="hy-AM"/>
        </w:rPr>
        <w:t xml:space="preserve">Ժամանակակից միկրոէլեկտրոնային արտադրության անցումը նանոմետրական տիրույթի տեխնոլոգիական </w:t>
      </w:r>
      <w:r w:rsidRPr="007527BA">
        <w:rPr>
          <w:rFonts w:ascii="Sylfaen" w:hAnsi="Sylfaen"/>
          <w:lang w:val="hy-AM"/>
        </w:rPr>
        <w:t>հանգույցներին</w:t>
      </w:r>
      <w:r w:rsidRPr="00E162AC">
        <w:rPr>
          <w:rFonts w:ascii="Sylfaen" w:hAnsi="Sylfaen"/>
          <w:lang w:val="hy-AM"/>
        </w:rPr>
        <w:t xml:space="preserve"> հանգեցրել է գերհզոր հաշվողական համակարգերի ստեղծմանը, որոնք մեկ բյուրեղի վրա պարունակում են միլիարդավոր տրանզիստորներ։ Նմանատիպ բարդության </w:t>
      </w:r>
      <w:r w:rsidR="00D308A3">
        <w:rPr>
          <w:rFonts w:ascii="Sylfaen" w:hAnsi="Sylfaen"/>
          <w:lang w:val="hy-AM"/>
        </w:rPr>
        <w:t>գ</w:t>
      </w:r>
      <w:r w:rsidR="00106446">
        <w:rPr>
          <w:rFonts w:ascii="Sylfaen" w:hAnsi="Sylfaen"/>
          <w:lang w:val="hy-AM"/>
        </w:rPr>
        <w:t>երմ</w:t>
      </w:r>
      <w:r w:rsidRPr="00E162AC">
        <w:rPr>
          <w:rFonts w:ascii="Sylfaen" w:hAnsi="Sylfaen"/>
          <w:lang w:val="hy-AM"/>
        </w:rPr>
        <w:t xml:space="preserve">եծ </w:t>
      </w:r>
      <w:r w:rsidR="00D308A3">
        <w:rPr>
          <w:rFonts w:ascii="Sylfaen" w:hAnsi="Sylfaen"/>
          <w:lang w:val="hy-AM"/>
        </w:rPr>
        <w:t>ի</w:t>
      </w:r>
      <w:r w:rsidRPr="00E162AC">
        <w:rPr>
          <w:rFonts w:ascii="Sylfaen" w:hAnsi="Sylfaen"/>
          <w:lang w:val="hy-AM"/>
        </w:rPr>
        <w:t xml:space="preserve">նտեգրալ </w:t>
      </w:r>
      <w:r w:rsidR="00D308A3">
        <w:rPr>
          <w:rFonts w:ascii="Sylfaen" w:hAnsi="Sylfaen"/>
          <w:lang w:val="hy-AM"/>
        </w:rPr>
        <w:t>ս</w:t>
      </w:r>
      <w:r w:rsidRPr="00E162AC">
        <w:rPr>
          <w:rFonts w:ascii="Sylfaen" w:hAnsi="Sylfaen"/>
          <w:lang w:val="hy-AM"/>
        </w:rPr>
        <w:t xml:space="preserve">խեմաների  նախագծումը պահանջում է բարձր մակարդակի ավտոմատացում, </w:t>
      </w:r>
      <w:r w:rsidRPr="009A5155">
        <w:rPr>
          <w:rFonts w:ascii="Sylfaen" w:hAnsi="Sylfaen"/>
          <w:lang w:val="hy-AM"/>
        </w:rPr>
        <w:t>քանի որ տեխնոլոգիական սահմանափակումների և նախագծման բարդության միջև առկա ճեղքվածքը շարունակաբար մեծանում է</w:t>
      </w:r>
      <w:r w:rsidRPr="0041014B">
        <w:rPr>
          <w:rFonts w:ascii="Sylfaen" w:hAnsi="Sylfaen"/>
          <w:lang w:val="hy-AM"/>
        </w:rPr>
        <w:t>։</w:t>
      </w:r>
      <w:r w:rsidRPr="00E162AC">
        <w:rPr>
          <w:rFonts w:ascii="Sylfaen" w:hAnsi="Sylfaen"/>
          <w:lang w:val="hy-AM"/>
        </w:rPr>
        <w:t xml:space="preserve"> Այս համատեքստում </w:t>
      </w:r>
      <w:r w:rsidR="00DD7D74">
        <w:rPr>
          <w:rFonts w:ascii="Sylfaen" w:hAnsi="Sylfaen"/>
          <w:lang w:val="hy-AM"/>
        </w:rPr>
        <w:t>է</w:t>
      </w:r>
      <w:r w:rsidR="000F5769">
        <w:rPr>
          <w:rFonts w:ascii="Sylfaen" w:hAnsi="Sylfaen"/>
          <w:lang w:val="hy-AM"/>
        </w:rPr>
        <w:t xml:space="preserve">լեկտրոնային </w:t>
      </w:r>
      <w:r w:rsidRPr="00E162AC">
        <w:rPr>
          <w:rFonts w:ascii="Sylfaen" w:hAnsi="Sylfaen"/>
          <w:lang w:val="hy-AM"/>
        </w:rPr>
        <w:t>նախագծման ավտոմատացման համակարգերը  դառնում են միակ արդյունավետ միջոցը սեղմ ժամկետներում հուսալի և օպտիմալացված չիպեր ստեղծելու համար։</w:t>
      </w:r>
    </w:p>
    <w:p w14:paraId="23FF6696" w14:textId="273B346F" w:rsidR="00EB505B" w:rsidRPr="00C12BC9" w:rsidRDefault="00EB505B" w:rsidP="00106338">
      <w:pPr>
        <w:spacing w:line="360" w:lineRule="auto"/>
        <w:ind w:firstLine="720"/>
        <w:jc w:val="both"/>
        <w:rPr>
          <w:rFonts w:ascii="Sylfaen" w:hAnsi="Sylfaen"/>
          <w:lang w:val="hy-AM"/>
        </w:rPr>
      </w:pPr>
      <w:r w:rsidRPr="00C12BC9">
        <w:rPr>
          <w:rFonts w:ascii="Sylfaen" w:hAnsi="Sylfaen"/>
          <w:lang w:val="hy-AM"/>
        </w:rPr>
        <w:t>Ինտեգրալ սխեմաների  նախագծման ամբողջական հոսքում առանցքային նշանակություն ունի ֆիզիկական նախագծման փուլը։ Սա այն գործընթացն է, որի ժամանակ տրամաբանական սխեման</w:t>
      </w:r>
      <w:r w:rsidR="000129CC">
        <w:rPr>
          <w:rFonts w:ascii="Sylfaen" w:hAnsi="Sylfaen"/>
          <w:lang w:val="hy-AM"/>
        </w:rPr>
        <w:t xml:space="preserve"> </w:t>
      </w:r>
      <w:r w:rsidRPr="00C12BC9">
        <w:rPr>
          <w:rFonts w:ascii="Sylfaen" w:hAnsi="Sylfaen"/>
          <w:lang w:val="hy-AM"/>
        </w:rPr>
        <w:t xml:space="preserve">վերածվում է բյուրեղի վրա իրական երկրաչափական պատկերների։ Ֆիզիկական նախագծման ամենաբարդ և կարևորագույն ենթափուլերից մեկը տեղաբաշխումն է, որը հաջորդում է </w:t>
      </w:r>
      <w:r w:rsidRPr="003276AE">
        <w:rPr>
          <w:rFonts w:ascii="Sylfaen" w:hAnsi="Sylfaen"/>
          <w:lang w:val="hy-AM"/>
        </w:rPr>
        <w:t>տրամաբանական սինթեզին</w:t>
      </w:r>
      <w:r w:rsidRPr="00C12BC9">
        <w:rPr>
          <w:rFonts w:ascii="Sylfaen" w:hAnsi="Sylfaen"/>
          <w:lang w:val="hy-AM"/>
        </w:rPr>
        <w:t xml:space="preserve"> և հիմք է հանդիսանում հետագա ծրագծման  համար։</w:t>
      </w:r>
    </w:p>
    <w:p w14:paraId="180F469C" w14:textId="35150FA9" w:rsidR="00EB505B" w:rsidRPr="00C12BC9" w:rsidRDefault="00EB505B" w:rsidP="00106338">
      <w:pPr>
        <w:spacing w:line="360" w:lineRule="auto"/>
        <w:ind w:firstLine="720"/>
        <w:jc w:val="both"/>
        <w:rPr>
          <w:rFonts w:ascii="Sylfaen" w:hAnsi="Sylfaen"/>
          <w:lang w:val="hy-AM"/>
        </w:rPr>
      </w:pPr>
      <w:r w:rsidRPr="00C12BC9">
        <w:rPr>
          <w:rFonts w:ascii="Sylfaen" w:hAnsi="Sylfaen"/>
          <w:lang w:val="hy-AM"/>
        </w:rPr>
        <w:t>Տեղաբաշխման խնդրի էությունը կայանում է սխեմայի բլոկների և բջիջների համար բյուրեղի մակերեսին օպտիմալ կոորդինատների որոշման մեջ։ Այս փուլի որակից են ուղղակիորեն կախված չիպի հիմնական բնութագրերը</w:t>
      </w:r>
      <w:r w:rsidR="00451B00">
        <w:rPr>
          <w:rFonts w:ascii="Sylfaen" w:hAnsi="Sylfaen"/>
          <w:lang w:val="hy-AM"/>
        </w:rPr>
        <w:t xml:space="preserve">՝ արագագործություն, </w:t>
      </w:r>
      <w:r w:rsidR="00185054">
        <w:rPr>
          <w:rFonts w:ascii="Sylfaen" w:hAnsi="Sylfaen"/>
          <w:lang w:val="hy-AM"/>
        </w:rPr>
        <w:t>էներգասպառում, մակերես։</w:t>
      </w:r>
    </w:p>
    <w:p w14:paraId="77F8FE2E" w14:textId="77777777" w:rsidR="00DD7D74" w:rsidRDefault="00EB505B" w:rsidP="00DD7D74">
      <w:pPr>
        <w:pStyle w:val="ListParagraph"/>
        <w:numPr>
          <w:ilvl w:val="0"/>
          <w:numId w:val="44"/>
        </w:numPr>
        <w:spacing w:line="360" w:lineRule="auto"/>
        <w:jc w:val="both"/>
        <w:rPr>
          <w:rFonts w:ascii="Sylfaen" w:hAnsi="Sylfaen"/>
          <w:lang w:val="hy-AM"/>
        </w:rPr>
      </w:pPr>
      <w:r w:rsidRPr="00DD7D74">
        <w:rPr>
          <w:rFonts w:ascii="Sylfaen" w:hAnsi="Sylfaen"/>
          <w:lang w:val="hy-AM"/>
        </w:rPr>
        <w:t>Միջմիացումների երկարությունը և դրանց դասավորությունը որոշում են ազդանշանի տարածման ուշացումները։</w:t>
      </w:r>
      <w:r w:rsidR="00DD7D74" w:rsidRPr="00DD7D74">
        <w:rPr>
          <w:rFonts w:ascii="Sylfaen" w:hAnsi="Sylfaen"/>
          <w:lang w:val="hy-AM"/>
        </w:rPr>
        <w:t xml:space="preserve"> </w:t>
      </w:r>
    </w:p>
    <w:p w14:paraId="69C64D1A" w14:textId="1FBB3988" w:rsidR="00DD7D74" w:rsidRDefault="00EB505B" w:rsidP="00DD7D74">
      <w:pPr>
        <w:pStyle w:val="ListParagraph"/>
        <w:numPr>
          <w:ilvl w:val="0"/>
          <w:numId w:val="44"/>
        </w:numPr>
        <w:spacing w:line="360" w:lineRule="auto"/>
        <w:jc w:val="both"/>
        <w:rPr>
          <w:rFonts w:ascii="Sylfaen" w:hAnsi="Sylfaen"/>
          <w:lang w:val="hy-AM"/>
        </w:rPr>
      </w:pPr>
      <w:r w:rsidRPr="00DD7D74">
        <w:rPr>
          <w:rFonts w:ascii="Sylfaen" w:hAnsi="Sylfaen"/>
          <w:lang w:val="hy-AM"/>
        </w:rPr>
        <w:t xml:space="preserve">Նանոմետրական տիրույթում միջմիացումների </w:t>
      </w:r>
      <w:r w:rsidR="003827B7">
        <w:rPr>
          <w:rFonts w:ascii="Sylfaen" w:hAnsi="Sylfaen"/>
          <w:lang w:val="hy-AM"/>
        </w:rPr>
        <w:t>պարազիտիկ</w:t>
      </w:r>
      <w:r w:rsidRPr="00DD7D74">
        <w:rPr>
          <w:rFonts w:ascii="Sylfaen" w:hAnsi="Sylfaen"/>
          <w:lang w:val="hy-AM"/>
        </w:rPr>
        <w:t xml:space="preserve"> ունակությունը դառնում է էներգիայի կորստի հիմնական աղբյուրներից մեկը, ինչը կարելի է նվազեցնել միայն օպտիմալ տեղաբաշխման միջոցով։</w:t>
      </w:r>
    </w:p>
    <w:p w14:paraId="170FA43D" w14:textId="263C138A" w:rsidR="00EB505B" w:rsidRPr="00DD7D74" w:rsidRDefault="00EB505B" w:rsidP="00DD7D74">
      <w:pPr>
        <w:pStyle w:val="ListParagraph"/>
        <w:numPr>
          <w:ilvl w:val="0"/>
          <w:numId w:val="44"/>
        </w:numPr>
        <w:spacing w:line="360" w:lineRule="auto"/>
        <w:jc w:val="both"/>
        <w:rPr>
          <w:rFonts w:ascii="Sylfaen" w:hAnsi="Sylfaen"/>
          <w:lang w:val="hy-AM"/>
        </w:rPr>
      </w:pPr>
      <w:r w:rsidRPr="00DD7D74">
        <w:rPr>
          <w:rFonts w:ascii="Sylfaen" w:hAnsi="Sylfaen"/>
          <w:lang w:val="hy-AM"/>
        </w:rPr>
        <w:t>Բլոկների խիտ և առանց վերածածկումների դասավորությունը թույլ է տալիս փոքրացնել բյուրեղի չափսերը՝ ուղղակիորեն ազդելով արտադրական ելքի և ինքնարժեքի վրա։</w:t>
      </w:r>
    </w:p>
    <w:p w14:paraId="4E1C8290" w14:textId="232EC637" w:rsidR="00EB505B" w:rsidRPr="00C12BC9" w:rsidRDefault="00EB505B" w:rsidP="001C48B0">
      <w:pPr>
        <w:spacing w:before="240" w:line="360" w:lineRule="auto"/>
        <w:ind w:firstLine="720"/>
        <w:jc w:val="both"/>
        <w:rPr>
          <w:rFonts w:ascii="Sylfaen" w:hAnsi="Sylfaen"/>
          <w:lang w:val="hy-AM"/>
        </w:rPr>
      </w:pPr>
      <w:r w:rsidRPr="00C12BC9">
        <w:rPr>
          <w:rFonts w:ascii="Sylfaen" w:hAnsi="Sylfaen"/>
          <w:lang w:val="hy-AM"/>
        </w:rPr>
        <w:lastRenderedPageBreak/>
        <w:t xml:space="preserve">Մաթեմատիկական տեսանկյունից տեղաբաշխման խնդիրը պատկանում է NP-բարդ կոմբինատոր օպտիմալացման խնդիրների դասին։ Ժամանակակից </w:t>
      </w:r>
      <w:r w:rsidR="00DD7D74">
        <w:rPr>
          <w:rFonts w:ascii="Sylfaen" w:hAnsi="Sylfaen"/>
          <w:lang w:val="hy-AM"/>
        </w:rPr>
        <w:t xml:space="preserve">սխեմաներում </w:t>
      </w:r>
      <w:r w:rsidRPr="00C12BC9">
        <w:rPr>
          <w:rFonts w:ascii="Sylfaen" w:hAnsi="Sylfaen"/>
          <w:lang w:val="hy-AM"/>
        </w:rPr>
        <w:t xml:space="preserve"> տարրերի հսկայական քանակը անհնար է դարձնում բացարձակ օպտիմալ լուծման որոնումը դետերմինացված ալգորիթմների միջոցով։ Հետևաբար, արդյունավետ </w:t>
      </w:r>
      <w:r w:rsidR="0036177E">
        <w:rPr>
          <w:rFonts w:ascii="Sylfaen" w:hAnsi="Sylfaen"/>
          <w:lang w:val="hy-AM"/>
        </w:rPr>
        <w:t>նախագծման ավտոմատացման համակարգեր</w:t>
      </w:r>
      <w:r w:rsidR="0069785D">
        <w:rPr>
          <w:rFonts w:ascii="Sylfaen" w:hAnsi="Sylfaen"/>
          <w:lang w:val="hy-AM"/>
        </w:rPr>
        <w:t>ի</w:t>
      </w:r>
      <w:r w:rsidRPr="00C12BC9">
        <w:rPr>
          <w:rFonts w:ascii="Sylfaen" w:hAnsi="Sylfaen"/>
          <w:lang w:val="hy-AM"/>
        </w:rPr>
        <w:t xml:space="preserve"> գործիքների մշակման համար կիրառվում են մետաէվրիստիկ մոտեցումներ, որոնք ապահովում են լավագույնին մոտ լուծումներ ողջամիտ ժամանակահատվածում։</w:t>
      </w:r>
    </w:p>
    <w:p w14:paraId="36C9B650" w14:textId="0E651888" w:rsidR="00EB505B" w:rsidRPr="00C12BC9" w:rsidRDefault="00EB505B" w:rsidP="001C48B0">
      <w:pPr>
        <w:spacing w:line="360" w:lineRule="auto"/>
        <w:ind w:firstLine="720"/>
        <w:jc w:val="both"/>
        <w:rPr>
          <w:rFonts w:ascii="Sylfaen" w:hAnsi="Sylfaen"/>
          <w:lang w:val="hy-AM"/>
        </w:rPr>
      </w:pPr>
      <w:r w:rsidRPr="00C12BC9">
        <w:rPr>
          <w:rFonts w:ascii="Sylfaen" w:hAnsi="Sylfaen"/>
          <w:lang w:val="hy-AM"/>
        </w:rPr>
        <w:t>Սույն ավարտական աշխատանքի շրջանակներում նախատեսվում է մշակել և իրականացնել ԻՍ բջիջների տեղաբաշխման ավտոմատացված համակարգ՝ հիմնված թրծման նմանակ</w:t>
      </w:r>
      <w:r w:rsidR="00DD7D74">
        <w:rPr>
          <w:rFonts w:ascii="Sylfaen" w:hAnsi="Sylfaen"/>
          <w:lang w:val="hy-AM"/>
        </w:rPr>
        <w:t>ում</w:t>
      </w:r>
      <w:r w:rsidRPr="00C12BC9">
        <w:rPr>
          <w:rFonts w:ascii="Sylfaen" w:hAnsi="Sylfaen"/>
          <w:lang w:val="hy-AM"/>
        </w:rPr>
        <w:t xml:space="preserve"> ալգորիթմի վրա։ </w:t>
      </w:r>
    </w:p>
    <w:p w14:paraId="671C84A7" w14:textId="575E9813" w:rsidR="00D4125F" w:rsidRPr="00C12BC9" w:rsidRDefault="00EB505B" w:rsidP="001C48B0">
      <w:pPr>
        <w:spacing w:line="360" w:lineRule="auto"/>
        <w:ind w:firstLine="720"/>
        <w:jc w:val="both"/>
        <w:rPr>
          <w:rFonts w:ascii="Sylfaen" w:hAnsi="Sylfaen"/>
          <w:lang w:val="hy-AM"/>
        </w:rPr>
      </w:pPr>
      <w:r w:rsidRPr="00C12BC9">
        <w:rPr>
          <w:rFonts w:ascii="Sylfaen" w:hAnsi="Sylfaen"/>
          <w:lang w:val="hy-AM"/>
        </w:rPr>
        <w:t xml:space="preserve">Աշխատանքի իրականացման համար ընտրվել է C++17 ծրագրավորման լեզուն՝ հաշվողական բարձր արագագործություն ապահովելու նպատակով, և Qt 6 </w:t>
      </w:r>
      <w:r w:rsidR="00DA476D" w:rsidRPr="00DD7D74">
        <w:rPr>
          <w:rFonts w:ascii="Sylfaen" w:hAnsi="Sylfaen"/>
          <w:lang w:val="hy-AM"/>
        </w:rPr>
        <w:t>միջավայրը</w:t>
      </w:r>
      <w:r w:rsidRPr="00C12BC9">
        <w:rPr>
          <w:rFonts w:ascii="Sylfaen" w:hAnsi="Sylfaen"/>
          <w:lang w:val="hy-AM"/>
        </w:rPr>
        <w:t>՝ ինտերակտիվ գրաֆիկական ինտերֆեյսի և բազմահոսքային վիզուալացման հնարավորություն ստեղծելու համար։</w:t>
      </w:r>
    </w:p>
    <w:p w14:paraId="3183E22C" w14:textId="77777777" w:rsidR="00D4125F" w:rsidRPr="00C12BC9" w:rsidRDefault="00D4125F">
      <w:pPr>
        <w:spacing w:after="160" w:line="278" w:lineRule="auto"/>
        <w:rPr>
          <w:rFonts w:ascii="Sylfaen" w:hAnsi="Sylfaen"/>
          <w:lang w:val="hy-AM"/>
        </w:rPr>
      </w:pPr>
      <w:r w:rsidRPr="00C12BC9">
        <w:rPr>
          <w:rFonts w:ascii="Sylfaen" w:hAnsi="Sylfaen"/>
          <w:lang w:val="hy-AM"/>
        </w:rPr>
        <w:br w:type="page"/>
      </w:r>
    </w:p>
    <w:p w14:paraId="6D1AED83" w14:textId="139FB30A" w:rsidR="00D4125F" w:rsidRDefault="00D4125F" w:rsidP="009969DD">
      <w:pPr>
        <w:pStyle w:val="Heading1"/>
        <w:spacing w:line="360" w:lineRule="auto"/>
        <w:jc w:val="center"/>
        <w:rPr>
          <w:rFonts w:cs="Sylfaen"/>
          <w:b/>
          <w:bCs/>
          <w:sz w:val="28"/>
          <w:szCs w:val="28"/>
          <w:lang w:val="hy-AM"/>
        </w:rPr>
      </w:pPr>
      <w:bookmarkStart w:id="3" w:name="_Toc227687615"/>
      <w:r w:rsidRPr="00D4125F">
        <w:rPr>
          <w:b/>
          <w:bCs/>
          <w:sz w:val="28"/>
          <w:szCs w:val="28"/>
          <w:lang w:val="hy-AM"/>
        </w:rPr>
        <w:lastRenderedPageBreak/>
        <w:t xml:space="preserve">ԳԼՈՒԽ 1․ </w:t>
      </w:r>
      <w:r w:rsidRPr="00D4125F">
        <w:rPr>
          <w:rFonts w:cs="Sylfaen"/>
          <w:b/>
          <w:bCs/>
          <w:sz w:val="28"/>
          <w:szCs w:val="28"/>
          <w:lang w:val="hy-AM"/>
        </w:rPr>
        <w:t>ԳՐԱԿԱՆՈՒԹՅԱՆ</w:t>
      </w:r>
      <w:r w:rsidRPr="00D4125F">
        <w:rPr>
          <w:b/>
          <w:bCs/>
          <w:sz w:val="28"/>
          <w:szCs w:val="28"/>
          <w:lang w:val="hy-AM"/>
        </w:rPr>
        <w:t xml:space="preserve"> </w:t>
      </w:r>
      <w:r w:rsidRPr="00D4125F">
        <w:rPr>
          <w:rFonts w:cs="Sylfaen"/>
          <w:b/>
          <w:bCs/>
          <w:sz w:val="28"/>
          <w:szCs w:val="28"/>
          <w:lang w:val="hy-AM"/>
        </w:rPr>
        <w:t>ԱԿՆԱՐԿ</w:t>
      </w:r>
      <w:bookmarkEnd w:id="3"/>
    </w:p>
    <w:p w14:paraId="57FFA2A2" w14:textId="1A052FE0" w:rsidR="00257701" w:rsidRDefault="00C12BC9" w:rsidP="009969DD">
      <w:pPr>
        <w:pStyle w:val="Heading2"/>
        <w:numPr>
          <w:ilvl w:val="1"/>
          <w:numId w:val="38"/>
        </w:numPr>
        <w:spacing w:line="360" w:lineRule="auto"/>
        <w:rPr>
          <w:b/>
          <w:bCs/>
          <w:lang w:val="hy-AM"/>
        </w:rPr>
      </w:pPr>
      <w:bookmarkStart w:id="4" w:name="_Toc227687616"/>
      <w:r w:rsidRPr="00642FC4">
        <w:rPr>
          <w:b/>
          <w:bCs/>
          <w:lang w:val="hy-AM"/>
        </w:rPr>
        <w:t>ԻՆՏԵԳՐԱԼ ՍԽԵՄԱՆԵՐԻ ՖԻԶԻԿԱԿԱՆ ՆԱԽԱԳԾՄԱՆ ՓՈՒԼԵՐԸ</w:t>
      </w:r>
      <w:bookmarkEnd w:id="4"/>
    </w:p>
    <w:p w14:paraId="41EC1C44" w14:textId="7E423BB9" w:rsidR="00BA39D9" w:rsidRPr="002E1B12" w:rsidRDefault="008E5644" w:rsidP="009969DD">
      <w:pPr>
        <w:pStyle w:val="Heading3"/>
        <w:numPr>
          <w:ilvl w:val="2"/>
          <w:numId w:val="38"/>
        </w:numPr>
        <w:spacing w:line="360" w:lineRule="auto"/>
        <w:jc w:val="center"/>
        <w:rPr>
          <w:b/>
          <w:bCs/>
          <w:szCs w:val="24"/>
          <w:lang w:val="hy-AM"/>
        </w:rPr>
      </w:pPr>
      <w:bookmarkStart w:id="5" w:name="_Toc227687617"/>
      <w:r w:rsidRPr="002E1B12">
        <w:rPr>
          <w:b/>
          <w:bCs/>
          <w:szCs w:val="24"/>
          <w:lang w:val="hy-AM"/>
        </w:rPr>
        <w:t>Ներածություն</w:t>
      </w:r>
      <w:bookmarkEnd w:id="5"/>
    </w:p>
    <w:p w14:paraId="42F94A3C" w14:textId="1B6753A9" w:rsidR="0018496F" w:rsidRPr="007C646A" w:rsidRDefault="0018496F" w:rsidP="001C48B0">
      <w:pPr>
        <w:spacing w:line="360" w:lineRule="auto"/>
        <w:ind w:firstLine="720"/>
        <w:jc w:val="both"/>
        <w:rPr>
          <w:rFonts w:ascii="Sylfaen" w:hAnsi="Sylfaen"/>
          <w:lang w:val="hy-AM"/>
        </w:rPr>
      </w:pPr>
      <w:r w:rsidRPr="007C646A">
        <w:rPr>
          <w:rFonts w:ascii="Sylfaen" w:hAnsi="Sylfaen"/>
          <w:lang w:val="hy-AM"/>
        </w:rPr>
        <w:t>Սույն ենթագլխում ուսումնասիրվում են գերմեծ ինտեգրալ սխեմաների (Գ</w:t>
      </w:r>
      <w:r w:rsidR="00600CAB">
        <w:rPr>
          <w:rFonts w:ascii="Sylfaen" w:hAnsi="Sylfaen"/>
          <w:lang w:val="hy-AM"/>
        </w:rPr>
        <w:t>Մ</w:t>
      </w:r>
      <w:r w:rsidRPr="007C646A">
        <w:rPr>
          <w:rFonts w:ascii="Sylfaen" w:hAnsi="Sylfaen"/>
          <w:lang w:val="hy-AM"/>
        </w:rPr>
        <w:t>ԻՍ) նախագծման հիմնարար սկզբունքները և ֆիզիկական նախագծման կառուցվածքը: Մանրամասն ներկայացվում է ստանդարտ բջիջների մեթոդաբանությունը, որը ժամանակակից Էլեկտրոնային նախագծման ավտոմատացման  համակարգերի անկյունաքարն է: Հատուկ ուշադրություն է դարձվում տեղաբաշխման գործընթացին և դրա որակի գնահատման ընդունված մաթեմատիկական մոդելներին, մասնավորապես՝ լարերի երկարության կիսապարագծային գնահատականին  և ֆիզիկական վերածածկումների բացառման չափանիշներին, որոնք հանդիսանում են տեղաբաշխման ալգորիթմների օպտիմալացման գլխավոր թիրախները:</w:t>
      </w:r>
    </w:p>
    <w:p w14:paraId="5FB4FD98" w14:textId="1E20455C" w:rsidR="00737D3B" w:rsidRPr="002E1B12" w:rsidRDefault="00737D3B" w:rsidP="009969DD">
      <w:pPr>
        <w:pStyle w:val="Heading3"/>
        <w:spacing w:line="360" w:lineRule="auto"/>
        <w:jc w:val="center"/>
        <w:rPr>
          <w:b/>
          <w:bCs/>
          <w:lang w:val="hy-AM"/>
        </w:rPr>
      </w:pPr>
      <w:bookmarkStart w:id="6" w:name="_Toc227687618"/>
      <w:r w:rsidRPr="002E1B12">
        <w:rPr>
          <w:b/>
          <w:bCs/>
          <w:lang w:val="hy-AM"/>
        </w:rPr>
        <w:t>1.1.</w:t>
      </w:r>
      <w:r w:rsidR="008E5644" w:rsidRPr="002E1B12">
        <w:rPr>
          <w:b/>
          <w:bCs/>
          <w:lang w:val="hy-AM"/>
        </w:rPr>
        <w:t>2</w:t>
      </w:r>
      <w:r w:rsidRPr="002E1B12">
        <w:rPr>
          <w:b/>
          <w:bCs/>
          <w:lang w:val="hy-AM"/>
        </w:rPr>
        <w:t>.</w:t>
      </w:r>
      <w:r w:rsidR="00642FC4" w:rsidRPr="002E1B12">
        <w:rPr>
          <w:b/>
          <w:bCs/>
          <w:lang w:val="hy-AM"/>
        </w:rPr>
        <w:t xml:space="preserve"> </w:t>
      </w:r>
      <w:r w:rsidR="00605E95" w:rsidRPr="002E1B12">
        <w:rPr>
          <w:b/>
          <w:bCs/>
          <w:lang w:val="hy-AM"/>
        </w:rPr>
        <w:t>Ինտեգրալ սխեմաների բարդության աճը և ավտոմատացման</w:t>
      </w:r>
      <w:r w:rsidR="003B34A2" w:rsidRPr="002E1B12">
        <w:rPr>
          <w:b/>
          <w:bCs/>
          <w:lang w:val="hy-AM"/>
        </w:rPr>
        <w:t xml:space="preserve"> </w:t>
      </w:r>
      <w:r w:rsidR="00605E95" w:rsidRPr="002E1B12">
        <w:rPr>
          <w:b/>
          <w:bCs/>
          <w:lang w:val="hy-AM"/>
        </w:rPr>
        <w:t>անհրաժեշտությունը</w:t>
      </w:r>
      <w:r w:rsidRPr="002E1B12">
        <w:rPr>
          <w:b/>
          <w:bCs/>
          <w:lang w:val="hy-AM"/>
        </w:rPr>
        <w:t>.</w:t>
      </w:r>
      <w:bookmarkEnd w:id="6"/>
    </w:p>
    <w:p w14:paraId="03BD399D" w14:textId="03C57127" w:rsidR="00254DB1" w:rsidRDefault="00737D3B" w:rsidP="009969DD">
      <w:pPr>
        <w:spacing w:before="240" w:line="360" w:lineRule="auto"/>
        <w:ind w:firstLine="720"/>
        <w:jc w:val="both"/>
        <w:rPr>
          <w:rFonts w:ascii="Sylfaen" w:hAnsi="Sylfaen"/>
          <w:lang w:val="hy-AM"/>
        </w:rPr>
      </w:pPr>
      <w:r w:rsidRPr="00737D3B">
        <w:rPr>
          <w:rFonts w:ascii="Sylfaen" w:hAnsi="Sylfaen"/>
          <w:lang w:val="hy-AM"/>
        </w:rPr>
        <w:t>Ժամանակակից միկրոէլեկտրոնիկայի և հաշվողական տեխնիկայի զարգացումը բնութագրվում է գերմեծ ինտեգրալ սխեմաներում (Գ</w:t>
      </w:r>
      <w:r w:rsidR="00600CAB">
        <w:rPr>
          <w:rFonts w:ascii="Sylfaen" w:hAnsi="Sylfaen"/>
          <w:lang w:val="hy-AM"/>
        </w:rPr>
        <w:t>Մ</w:t>
      </w:r>
      <w:r w:rsidRPr="00737D3B">
        <w:rPr>
          <w:rFonts w:ascii="Sylfaen" w:hAnsi="Sylfaen"/>
          <w:lang w:val="hy-AM"/>
        </w:rPr>
        <w:t>ԻՍ) տրանզիստորների խտության և համակարգերի ընդհանուր բարդության աննախադեպ աճով: Արհեստական բանականության արագացուցիչների, 5G/6G հեռահաղորդակցման ցանցերի, ինքնավար կառավարվող մեքենաների նկատմամբ անընդհատ աճող պահանջարկը հանգեցրել է նրան, որ ժամանակակից չիպերը իրենց սիլիցիումային բյուրեղի վրա պարունակում են տասնյակ միլիարդավոր տրանզիստորներ</w:t>
      </w:r>
      <w:r w:rsidR="000D5F4B" w:rsidRPr="004974BF">
        <w:rPr>
          <w:lang w:val="hy-AM"/>
        </w:rPr>
        <w:t xml:space="preserve"> </w:t>
      </w:r>
      <w:r w:rsidR="000D5F4B" w:rsidRPr="000D5F4B">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_Ref227342636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2</w:t>
      </w:r>
      <w:r w:rsidR="00212EBF">
        <w:rPr>
          <w:rFonts w:ascii="Sylfaen" w:hAnsi="Sylfaen"/>
          <w:lang w:val="hy-AM"/>
        </w:rPr>
        <w:fldChar w:fldCharType="end"/>
      </w:r>
      <w:r w:rsidR="00212EBF">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_Ref227342762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12</w:t>
      </w:r>
      <w:r w:rsidR="00212EBF">
        <w:rPr>
          <w:rFonts w:ascii="Sylfaen" w:hAnsi="Sylfaen"/>
          <w:lang w:val="hy-AM"/>
        </w:rPr>
        <w:fldChar w:fldCharType="end"/>
      </w:r>
      <w:r w:rsidR="000D5F4B" w:rsidRPr="000D5F4B">
        <w:rPr>
          <w:rFonts w:ascii="Sylfaen" w:hAnsi="Sylfaen"/>
          <w:lang w:val="hy-AM"/>
        </w:rPr>
        <w:t>]</w:t>
      </w:r>
      <w:r w:rsidRPr="00737D3B">
        <w:rPr>
          <w:rFonts w:ascii="Sylfaen" w:hAnsi="Sylfaen"/>
          <w:lang w:val="hy-AM"/>
        </w:rPr>
        <w:t>:</w:t>
      </w:r>
    </w:p>
    <w:p w14:paraId="14FF9ECE" w14:textId="23B9C2E9" w:rsidR="00737D3B" w:rsidRPr="00737D3B" w:rsidRDefault="00737D3B" w:rsidP="00254DB1">
      <w:pPr>
        <w:spacing w:line="360" w:lineRule="auto"/>
        <w:ind w:firstLine="720"/>
        <w:jc w:val="both"/>
        <w:rPr>
          <w:rFonts w:ascii="Sylfaen" w:hAnsi="Sylfaen"/>
          <w:lang w:val="hy-AM"/>
        </w:rPr>
      </w:pPr>
      <w:r w:rsidRPr="00737D3B">
        <w:rPr>
          <w:rFonts w:ascii="Sylfaen" w:hAnsi="Sylfaen"/>
          <w:lang w:val="hy-AM"/>
        </w:rPr>
        <w:t xml:space="preserve">Քանի որ կիսահաղորդչային արտադրության տեխնոլոգիական հանգույցների (օրինակ՝ 5 նմ, 3 նմ և ավելի փոքր նորմերի) փոքրացումը մոտենում է ֆիզիկական և քվանտային սահմանափակումներին, արդյունաբերությունը բախվում է </w:t>
      </w:r>
      <w:r w:rsidRPr="00DD7D74">
        <w:rPr>
          <w:rFonts w:ascii="Sylfaen" w:hAnsi="Sylfaen"/>
          <w:lang w:val="hy-AM"/>
        </w:rPr>
        <w:t>Դենարդի մասշտաբավորման</w:t>
      </w:r>
      <w:r w:rsidR="007837BA" w:rsidRPr="00DD7D74">
        <w:rPr>
          <w:rFonts w:ascii="Sylfaen" w:hAnsi="Sylfaen"/>
          <w:lang w:val="hy-AM"/>
        </w:rPr>
        <w:t xml:space="preserve"> </w:t>
      </w:r>
      <w:r w:rsidRPr="00DD7D74">
        <w:rPr>
          <w:rFonts w:ascii="Sylfaen" w:hAnsi="Sylfaen"/>
          <w:lang w:val="hy-AM"/>
        </w:rPr>
        <w:t>ավարտին</w:t>
      </w:r>
      <w:r w:rsidRPr="00737D3B">
        <w:rPr>
          <w:rFonts w:ascii="Sylfaen" w:hAnsi="Sylfaen"/>
          <w:lang w:val="hy-AM"/>
        </w:rPr>
        <w:t xml:space="preserve">: Սա նշանակում է, որ համակարգերի արագագործության աճն ու էներգաարդյունավետության բարելավումն այլևս չեն կարող ապահովվել բացառապես տրանզիստորների ֆիզիկական չափերի փոքրացմամբ: Արդյունքում՝ նախագծվող չիպի մակերեսի, էներգասպառման և </w:t>
      </w:r>
      <w:r w:rsidRPr="00737D3B">
        <w:rPr>
          <w:rFonts w:ascii="Sylfaen" w:hAnsi="Sylfaen"/>
          <w:lang w:val="hy-AM"/>
        </w:rPr>
        <w:lastRenderedPageBreak/>
        <w:t>արագագործության օպտիմալացման հիմնական բեռը տեղափոխվել է ճարտարա</w:t>
      </w:r>
      <w:r w:rsidR="006901BA">
        <w:rPr>
          <w:rFonts w:ascii="Sylfaen" w:hAnsi="Sylfaen"/>
          <w:lang w:val="hy-AM"/>
        </w:rPr>
        <w:t>գի</w:t>
      </w:r>
      <w:r w:rsidRPr="00737D3B">
        <w:rPr>
          <w:rFonts w:ascii="Sylfaen" w:hAnsi="Sylfaen"/>
          <w:lang w:val="hy-AM"/>
        </w:rPr>
        <w:t>տական և հատկապես՝ ֆիզիկական նախագծմա</w:t>
      </w:r>
      <w:r w:rsidR="00E9614B">
        <w:rPr>
          <w:rFonts w:ascii="Sylfaen" w:hAnsi="Sylfaen"/>
          <w:lang w:val="hy-AM"/>
        </w:rPr>
        <w:t>ն</w:t>
      </w:r>
      <w:r w:rsidRPr="00737D3B">
        <w:rPr>
          <w:rFonts w:ascii="Sylfaen" w:hAnsi="Sylfaen"/>
          <w:lang w:val="hy-AM"/>
        </w:rPr>
        <w:t xml:space="preserve"> փուլերի վրա: Ժամանակակից նախագծման մեջ յուրաքանչյուր միկրոմետր ավելորդ լար կամ նանոմետր չօգտագործված սիլիցիումային մակերես ուղղակիորեն և բացասաբար է ազդում արտադրանքի ինքնարժեքի, ազդանշանի հապաղման և սարքի հուսալիության վրա:</w:t>
      </w:r>
    </w:p>
    <w:p w14:paraId="2D7C07E6" w14:textId="1C38CB61" w:rsidR="00737D3B" w:rsidRPr="00737D3B" w:rsidRDefault="00737D3B" w:rsidP="00583871">
      <w:pPr>
        <w:spacing w:line="360" w:lineRule="auto"/>
        <w:ind w:firstLine="720"/>
        <w:jc w:val="both"/>
        <w:rPr>
          <w:rFonts w:ascii="Sylfaen" w:hAnsi="Sylfaen"/>
          <w:lang w:val="hy-AM"/>
        </w:rPr>
      </w:pPr>
      <w:r w:rsidRPr="00737D3B">
        <w:rPr>
          <w:rFonts w:ascii="Sylfaen" w:hAnsi="Sylfaen"/>
          <w:lang w:val="hy-AM"/>
        </w:rPr>
        <w:t>Նման վիթխարի ծավալի և բարդության համակարգերի ձեռքով կամ կիսաավտոմատ նախագծումը գործնականում անիրագործելի է: Այս հիմնախնդրի հաղթահարման լավագույն լուծումը Էլեկտրոնային նախագծման ավտոմատացման գործիքակազմերի ստեղծումն ու «Ստանդարտ բջիջներ»</w:t>
      </w:r>
      <w:r w:rsidR="006901BA">
        <w:rPr>
          <w:rFonts w:ascii="Sylfaen" w:hAnsi="Sylfaen"/>
          <w:lang w:val="hy-AM"/>
        </w:rPr>
        <w:t>-ի</w:t>
      </w:r>
      <w:r w:rsidRPr="00737D3B">
        <w:rPr>
          <w:rFonts w:ascii="Sylfaen" w:hAnsi="Sylfaen"/>
          <w:lang w:val="hy-AM"/>
        </w:rPr>
        <w:t xml:space="preserve"> </w:t>
      </w:r>
      <w:r w:rsidR="006901BA" w:rsidRPr="006901BA">
        <w:rPr>
          <w:rFonts w:ascii="Sylfaen" w:hAnsi="Sylfaen"/>
          <w:lang w:val="hy-AM"/>
        </w:rPr>
        <w:t>մոտեցման</w:t>
      </w:r>
      <w:r w:rsidRPr="006901BA">
        <w:rPr>
          <w:rFonts w:ascii="Sylfaen" w:hAnsi="Sylfaen"/>
          <w:lang w:val="hy-AM"/>
        </w:rPr>
        <w:t xml:space="preserve"> ներդրումն էր</w:t>
      </w:r>
      <w:r w:rsidRPr="00737D3B">
        <w:rPr>
          <w:rFonts w:ascii="Sylfaen" w:hAnsi="Sylfaen"/>
          <w:lang w:val="hy-AM"/>
        </w:rPr>
        <w:t xml:space="preserve">: Ստանդարտ բջիջները նախապես մշակված, մոդելավորված և խիստ բնութագրված տրամաբանական տարրեր են, որոնք ունեն ֆիքսված բարձրություն և փոփոխական լայնություն: </w:t>
      </w:r>
      <w:r w:rsidR="006901BA">
        <w:rPr>
          <w:rFonts w:ascii="Sylfaen" w:hAnsi="Sylfaen"/>
          <w:lang w:val="hy-AM"/>
        </w:rPr>
        <w:t>Կառուցվածքային</w:t>
      </w:r>
      <w:r w:rsidRPr="00737D3B">
        <w:rPr>
          <w:rFonts w:ascii="Sylfaen" w:hAnsi="Sylfaen"/>
          <w:lang w:val="hy-AM"/>
        </w:rPr>
        <w:t xml:space="preserve"> այս առանձնահատկությունը թույլ է տալիս դրանք սիլիցիումային բյուրեղի վրա տեղադրել կանոնավոր հորիզոնական շարքերով: Ստանդարտ բջիջների </w:t>
      </w:r>
      <w:r w:rsidR="006901BA">
        <w:rPr>
          <w:rFonts w:ascii="Sylfaen" w:hAnsi="Sylfaen"/>
          <w:lang w:val="hy-AM"/>
        </w:rPr>
        <w:t>մոտեցումը</w:t>
      </w:r>
      <w:r w:rsidRPr="00737D3B">
        <w:rPr>
          <w:rFonts w:ascii="Sylfaen" w:hAnsi="Sylfaen"/>
          <w:lang w:val="hy-AM"/>
        </w:rPr>
        <w:t xml:space="preserve"> թույլ է տալիս աբստրակտացնել տրանզիստորային մակարդակի ֆիզիկական բարդությունը՝ խնդիրը վերածելով գրաֆների տեսության և կոմբինատոր օպտիմալացման մաթեմատիկական խնդրի</w:t>
      </w:r>
      <w:r w:rsidR="004974BF" w:rsidRPr="00846BB4">
        <w:rPr>
          <w:lang w:val="hy-AM"/>
        </w:rPr>
        <w:t xml:space="preserve"> </w:t>
      </w:r>
      <w:r w:rsidR="004974BF" w:rsidRPr="004974BF">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_Ref227342903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1</w:t>
      </w:r>
      <w:r w:rsidR="00212EBF">
        <w:rPr>
          <w:rFonts w:ascii="Sylfaen" w:hAnsi="Sylfaen"/>
          <w:lang w:val="hy-AM"/>
        </w:rPr>
        <w:fldChar w:fldCharType="end"/>
      </w:r>
      <w:r w:rsidR="004974BF" w:rsidRPr="004974BF">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_Ref227342926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3</w:t>
      </w:r>
      <w:r w:rsidR="00212EBF">
        <w:rPr>
          <w:rFonts w:ascii="Sylfaen" w:hAnsi="Sylfaen"/>
          <w:lang w:val="hy-AM"/>
        </w:rPr>
        <w:fldChar w:fldCharType="end"/>
      </w:r>
      <w:r w:rsidR="004974BF" w:rsidRPr="004974BF">
        <w:rPr>
          <w:rFonts w:ascii="Sylfaen" w:hAnsi="Sylfaen"/>
          <w:lang w:val="hy-AM"/>
        </w:rPr>
        <w:t>]</w:t>
      </w:r>
      <w:r w:rsidRPr="00737D3B">
        <w:rPr>
          <w:rFonts w:ascii="Sylfaen" w:hAnsi="Sylfaen"/>
          <w:lang w:val="hy-AM"/>
        </w:rPr>
        <w:t>:</w:t>
      </w:r>
    </w:p>
    <w:p w14:paraId="3584F7E9" w14:textId="3E7F1C47" w:rsidR="00737D3B" w:rsidRPr="00737D3B" w:rsidRDefault="00737D3B" w:rsidP="00583871">
      <w:pPr>
        <w:spacing w:line="360" w:lineRule="auto"/>
        <w:ind w:firstLine="720"/>
        <w:jc w:val="both"/>
        <w:rPr>
          <w:rFonts w:ascii="Sylfaen" w:hAnsi="Sylfaen"/>
          <w:lang w:val="hy-AM"/>
        </w:rPr>
      </w:pPr>
      <w:r w:rsidRPr="00737D3B">
        <w:rPr>
          <w:rFonts w:ascii="Sylfaen" w:hAnsi="Sylfaen"/>
          <w:lang w:val="hy-AM"/>
        </w:rPr>
        <w:t xml:space="preserve">Հետևաբար, գիտական և ինժեներական հանրության ուշադրությունը կենտրոնացել է </w:t>
      </w:r>
      <w:r w:rsidR="001C2129">
        <w:rPr>
          <w:rFonts w:ascii="Sylfaen" w:hAnsi="Sylfaen"/>
          <w:lang w:val="hy-AM"/>
        </w:rPr>
        <w:t>նախագծման էլեկտրոնային</w:t>
      </w:r>
      <w:r w:rsidRPr="00737D3B">
        <w:rPr>
          <w:rFonts w:ascii="Sylfaen" w:hAnsi="Sylfaen"/>
          <w:lang w:val="hy-AM"/>
        </w:rPr>
        <w:t xml:space="preserve"> համակարգերի ալգորիթմական միջուկների կատարելագործման վրա: Հարյուր հազարավոր կամ միլիոնավոր ստանդարտ բջիջների փոխկապակցումն ու տեղաբաշխումը պահանջում են հաշվողական հզոր ռեսուրսներ, իսկ կիրառվող մաթեմատիկական ալգորիթմների արդյունավետությունից են ուղղակիորեն կախված ինչպես չիպի շուկա դուրսբերման ժամկետները , այնպես էլ վերջնական սարքի մրցունակությունը: Այս համատեքստում խիստ հրատապ է դառնում այնպիսի նորարարական ծրագրային լուծումների մշակումը, որոնք կկարողանան գերազանցել ավանդական ալգորիթմների հաշվողական սահմանափակումները:</w:t>
      </w:r>
    </w:p>
    <w:p w14:paraId="1518FC10" w14:textId="7AA5C3B6" w:rsidR="00642FC4" w:rsidRPr="00642FC4" w:rsidRDefault="00642FC4" w:rsidP="009969DD">
      <w:pPr>
        <w:pStyle w:val="Heading3"/>
        <w:spacing w:line="360" w:lineRule="auto"/>
        <w:jc w:val="center"/>
        <w:rPr>
          <w:b/>
          <w:bCs/>
          <w:lang w:val="hy-AM"/>
        </w:rPr>
      </w:pPr>
      <w:bookmarkStart w:id="7" w:name="_Toc227687619"/>
      <w:r w:rsidRPr="00642FC4">
        <w:rPr>
          <w:b/>
          <w:bCs/>
          <w:lang w:val="hy-AM"/>
        </w:rPr>
        <w:t>1.1.</w:t>
      </w:r>
      <w:r w:rsidR="008E5644" w:rsidRPr="00E317CE">
        <w:rPr>
          <w:b/>
          <w:bCs/>
          <w:lang w:val="hy-AM"/>
        </w:rPr>
        <w:t>3</w:t>
      </w:r>
      <w:r w:rsidRPr="00642FC4">
        <w:rPr>
          <w:b/>
          <w:bCs/>
          <w:lang w:val="hy-AM"/>
        </w:rPr>
        <w:t>. Ֆիզիկական նախագծման հոսքը  և տեղաբաշխման դերը</w:t>
      </w:r>
      <w:bookmarkEnd w:id="7"/>
    </w:p>
    <w:p w14:paraId="3330313A" w14:textId="77777777" w:rsidR="003B34A2" w:rsidRDefault="00642FC4" w:rsidP="001C48B0">
      <w:pPr>
        <w:spacing w:before="240" w:line="360" w:lineRule="auto"/>
        <w:ind w:firstLine="720"/>
        <w:jc w:val="both"/>
        <w:rPr>
          <w:rFonts w:ascii="Sylfaen" w:hAnsi="Sylfaen"/>
          <w:lang w:val="hy-AM"/>
        </w:rPr>
      </w:pPr>
      <w:r w:rsidRPr="00642FC4">
        <w:rPr>
          <w:rFonts w:ascii="Sylfaen" w:hAnsi="Sylfaen"/>
          <w:lang w:val="hy-AM"/>
        </w:rPr>
        <w:t xml:space="preserve">Ժամանակակից ինտեգրալ սխեմաների ստեղծումը բազմափուլ և խիստ հիերարխիկ գործընթաց է, որն սկսվում է համակարգի տեխնիկական առաջադրանքի </w:t>
      </w:r>
      <w:r w:rsidRPr="00642FC4">
        <w:rPr>
          <w:rFonts w:ascii="Sylfaen" w:hAnsi="Sylfaen"/>
          <w:lang w:val="hy-AM"/>
        </w:rPr>
        <w:lastRenderedPageBreak/>
        <w:t xml:space="preserve">ձևավորումից և ճարտարապետական նախագծումից: Ֆունկցիոնալ և տրամաբանական նախագծման արդյունքում  և դրան հաջորդող սխեմատեխնիկական սինթեզի միջոցով ստացվում է </w:t>
      </w:r>
      <w:r w:rsidR="003B34A2" w:rsidRPr="003B34A2">
        <w:rPr>
          <w:rFonts w:ascii="Sylfaen" w:hAnsi="Sylfaen"/>
          <w:color w:val="000000" w:themeColor="text1"/>
          <w:lang w:val="hy-AM"/>
        </w:rPr>
        <w:t xml:space="preserve">տրամաբանական տարրերի </w:t>
      </w:r>
      <w:r w:rsidRPr="00642FC4">
        <w:rPr>
          <w:rFonts w:ascii="Sylfaen" w:hAnsi="Sylfaen"/>
          <w:lang w:val="hy-AM"/>
        </w:rPr>
        <w:t>փոխկապակցված ցանց : Հենց այս կետից էլ մեկնարկում է ինտեգրալ սխեմաների ստեղծման հաջորդ՝ ֆիզիկական նախագծման կարևորագույն փուլը։</w:t>
      </w:r>
    </w:p>
    <w:p w14:paraId="35FC2226" w14:textId="5891A409" w:rsidR="00642FC4" w:rsidRPr="00642FC4" w:rsidRDefault="00642FC4" w:rsidP="003B34A2">
      <w:pPr>
        <w:spacing w:line="360" w:lineRule="auto"/>
        <w:ind w:firstLine="720"/>
        <w:jc w:val="both"/>
        <w:rPr>
          <w:rFonts w:ascii="Sylfaen" w:hAnsi="Sylfaen"/>
          <w:lang w:val="hy-AM"/>
        </w:rPr>
      </w:pPr>
      <w:r w:rsidRPr="00642FC4">
        <w:rPr>
          <w:rFonts w:ascii="Sylfaen" w:hAnsi="Sylfaen"/>
          <w:lang w:val="hy-AM"/>
        </w:rPr>
        <w:t xml:space="preserve">Ֆիզիկական նախագծման գլխավոր նպատակն է աբստրակտ տրամաբանական մոդելը վերածել սիլիցիումային բյուրեղի վրա տեղադրվող իրական երկրաչափական </w:t>
      </w:r>
      <w:r w:rsidR="003B34A2" w:rsidRPr="003B34A2">
        <w:rPr>
          <w:rFonts w:ascii="Sylfaen" w:hAnsi="Sylfaen"/>
          <w:lang w:val="hy-AM"/>
        </w:rPr>
        <w:t>պատկերի</w:t>
      </w:r>
      <w:r w:rsidRPr="00642FC4">
        <w:rPr>
          <w:rFonts w:ascii="Sylfaen" w:hAnsi="Sylfaen"/>
          <w:lang w:val="hy-AM"/>
        </w:rPr>
        <w:t xml:space="preserve">, որը պիտանի կլինի արտադրության համար։ Ըստ դասական </w:t>
      </w:r>
      <w:r w:rsidR="00410736">
        <w:rPr>
          <w:rFonts w:ascii="Sylfaen" w:hAnsi="Sylfaen"/>
          <w:lang w:val="hy-AM"/>
        </w:rPr>
        <w:t xml:space="preserve">էլեկտրոնային նախագծման </w:t>
      </w:r>
      <w:r w:rsidR="00FF4896">
        <w:rPr>
          <w:rFonts w:ascii="Sylfaen" w:hAnsi="Sylfaen"/>
          <w:lang w:val="hy-AM"/>
        </w:rPr>
        <w:t xml:space="preserve">ավտոմատացման </w:t>
      </w:r>
      <w:r w:rsidRPr="00642FC4">
        <w:rPr>
          <w:rFonts w:ascii="Sylfaen" w:hAnsi="Sylfaen"/>
          <w:lang w:val="hy-AM"/>
        </w:rPr>
        <w:t>մեթոդաբանության, ֆիզիկական նախագծումը բաժանվում է մի քանի հաջորդական, բայց խիստ փոխկապակցված ենթափուլերի. համակարգի մասնատում, բյուրեղի հատակագծում, բջիջների տեղաբաշխում , ժամանակային սինթեզ  և վերջապես՝ մետաղական լարերի ծրագծում։</w:t>
      </w:r>
    </w:p>
    <w:p w14:paraId="24B6D443" w14:textId="46E0CD20" w:rsidR="00642FC4" w:rsidRPr="003B34A2" w:rsidRDefault="00642FC4" w:rsidP="003B34A2">
      <w:pPr>
        <w:spacing w:line="360" w:lineRule="auto"/>
        <w:ind w:firstLine="720"/>
        <w:jc w:val="both"/>
        <w:rPr>
          <w:rFonts w:ascii="Sylfaen" w:hAnsi="Sylfaen"/>
          <w:lang w:val="hy-AM"/>
        </w:rPr>
      </w:pPr>
      <w:r w:rsidRPr="003B34A2">
        <w:rPr>
          <w:rFonts w:ascii="Sylfaen" w:hAnsi="Sylfaen"/>
          <w:lang w:val="hy-AM"/>
        </w:rPr>
        <w:t>Այս բարդ տեխնոլոգիական շղթայում տեղաբաշխումը հանդիսանում է ամենավճռորոշ և հաշվողական տեսանկյունից ամենածանրաբեռնված օղակը։ Տեղաբաշխման խնդիրը մաթեմատիկորեն ձևակերպվում է հետևյալ կերպ. ունենալով նախապես սահմանված չափերով ու սահմանափակումներով միկրոսխեմայի հատակագիծ, ֆիքսված մակրոբլոկներ և հարյուր հազարավոր շարժական ստանդարտ բջիջների բազմություն՝ անհրաժեշտ է գտնել յուրաքանչյուր բջջի համար այնպիսի ճշգրիտ երկրաչափական կոորդինատներ (X, Y), որոնք կապահովեն համակարգի օպտիմալ աշխատանքը։ Ընդ որում, բլոկները չպետք է ունենան ֆիզիկական վերածածկումներ  և պետք է դասավորվեն արտադրական ցանցի խիստ կանոններով սահմանված շարքերում ։</w:t>
      </w:r>
    </w:p>
    <w:p w14:paraId="5044B5CA" w14:textId="73752910" w:rsidR="00642FC4" w:rsidRPr="00963BB3" w:rsidRDefault="00963BB3" w:rsidP="00963BB3">
      <w:pPr>
        <w:spacing w:line="360" w:lineRule="auto"/>
        <w:ind w:firstLine="720"/>
        <w:jc w:val="both"/>
        <w:rPr>
          <w:rFonts w:ascii="Sylfaen" w:hAnsi="Sylfaen"/>
          <w:lang w:val="hy-AM"/>
        </w:rPr>
      </w:pPr>
      <w:r w:rsidRPr="00963BB3">
        <w:rPr>
          <w:rFonts w:ascii="Sylfaen" w:hAnsi="Sylfaen"/>
          <w:lang w:val="hy-AM"/>
        </w:rPr>
        <w:t>Լ</w:t>
      </w:r>
      <w:r w:rsidR="00642FC4" w:rsidRPr="00963BB3">
        <w:rPr>
          <w:rFonts w:ascii="Sylfaen" w:hAnsi="Sylfaen"/>
          <w:lang w:val="hy-AM"/>
        </w:rPr>
        <w:t>ավ տեղաբաշխումը ոչ միայն պետք է ապահովի նվազագույն լարի երկարություն, այլև պետք է երաշխավորի հաջորդող ծրագծման փուլի իրագործելիությունը։ Եթե ալգորիթմը բջիջները չափազանց խիտ դասավորի բյուրեղի որևէ հատվածում՝ խնայելով լարի երկարությունը, դա կարող է հանգեցնել երթուղավորման ռեսուրսների սպառման և խցանումների ։ Նման դեպքերում անհնար կդառնա ֆիզիկապես միացնել բոլոր անհրաժեշտ լարերը հասանելի մետաղական շերտերում, և ամբողջ նախագծման գործընթացը ստիպված կլինի հետ վերադառնալ նախորդ փուլեր՝ ժամանակի և ռեսուրսների մեծ կորստով։</w:t>
      </w:r>
    </w:p>
    <w:p w14:paraId="1C20CCAF" w14:textId="675AC805" w:rsidR="00737D3B" w:rsidRDefault="00642FC4" w:rsidP="00963BB3">
      <w:pPr>
        <w:spacing w:after="240" w:line="360" w:lineRule="auto"/>
        <w:ind w:firstLine="720"/>
        <w:jc w:val="both"/>
        <w:rPr>
          <w:rFonts w:ascii="Sylfaen" w:hAnsi="Sylfaen"/>
          <w:lang w:val="hy-AM"/>
        </w:rPr>
      </w:pPr>
      <w:r w:rsidRPr="00963BB3">
        <w:rPr>
          <w:rFonts w:ascii="Sylfaen" w:hAnsi="Sylfaen"/>
          <w:lang w:val="hy-AM"/>
        </w:rPr>
        <w:lastRenderedPageBreak/>
        <w:t>Այսպիսով, տեղաբաշխման ժամանակակից ալգորիթմները գտնվում են բարդ բազմաչափ օպտիմալացման կենտրոնում</w:t>
      </w:r>
      <w:r w:rsidR="00963BB3" w:rsidRPr="00963BB3">
        <w:rPr>
          <w:rFonts w:ascii="Sylfaen" w:hAnsi="Sylfaen"/>
          <w:lang w:val="hy-AM"/>
        </w:rPr>
        <w:t>։</w:t>
      </w:r>
      <w:r w:rsidRPr="00963BB3">
        <w:rPr>
          <w:rFonts w:ascii="Sylfaen" w:hAnsi="Sylfaen"/>
          <w:lang w:val="hy-AM"/>
        </w:rPr>
        <w:t xml:space="preserve"> </w:t>
      </w:r>
      <w:r w:rsidR="00963BB3" w:rsidRPr="00963BB3">
        <w:rPr>
          <w:rFonts w:ascii="Sylfaen" w:hAnsi="Sylfaen"/>
          <w:lang w:val="hy-AM"/>
        </w:rPr>
        <w:t>Դ</w:t>
      </w:r>
      <w:r w:rsidRPr="00963BB3">
        <w:rPr>
          <w:rFonts w:ascii="Sylfaen" w:hAnsi="Sylfaen"/>
          <w:lang w:val="hy-AM"/>
        </w:rPr>
        <w:t xml:space="preserve">րանք պետք է միաժամանակ նվազագույնի հասցնեն լարերի երկարությունը, բացառեն ֆիզիկական վերածածկումները և խելամտորեն բաշխեն դատարկ տարածքները բյուրեղի վրա՝ հետագա ծրագծման համար հնարավորություն ստեղծելու նպատակով։ </w:t>
      </w:r>
    </w:p>
    <w:p w14:paraId="6BC5A7C1" w14:textId="2A34FF27" w:rsidR="00A944B1" w:rsidRPr="002E1B12" w:rsidRDefault="00A944B1" w:rsidP="009969DD">
      <w:pPr>
        <w:pStyle w:val="Heading3"/>
        <w:spacing w:line="360" w:lineRule="auto"/>
        <w:jc w:val="center"/>
        <w:rPr>
          <w:b/>
          <w:bCs/>
          <w:lang w:val="hy-AM"/>
        </w:rPr>
      </w:pPr>
      <w:bookmarkStart w:id="8" w:name="_Toc227687620"/>
      <w:r w:rsidRPr="002E1B12">
        <w:rPr>
          <w:b/>
          <w:bCs/>
          <w:lang w:val="hy-AM"/>
        </w:rPr>
        <w:t>1.1.4. Եզրակացություն</w:t>
      </w:r>
      <w:bookmarkEnd w:id="8"/>
    </w:p>
    <w:p w14:paraId="3A00D7F9" w14:textId="20B85EF4" w:rsidR="00A944B1" w:rsidRPr="00A96CD4" w:rsidRDefault="005C714C" w:rsidP="001C48B0">
      <w:pPr>
        <w:spacing w:line="360" w:lineRule="auto"/>
        <w:ind w:firstLine="720"/>
        <w:jc w:val="both"/>
        <w:rPr>
          <w:rFonts w:ascii="Sylfaen" w:hAnsi="Sylfaen"/>
          <w:lang w:val="hy-AM"/>
        </w:rPr>
      </w:pPr>
      <w:r w:rsidRPr="005C714C">
        <w:rPr>
          <w:rFonts w:ascii="Sylfaen" w:hAnsi="Sylfaen"/>
          <w:lang w:val="hy-AM"/>
        </w:rPr>
        <w:t xml:space="preserve">Ինտեգրալ սխեմաների ֆիզիկական նախագծման շղթայում տեղաբաշխման փուլը հանդիսանում է ամենավճռորոշ և հաշվողական առումով ամենաբարդ գործընթացներից մեկը: Ուսումնասիրությունը ցույց է տալիս, որ գլոբալ օպտիմալացման խնդիրը պահանջում է երկու հակասական նպատակների՝ լարերի երկարության մինիմալացման և բջիջների վերածածկումների բացառման </w:t>
      </w:r>
      <w:r w:rsidRPr="00963BB3">
        <w:rPr>
          <w:rFonts w:ascii="Sylfaen" w:hAnsi="Sylfaen"/>
          <w:lang w:val="hy-AM"/>
        </w:rPr>
        <w:t>հավասարակշռում</w:t>
      </w:r>
      <w:r w:rsidRPr="005C714C">
        <w:rPr>
          <w:rFonts w:ascii="Sylfaen" w:hAnsi="Sylfaen"/>
          <w:lang w:val="hy-AM"/>
        </w:rPr>
        <w:t>: Խնդրի հսկայական ծավալը և NP-բարդ բնույթը անհնար են դարձնում ճշգրիտ մաթեմատիկական լուծումների կիրառումը, ինչն էլ արդյունաբերությանն ու գիտական հանրությանը ստիպել է մշակել հատուկ էվրիստիկ և մետաէվրիստիկ ալգորիթմներ</w:t>
      </w:r>
      <w:r w:rsidR="00214EBB">
        <w:rPr>
          <w:rFonts w:ascii="Sylfaen" w:hAnsi="Sylfaen"/>
          <w:lang w:val="hy-AM"/>
        </w:rPr>
        <w:t>։</w:t>
      </w:r>
    </w:p>
    <w:p w14:paraId="2848A119" w14:textId="07AB4928" w:rsidR="00642FC4" w:rsidRDefault="00642FC4" w:rsidP="00F46AF4">
      <w:pPr>
        <w:pStyle w:val="Heading2"/>
        <w:numPr>
          <w:ilvl w:val="1"/>
          <w:numId w:val="38"/>
        </w:numPr>
        <w:spacing w:line="360" w:lineRule="auto"/>
        <w:rPr>
          <w:b/>
          <w:bCs/>
          <w:lang w:val="hy-AM"/>
        </w:rPr>
      </w:pPr>
      <w:bookmarkStart w:id="9" w:name="_Toc227687621"/>
      <w:r w:rsidRPr="00642FC4">
        <w:rPr>
          <w:b/>
          <w:bCs/>
          <w:lang w:val="hy-AM"/>
        </w:rPr>
        <w:t>ՏԵՂԱԲԱՇԽՄԱՆ ԽՆԴՐԻ ԴՐՎԱԾՔԸ ԵՎ ԳՆԱՀԱՏՄԱՆ ՉԱՓԱՆԻՇՆԵՐԸ</w:t>
      </w:r>
      <w:bookmarkEnd w:id="9"/>
    </w:p>
    <w:p w14:paraId="5643F217" w14:textId="380B0B12" w:rsidR="00DB4D34" w:rsidRPr="002E1B12" w:rsidRDefault="00DB4D34" w:rsidP="009969DD">
      <w:pPr>
        <w:pStyle w:val="Heading3"/>
        <w:numPr>
          <w:ilvl w:val="2"/>
          <w:numId w:val="38"/>
        </w:numPr>
        <w:spacing w:line="360" w:lineRule="auto"/>
        <w:jc w:val="center"/>
        <w:rPr>
          <w:b/>
          <w:bCs/>
          <w:lang w:val="hy-AM"/>
        </w:rPr>
      </w:pPr>
      <w:bookmarkStart w:id="10" w:name="_Toc227687622"/>
      <w:r w:rsidRPr="002E1B12">
        <w:rPr>
          <w:b/>
          <w:bCs/>
          <w:lang w:val="hy-AM"/>
        </w:rPr>
        <w:t>Ներածություն</w:t>
      </w:r>
      <w:bookmarkEnd w:id="10"/>
    </w:p>
    <w:p w14:paraId="6703AA5D" w14:textId="69005C42" w:rsidR="009777CE" w:rsidRPr="009777CE" w:rsidRDefault="009777CE" w:rsidP="00E47DC0">
      <w:pPr>
        <w:spacing w:before="240" w:line="360" w:lineRule="auto"/>
        <w:ind w:firstLine="720"/>
        <w:jc w:val="both"/>
        <w:rPr>
          <w:rFonts w:ascii="Sylfaen" w:hAnsi="Sylfaen"/>
          <w:lang w:val="hy-AM"/>
        </w:rPr>
      </w:pPr>
      <w:r w:rsidRPr="009777CE">
        <w:rPr>
          <w:rFonts w:ascii="Sylfaen" w:hAnsi="Sylfaen"/>
          <w:lang w:val="hy-AM"/>
        </w:rPr>
        <w:t xml:space="preserve">Սույն բաժնում ձևակերպվում է ինտեգրալ սխեմաների տեղաբաշխման մաթեմատիկական խնդիրը և դրա հաշվողական բարդությունը: Որպեսզի որևէ ալգորիթմ կարողանա արդյունավետորեն կատարել օպտիմալացում, անհրաժեշտ է սահմանել որակի գնահատման հստակ մաթեմատիկական չափանիշներ: Այդ նպատակով ստորև կդիտարկվեն տեղաբաշխման որակը պայմանավորող երկու գլխավոր մոդելները՝ լարերի երկարության կիսապարագծային գնահատականը և ֆիզիկական վերածածկումների  բացառման սկզբունքները, որոնք հանդիսանում են ժամանակակից </w:t>
      </w:r>
      <w:r w:rsidR="004A0BDB">
        <w:rPr>
          <w:rFonts w:ascii="Sylfaen" w:hAnsi="Sylfaen"/>
          <w:lang w:val="hy-AM"/>
        </w:rPr>
        <w:t>էլեկտրոնային նախագծման</w:t>
      </w:r>
      <w:r w:rsidRPr="009777CE">
        <w:rPr>
          <w:rFonts w:ascii="Sylfaen" w:hAnsi="Sylfaen"/>
          <w:lang w:val="hy-AM"/>
        </w:rPr>
        <w:t xml:space="preserve"> համակարգերի նպատակային ֆունկցիայի առանցքային բաղադրիչները:</w:t>
      </w:r>
    </w:p>
    <w:p w14:paraId="05591673" w14:textId="01279820" w:rsidR="00642FC4" w:rsidRPr="00642FC4" w:rsidRDefault="00642FC4" w:rsidP="00E47DC0">
      <w:pPr>
        <w:pStyle w:val="Heading3"/>
        <w:spacing w:before="0" w:line="360" w:lineRule="auto"/>
        <w:jc w:val="center"/>
        <w:rPr>
          <w:b/>
          <w:bCs/>
          <w:lang w:val="hy-AM"/>
        </w:rPr>
      </w:pPr>
      <w:bookmarkStart w:id="11" w:name="_Toc227687623"/>
      <w:r w:rsidRPr="00642FC4">
        <w:rPr>
          <w:b/>
          <w:bCs/>
          <w:lang w:val="hy-AM"/>
        </w:rPr>
        <w:t>1.2.</w:t>
      </w:r>
      <w:r w:rsidR="00DB4D34" w:rsidRPr="009777CE">
        <w:rPr>
          <w:b/>
          <w:bCs/>
          <w:lang w:val="hy-AM"/>
        </w:rPr>
        <w:t>2</w:t>
      </w:r>
      <w:r w:rsidRPr="00642FC4">
        <w:rPr>
          <w:b/>
          <w:bCs/>
          <w:lang w:val="hy-AM"/>
        </w:rPr>
        <w:t>. Տեղաբաշխման խնդրի մաթեմատիկական բարդությունը</w:t>
      </w:r>
      <w:bookmarkEnd w:id="11"/>
    </w:p>
    <w:p w14:paraId="48AB4A11" w14:textId="0B88005A" w:rsidR="000570A0" w:rsidRDefault="00642FC4" w:rsidP="00E47DC0">
      <w:pPr>
        <w:spacing w:after="240" w:line="360" w:lineRule="auto"/>
        <w:ind w:firstLine="720"/>
        <w:jc w:val="both"/>
        <w:rPr>
          <w:lang w:val="hy-AM"/>
        </w:rPr>
      </w:pPr>
      <w:r w:rsidRPr="00642FC4">
        <w:rPr>
          <w:rFonts w:ascii="Sylfaen" w:hAnsi="Sylfaen"/>
          <w:lang w:val="hy-AM"/>
        </w:rPr>
        <w:t xml:space="preserve">Ինտեգրալ սխեմաների տեղաբաշխման հիմնախնդիրը կոմբինատոր օպտիմալացման դասական խնդիրներից է։ </w:t>
      </w:r>
      <w:r w:rsidR="000570A0" w:rsidRPr="000570A0">
        <w:rPr>
          <w:rFonts w:ascii="Sylfaen" w:hAnsi="Sylfaen"/>
          <w:lang w:val="hy-AM"/>
        </w:rPr>
        <w:t xml:space="preserve">Տեղաբաշխման խնդրի որոնման </w:t>
      </w:r>
      <w:r w:rsidR="000570A0" w:rsidRPr="000570A0">
        <w:rPr>
          <w:rFonts w:ascii="Sylfaen" w:hAnsi="Sylfaen"/>
          <w:lang w:val="hy-AM"/>
        </w:rPr>
        <w:lastRenderedPageBreak/>
        <w:t>տարածությունը N</w:t>
      </w:r>
      <w:r w:rsidR="000570A0">
        <w:rPr>
          <w:rFonts w:ascii="Sylfaen" w:hAnsi="Sylfaen"/>
          <w:lang w:val="hy-AM"/>
        </w:rPr>
        <w:t xml:space="preserve"> </w:t>
      </w:r>
      <w:r w:rsidR="000570A0" w:rsidRPr="000570A0">
        <w:rPr>
          <w:rFonts w:ascii="Sylfaen" w:hAnsi="Sylfaen"/>
          <w:lang w:val="hy-AM"/>
        </w:rPr>
        <w:t xml:space="preserve">քանակությամբ շարժական բլոկների դեպքում կազմում է N! հնարավոր </w:t>
      </w:r>
      <w:r w:rsidR="000570A0">
        <w:rPr>
          <w:rFonts w:ascii="Sylfaen" w:hAnsi="Sylfaen"/>
          <w:lang w:val="hy-AM"/>
        </w:rPr>
        <w:t xml:space="preserve">դեպք </w:t>
      </w:r>
      <w:r w:rsidR="000570A0" w:rsidRPr="000570A0">
        <w:rPr>
          <w:rFonts w:ascii="Sylfaen" w:hAnsi="Sylfaen"/>
          <w:lang w:val="hy-AM"/>
        </w:rPr>
        <w:t>(</w:t>
      </w:r>
      <w:r w:rsidR="000570A0">
        <w:rPr>
          <w:rFonts w:ascii="Sylfaen" w:hAnsi="Sylfaen"/>
          <w:lang w:val="hy-AM"/>
        </w:rPr>
        <w:t>միայն բլոկների միջև տեղափոխությունը հաշվի առնելով</w:t>
      </w:r>
      <w:r w:rsidR="000570A0" w:rsidRPr="000570A0">
        <w:rPr>
          <w:rFonts w:ascii="Sylfaen" w:hAnsi="Sylfaen"/>
          <w:lang w:val="hy-AM"/>
        </w:rPr>
        <w:t>): Սա ենթադրում է հաշվողական բարդության գերէքսպոնենցիալ աճ, ինչն անխուսափելիորեն հանգեցնում է կոմբինատորային պայթյունի</w:t>
      </w:r>
      <w:r w:rsidR="000570A0">
        <w:rPr>
          <w:rFonts w:ascii="Sylfaen" w:hAnsi="Sylfaen"/>
          <w:lang w:val="hy-AM"/>
        </w:rPr>
        <w:t xml:space="preserve"> </w:t>
      </w:r>
      <w:r w:rsidR="000570A0" w:rsidRPr="000570A0">
        <w:rPr>
          <w:rFonts w:ascii="Sylfaen" w:hAnsi="Sylfaen"/>
          <w:lang w:val="hy-AM"/>
        </w:rPr>
        <w:t>նույնիսկ փոքր ծավալի սխեմաների պարագայում:</w:t>
      </w:r>
      <w:r w:rsidR="000570A0">
        <w:rPr>
          <w:rFonts w:ascii="Sylfaen" w:hAnsi="Sylfaen"/>
          <w:lang w:val="hy-AM"/>
        </w:rPr>
        <w:t xml:space="preserve"> </w:t>
      </w:r>
      <w:r w:rsidR="000570A0" w:rsidRPr="000570A0">
        <w:rPr>
          <w:rFonts w:ascii="Sylfaen" w:hAnsi="Sylfaen"/>
          <w:lang w:val="hy-AM"/>
        </w:rPr>
        <w:t>Հաշվողական բարդության տեսության համատեքստում այս մաթեմատիկական իրողությունը փաստում է, որ խնդիրը պատկանում է NP-բարդ դասին</w:t>
      </w:r>
      <w:r w:rsidR="00846BB4">
        <w:rPr>
          <w:rFonts w:ascii="Sylfaen" w:hAnsi="Sylfaen"/>
          <w:lang w:val="hy-AM"/>
        </w:rPr>
        <w:t xml:space="preserve"> </w:t>
      </w:r>
      <w:r w:rsidR="00846BB4" w:rsidRPr="00846BB4">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_Ref227342636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2</w:t>
      </w:r>
      <w:r w:rsidR="00212EBF">
        <w:rPr>
          <w:rFonts w:ascii="Sylfaen" w:hAnsi="Sylfaen"/>
          <w:lang w:val="hy-AM"/>
        </w:rPr>
        <w:fldChar w:fldCharType="end"/>
      </w:r>
      <w:r w:rsidR="00846BB4" w:rsidRPr="00846BB4">
        <w:rPr>
          <w:rFonts w:ascii="Sylfaen" w:hAnsi="Sylfaen"/>
          <w:lang w:val="hy-AM"/>
        </w:rPr>
        <w:t>]</w:t>
      </w:r>
      <w:r w:rsidR="000570A0" w:rsidRPr="000570A0">
        <w:rPr>
          <w:rFonts w:ascii="Sylfaen" w:hAnsi="Sylfaen"/>
          <w:lang w:val="hy-AM"/>
        </w:rPr>
        <w:t xml:space="preserve">, և գոյություն չունի որևէ ճշգրիտ դետերմինիստական ալգորիթմ, որն ունակ կլինի </w:t>
      </w:r>
      <w:r w:rsidR="000570A0">
        <w:rPr>
          <w:rFonts w:ascii="Sylfaen" w:hAnsi="Sylfaen"/>
          <w:lang w:val="hy-AM"/>
        </w:rPr>
        <w:t xml:space="preserve">իրատեսական </w:t>
      </w:r>
      <w:r w:rsidR="000570A0" w:rsidRPr="000570A0">
        <w:rPr>
          <w:rFonts w:ascii="Sylfaen" w:hAnsi="Sylfaen"/>
          <w:lang w:val="hy-AM"/>
        </w:rPr>
        <w:t>ժամանակում երաշխավորված կերպով գտնել համակարգի գլոբալ օպտիմումը:</w:t>
      </w:r>
      <w:r w:rsidR="000570A0">
        <w:rPr>
          <w:rFonts w:ascii="Sylfaen" w:hAnsi="Sylfaen"/>
          <w:lang w:val="hy-AM"/>
        </w:rPr>
        <w:t xml:space="preserve"> </w:t>
      </w:r>
      <w:r w:rsidR="000570A0" w:rsidRPr="000570A0">
        <w:rPr>
          <w:rFonts w:ascii="Sylfaen" w:hAnsi="Sylfaen"/>
          <w:lang w:val="hy-AM"/>
        </w:rPr>
        <w:t xml:space="preserve">Հետևաբար, </w:t>
      </w:r>
      <w:r w:rsidR="000570A0">
        <w:rPr>
          <w:rFonts w:ascii="Sylfaen" w:hAnsi="Sylfaen"/>
          <w:lang w:val="hy-AM"/>
        </w:rPr>
        <w:t>էլեկտրոնային</w:t>
      </w:r>
      <w:r w:rsidR="000570A0" w:rsidRPr="000570A0">
        <w:rPr>
          <w:rFonts w:ascii="Sylfaen" w:hAnsi="Sylfaen"/>
          <w:lang w:val="hy-AM"/>
        </w:rPr>
        <w:t xml:space="preserve"> նախագծման ավտոմատացման համակարգերում տեղաբաշխման խնդրի լուծման միակ արդյունավետ ուղին էվրիստիկ</w:t>
      </w:r>
      <w:r w:rsidR="000570A0">
        <w:rPr>
          <w:rFonts w:ascii="Sylfaen" w:hAnsi="Sylfaen"/>
          <w:lang w:val="hy-AM"/>
        </w:rPr>
        <w:t xml:space="preserve"> </w:t>
      </w:r>
      <w:r w:rsidR="000570A0" w:rsidRPr="000570A0">
        <w:rPr>
          <w:rFonts w:ascii="Sylfaen" w:hAnsi="Sylfaen"/>
          <w:lang w:val="hy-AM"/>
        </w:rPr>
        <w:t>և մետաէվրիստիկ ալգորիթմների կիրառումն է: Այս մոտեցումները թույլ են տալիս խուսափել</w:t>
      </w:r>
      <w:r w:rsidR="000570A0">
        <w:rPr>
          <w:rFonts w:ascii="Sylfaen" w:hAnsi="Sylfaen"/>
          <w:lang w:val="hy-AM"/>
        </w:rPr>
        <w:t xml:space="preserve"> </w:t>
      </w:r>
      <w:r w:rsidR="000570A0" w:rsidRPr="000570A0">
        <w:rPr>
          <w:rFonts w:ascii="Sylfaen" w:hAnsi="Sylfaen"/>
          <w:lang w:val="hy-AM"/>
        </w:rPr>
        <w:t>տարբերակների ամբողջական դիտարկում</w:t>
      </w:r>
      <w:r w:rsidR="000570A0">
        <w:rPr>
          <w:rFonts w:ascii="Sylfaen" w:hAnsi="Sylfaen"/>
          <w:lang w:val="hy-AM"/>
        </w:rPr>
        <w:t>ից</w:t>
      </w:r>
      <w:r w:rsidR="000570A0" w:rsidRPr="000570A0">
        <w:rPr>
          <w:rFonts w:ascii="Sylfaen" w:hAnsi="Sylfaen"/>
          <w:lang w:val="hy-AM"/>
        </w:rPr>
        <w:t xml:space="preserve"> և պրակտիկորեն ընդունելի հաշվողական ժամանակահատվածում ստանալ գլոբալ օպտիմումին </w:t>
      </w:r>
      <w:r w:rsidR="000570A0">
        <w:rPr>
          <w:rFonts w:ascii="Sylfaen" w:hAnsi="Sylfaen"/>
          <w:lang w:val="hy-AM"/>
        </w:rPr>
        <w:t>մոտ</w:t>
      </w:r>
      <w:r w:rsidR="000570A0" w:rsidRPr="000570A0">
        <w:rPr>
          <w:rFonts w:ascii="Sylfaen" w:hAnsi="Sylfaen"/>
          <w:lang w:val="hy-AM"/>
        </w:rPr>
        <w:t>` արտադրության պահանջներին բավարարող լուծումներ</w:t>
      </w:r>
      <w:r w:rsidR="000570A0" w:rsidRPr="000570A0">
        <w:rPr>
          <w:lang w:val="hy-AM"/>
        </w:rPr>
        <w:t>։</w:t>
      </w:r>
    </w:p>
    <w:p w14:paraId="240BF949" w14:textId="61D8791D" w:rsidR="00642FC4" w:rsidRPr="00642FC4" w:rsidRDefault="00642FC4" w:rsidP="00E47DC0">
      <w:pPr>
        <w:pStyle w:val="Heading3"/>
        <w:spacing w:before="0" w:line="360" w:lineRule="auto"/>
        <w:jc w:val="center"/>
        <w:rPr>
          <w:lang w:val="hy-AM"/>
        </w:rPr>
      </w:pPr>
      <w:bookmarkStart w:id="12" w:name="_Toc227687624"/>
      <w:r w:rsidRPr="002E1B12">
        <w:rPr>
          <w:b/>
          <w:bCs/>
          <w:lang w:val="hy-AM"/>
        </w:rPr>
        <w:t>1.2.</w:t>
      </w:r>
      <w:r w:rsidR="00DB4D34" w:rsidRPr="002E1B12">
        <w:rPr>
          <w:b/>
          <w:bCs/>
          <w:lang w:val="hy-AM"/>
        </w:rPr>
        <w:t>3</w:t>
      </w:r>
      <w:r w:rsidRPr="002E1B12">
        <w:rPr>
          <w:b/>
          <w:bCs/>
          <w:lang w:val="hy-AM"/>
        </w:rPr>
        <w:t xml:space="preserve">. Լարերի երկարության մոդելները և </w:t>
      </w:r>
      <w:r w:rsidR="00621E82" w:rsidRPr="002E1B12">
        <w:rPr>
          <w:b/>
          <w:bCs/>
          <w:lang w:val="hy-AM"/>
        </w:rPr>
        <w:t>ԼԵԿԳ</w:t>
      </w:r>
      <w:r w:rsidRPr="002E1B12">
        <w:rPr>
          <w:b/>
          <w:bCs/>
          <w:lang w:val="hy-AM"/>
        </w:rPr>
        <w:t xml:space="preserve"> գնահատականը</w:t>
      </w:r>
      <w:bookmarkEnd w:id="12"/>
    </w:p>
    <w:p w14:paraId="7F7B7CAB" w14:textId="42E91DAC" w:rsidR="0038714C" w:rsidRDefault="00642FC4" w:rsidP="001C48B0">
      <w:pPr>
        <w:spacing w:before="240" w:line="360" w:lineRule="auto"/>
        <w:ind w:firstLine="720"/>
        <w:jc w:val="both"/>
        <w:rPr>
          <w:lang w:val="hy-AM"/>
        </w:rPr>
      </w:pPr>
      <w:r w:rsidRPr="00642FC4">
        <w:rPr>
          <w:rFonts w:ascii="Sylfaen" w:hAnsi="Sylfaen"/>
          <w:lang w:val="hy-AM"/>
        </w:rPr>
        <w:t>Քանի որ տեղաբաշխման փուլում իրական մետաղական լարերը դեռևս ծրագծված չեն, ալգորիթմը պետք է ունենա լարի սպասվող երկարությունը արագ և ճշգրիտ գնահատելու մոդել։ Գրականության մեջ ամենաճշգրիտ մոդելը հանդիսանում է Շտայների ուղղանկյուն ծառը, որը գտնում է լարերի միացման ամենակարճ երթուղին</w:t>
      </w:r>
      <w:r w:rsidR="001B3946" w:rsidRPr="006878B2">
        <w:rPr>
          <w:lang w:val="hy-AM"/>
        </w:rPr>
        <w:t xml:space="preserve"> </w:t>
      </w:r>
      <w:r w:rsidR="001B3946" w:rsidRPr="001B3946">
        <w:rPr>
          <w:rFonts w:ascii="Sylfaen" w:hAnsi="Sylfaen"/>
          <w:lang w:val="hy-AM"/>
        </w:rPr>
        <w:t>[3]</w:t>
      </w:r>
      <w:r w:rsidRPr="00642FC4">
        <w:rPr>
          <w:rFonts w:ascii="Sylfaen" w:hAnsi="Sylfaen"/>
          <w:lang w:val="hy-AM"/>
        </w:rPr>
        <w:t>։ Սակայն Շտայների ծառի կառուցումը յուրաքանչյուր քայլում նույնպես NP-բարդ խնդիր է, և դրա օգտագործումը միլիոնավոր իտերացիաներ պահանջող տեղաբաշխման մեջ անհնար է։Այդ իսկ պատճառով, ժամանակակից ֆիզիկական նախագծման մեջ որպես լարի երկարության չափանիշ կիրառվում է</w:t>
      </w:r>
      <w:r w:rsidR="005049B6" w:rsidRPr="005049B6">
        <w:rPr>
          <w:rFonts w:ascii="Sylfaen" w:hAnsi="Sylfaen"/>
          <w:lang w:val="hy-AM"/>
        </w:rPr>
        <w:t xml:space="preserve"> </w:t>
      </w:r>
      <w:r w:rsidR="00F37B15">
        <w:rPr>
          <w:rFonts w:ascii="Sylfaen" w:hAnsi="Sylfaen"/>
          <w:lang w:val="hy-AM"/>
        </w:rPr>
        <w:t xml:space="preserve">լարերի </w:t>
      </w:r>
      <w:r w:rsidR="007B26C7">
        <w:rPr>
          <w:rFonts w:ascii="Sylfaen" w:hAnsi="Sylfaen"/>
          <w:lang w:val="hy-AM"/>
        </w:rPr>
        <w:t>երկարության կիսապարագծային գնահատական</w:t>
      </w:r>
      <w:r w:rsidR="007B26C7" w:rsidRPr="007B26C7">
        <w:rPr>
          <w:rFonts w:ascii="Sylfaen" w:hAnsi="Sylfaen"/>
          <w:lang w:val="hy-AM"/>
        </w:rPr>
        <w:t xml:space="preserve"> (</w:t>
      </w:r>
      <w:r w:rsidR="007B26C7">
        <w:rPr>
          <w:rFonts w:ascii="Sylfaen" w:hAnsi="Sylfaen"/>
          <w:lang w:val="hy-AM"/>
        </w:rPr>
        <w:t>ԼԵԿԳ</w:t>
      </w:r>
      <w:r w:rsidR="007B26C7" w:rsidRPr="007B26C7">
        <w:rPr>
          <w:rFonts w:ascii="Sylfaen" w:hAnsi="Sylfaen"/>
          <w:lang w:val="hy-AM"/>
        </w:rPr>
        <w:t>)</w:t>
      </w:r>
      <w:r w:rsidRPr="00642FC4">
        <w:rPr>
          <w:rFonts w:ascii="Sylfaen" w:hAnsi="Sylfaen"/>
          <w:lang w:val="hy-AM"/>
        </w:rPr>
        <w:t>։</w:t>
      </w:r>
      <w:r w:rsidR="00CE3962">
        <w:rPr>
          <w:rFonts w:ascii="Sylfaen" w:hAnsi="Sylfaen"/>
          <w:lang w:val="hy-AM"/>
        </w:rPr>
        <w:t xml:space="preserve"> </w:t>
      </w:r>
      <w:r w:rsidR="007B26C7">
        <w:rPr>
          <w:rFonts w:ascii="Sylfaen" w:hAnsi="Sylfaen"/>
          <w:lang w:val="hy-AM"/>
        </w:rPr>
        <w:t>ԼԵԿԳ</w:t>
      </w:r>
      <w:r w:rsidRPr="00642FC4">
        <w:rPr>
          <w:rFonts w:ascii="Sylfaen" w:hAnsi="Sylfaen"/>
          <w:lang w:val="hy-AM"/>
        </w:rPr>
        <w:t xml:space="preserve">-ը ցանցին պատկանող բոլոր </w:t>
      </w:r>
      <w:r w:rsidR="00CC700A">
        <w:rPr>
          <w:rFonts w:ascii="Sylfaen" w:hAnsi="Sylfaen"/>
          <w:lang w:val="hy-AM"/>
        </w:rPr>
        <w:t xml:space="preserve">ելուստներ </w:t>
      </w:r>
      <w:r w:rsidRPr="00642FC4">
        <w:rPr>
          <w:rFonts w:ascii="Sylfaen" w:hAnsi="Sylfaen"/>
          <w:lang w:val="hy-AM"/>
        </w:rPr>
        <w:t xml:space="preserve">ընդգրկող նվազագույն սահմանափակող ուղղանկյան կիսապարագիծն է։ </w:t>
      </w:r>
    </w:p>
    <w:p w14:paraId="302B1044" w14:textId="69FB787E" w:rsidR="0056391D" w:rsidRPr="0038714C" w:rsidRDefault="00CC700A" w:rsidP="00302146">
      <w:pPr>
        <w:spacing w:line="360" w:lineRule="auto"/>
        <w:ind w:firstLine="720"/>
        <w:jc w:val="both"/>
        <w:rPr>
          <w:rFonts w:ascii="Sylfaen" w:hAnsi="Sylfaen"/>
          <w:lang w:val="hy-AM"/>
        </w:rPr>
      </w:pPr>
      <w:r>
        <w:rPr>
          <w:rFonts w:ascii="Sylfaen" w:hAnsi="Sylfaen"/>
          <w:lang w:val="hy-AM"/>
        </w:rPr>
        <w:t>ԼԵԿԳ</w:t>
      </w:r>
      <w:r w:rsidR="0038714C" w:rsidRPr="0038714C">
        <w:rPr>
          <w:rFonts w:ascii="Sylfaen" w:hAnsi="Sylfaen"/>
          <w:lang w:val="hy-AM"/>
        </w:rPr>
        <w:t xml:space="preserve"> մոդելի գլխավոր առավելությունն այն է, որ 2 կամ 3 </w:t>
      </w:r>
      <w:r>
        <w:rPr>
          <w:rFonts w:ascii="Sylfaen" w:hAnsi="Sylfaen"/>
          <w:lang w:val="hy-AM"/>
        </w:rPr>
        <w:t>ելուստ</w:t>
      </w:r>
      <w:r w:rsidR="0038714C" w:rsidRPr="0038714C">
        <w:rPr>
          <w:rFonts w:ascii="Sylfaen" w:hAnsi="Sylfaen"/>
          <w:lang w:val="hy-AM"/>
        </w:rPr>
        <w:t xml:space="preserve"> ունեցող ցանցերի դեպքում այն տալիս է երթուղավորման երկարության ճշգրիտ արժեք (համընկնում է Շտայների ծառի հետ), իսկ </w:t>
      </w:r>
      <w:r>
        <w:rPr>
          <w:rFonts w:ascii="Sylfaen" w:hAnsi="Sylfaen"/>
          <w:lang w:val="hy-AM"/>
        </w:rPr>
        <w:t>բազմաելուստ</w:t>
      </w:r>
      <w:r w:rsidR="0038714C" w:rsidRPr="0038714C">
        <w:rPr>
          <w:rFonts w:ascii="Sylfaen" w:hAnsi="Sylfaen"/>
          <w:lang w:val="hy-AM"/>
        </w:rPr>
        <w:t xml:space="preserve"> ցանցերի դեպքում </w:t>
      </w:r>
      <w:r w:rsidR="0038714C" w:rsidRPr="0038714C">
        <w:rPr>
          <w:rFonts w:ascii="Sylfaen" w:hAnsi="Sylfaen"/>
          <w:lang w:val="hy-AM"/>
        </w:rPr>
        <w:lastRenderedPageBreak/>
        <w:t xml:space="preserve">հանդիսանում է հուսալի ստորին գնահատական, </w:t>
      </w:r>
      <w:r w:rsidR="0038714C" w:rsidRPr="00CC700A">
        <w:rPr>
          <w:rFonts w:ascii="Sylfaen" w:hAnsi="Sylfaen"/>
          <w:lang w:val="hy-AM"/>
        </w:rPr>
        <w:t>ինչը բավարար է օպտիմալացման շարժիչի ճիշտ ուղղորդման համար։</w:t>
      </w:r>
    </w:p>
    <w:p w14:paraId="6920693D" w14:textId="4FB33872" w:rsidR="0056391D" w:rsidRPr="0045253F" w:rsidRDefault="0038714C" w:rsidP="0045253F">
      <w:pPr>
        <w:pStyle w:val="Heading3"/>
        <w:spacing w:line="360" w:lineRule="auto"/>
        <w:jc w:val="center"/>
        <w:rPr>
          <w:b/>
          <w:bCs/>
          <w:lang w:val="hy-AM"/>
        </w:rPr>
      </w:pPr>
      <w:bookmarkStart w:id="13" w:name="_Toc227687625"/>
      <w:r w:rsidRPr="002E1B12">
        <w:rPr>
          <w:b/>
          <w:bCs/>
          <w:lang w:val="hy-AM"/>
        </w:rPr>
        <w:t>1.2.</w:t>
      </w:r>
      <w:r w:rsidR="00DB4D34" w:rsidRPr="002E1B12">
        <w:rPr>
          <w:b/>
          <w:bCs/>
          <w:lang w:val="hy-AM"/>
        </w:rPr>
        <w:t>4</w:t>
      </w:r>
      <w:r w:rsidRPr="002E1B12">
        <w:rPr>
          <w:b/>
          <w:bCs/>
          <w:lang w:val="hy-AM"/>
        </w:rPr>
        <w:t>. Վերածածկումների  բացառումը և երթուղավորման տարածության ապահովումը</w:t>
      </w:r>
      <w:bookmarkEnd w:id="13"/>
    </w:p>
    <w:p w14:paraId="4C49E8E3" w14:textId="3D1DF1BC" w:rsidR="0038714C" w:rsidRPr="0038714C" w:rsidRDefault="0038714C" w:rsidP="001C48B0">
      <w:pPr>
        <w:spacing w:line="360" w:lineRule="auto"/>
        <w:ind w:firstLine="720"/>
        <w:jc w:val="both"/>
        <w:rPr>
          <w:rFonts w:ascii="Sylfaen" w:hAnsi="Sylfaen"/>
          <w:lang w:val="hy-AM"/>
        </w:rPr>
      </w:pPr>
      <w:r w:rsidRPr="0038714C">
        <w:rPr>
          <w:rFonts w:ascii="Sylfaen" w:hAnsi="Sylfaen"/>
          <w:lang w:val="hy-AM"/>
        </w:rPr>
        <w:t>Տեղաբաշխման ալգորիթմների առջև ծառացած հիմնարար մարտահրավերն այն է, որ օպտիմալացման երկու գլխավոր նպատակները հակասում են միմյանց։ Եթե ալգորիթմի միակ նպատակը լիներ միայն տրամաբանական ցանցի</w:t>
      </w:r>
      <w:r w:rsidR="000E3FBD">
        <w:rPr>
          <w:rFonts w:ascii="Sylfaen" w:hAnsi="Sylfaen"/>
          <w:lang w:val="hy-AM"/>
        </w:rPr>
        <w:t xml:space="preserve"> </w:t>
      </w:r>
      <w:r w:rsidR="000E3FBD" w:rsidRPr="000E3FBD">
        <w:rPr>
          <w:rFonts w:ascii="Sylfaen" w:hAnsi="Sylfaen"/>
          <w:lang w:val="hy-AM"/>
        </w:rPr>
        <w:t>(</w:t>
      </w:r>
      <w:r w:rsidR="000E3FBD">
        <w:rPr>
          <w:rFonts w:ascii="Sylfaen" w:hAnsi="Sylfaen"/>
          <w:lang w:val="hy-AM"/>
        </w:rPr>
        <w:t>ԼԵԿԳ</w:t>
      </w:r>
      <w:r w:rsidR="000E3FBD" w:rsidRPr="000E3FBD">
        <w:rPr>
          <w:rFonts w:ascii="Sylfaen" w:hAnsi="Sylfaen"/>
          <w:lang w:val="hy-AM"/>
        </w:rPr>
        <w:t>)</w:t>
      </w:r>
      <w:r w:rsidRPr="0038714C">
        <w:rPr>
          <w:rFonts w:ascii="Sylfaen" w:hAnsi="Sylfaen"/>
          <w:lang w:val="hy-AM"/>
        </w:rPr>
        <w:t xml:space="preserve"> մինիմալացումը, ապա իդեալական մաթեմատիկական լուծումը կլիներ բոլոր միացված բջիջների կենտրոնացումը չիպի մեջտեղում՝ միևնույն կոորդինատային կետում։ Այդ դեպքում լարերի երկարությունը կձգտեր զրոյի, սակայն կառաջանար սիլիցիումային բլոկների ամբողջական վերածածկում։</w:t>
      </w:r>
    </w:p>
    <w:p w14:paraId="7240A8FB" w14:textId="0796B89D" w:rsidR="006204DE" w:rsidRDefault="0038714C" w:rsidP="001C48B0">
      <w:pPr>
        <w:spacing w:line="360" w:lineRule="auto"/>
        <w:ind w:firstLine="720"/>
        <w:jc w:val="both"/>
        <w:rPr>
          <w:rFonts w:ascii="Sylfaen" w:hAnsi="Sylfaen"/>
          <w:lang w:val="hy-AM"/>
        </w:rPr>
      </w:pPr>
      <w:r w:rsidRPr="0038714C">
        <w:rPr>
          <w:rFonts w:ascii="Sylfaen" w:hAnsi="Sylfaen"/>
          <w:lang w:val="hy-AM"/>
        </w:rPr>
        <w:t xml:space="preserve">Բնականաբար, ֆիզիկական իրականության մեջ երկու ստանդարտ բջիջ չեն կարող կիսել սիլիցիումային նույն մակերեսը։ Ավելին, տեխնոլոգիական արտադրության կանոնները պահանջում են, որ բջիջների միջև պահպանվի որոշակի նվազագույն անվտանգ հեռավորություն։ Այդ իսկ պատճառով, տեղաբաշխման որակի գնահատման երկրորդ կարևորագույն չափանիշը </w:t>
      </w:r>
      <w:r w:rsidR="005B4EC3" w:rsidRPr="005B4EC3">
        <w:rPr>
          <w:rFonts w:ascii="Sylfaen" w:hAnsi="Sylfaen"/>
          <w:lang w:val="hy-AM"/>
        </w:rPr>
        <w:t>0%</w:t>
      </w:r>
      <w:r w:rsidR="00A57ABF">
        <w:rPr>
          <w:rFonts w:ascii="Sylfaen" w:hAnsi="Sylfaen"/>
          <w:lang w:val="hy-AM"/>
        </w:rPr>
        <w:t xml:space="preserve"> </w:t>
      </w:r>
      <w:r w:rsidRPr="0038714C">
        <w:rPr>
          <w:rFonts w:ascii="Sylfaen" w:hAnsi="Sylfaen"/>
          <w:lang w:val="hy-AM"/>
        </w:rPr>
        <w:t>վերածածկում</w:t>
      </w:r>
      <w:r w:rsidR="005B4EC3" w:rsidRPr="005B4EC3">
        <w:rPr>
          <w:rFonts w:ascii="Sylfaen" w:hAnsi="Sylfaen"/>
          <w:lang w:val="hy-AM"/>
        </w:rPr>
        <w:t xml:space="preserve"> </w:t>
      </w:r>
      <w:r w:rsidR="005B4EC3">
        <w:rPr>
          <w:rFonts w:ascii="Sylfaen" w:hAnsi="Sylfaen"/>
          <w:lang w:val="hy-AM"/>
        </w:rPr>
        <w:t>ունենալն է</w:t>
      </w:r>
      <w:r w:rsidRPr="0038714C">
        <w:rPr>
          <w:rFonts w:ascii="Sylfaen" w:hAnsi="Sylfaen"/>
          <w:lang w:val="hy-AM"/>
        </w:rPr>
        <w:t>։</w:t>
      </w:r>
      <w:r w:rsidR="00A26C92">
        <w:rPr>
          <w:rFonts w:ascii="Sylfaen" w:hAnsi="Sylfaen"/>
          <w:lang w:val="hy-AM"/>
        </w:rPr>
        <w:t xml:space="preserve"> </w:t>
      </w:r>
    </w:p>
    <w:p w14:paraId="149D1FF2" w14:textId="77777777" w:rsidR="003B09DE" w:rsidRDefault="003B09DE" w:rsidP="006204DE">
      <w:pPr>
        <w:spacing w:line="360" w:lineRule="auto"/>
        <w:jc w:val="both"/>
        <w:rPr>
          <w:rFonts w:ascii="Sylfaen" w:hAnsi="Sylfaen"/>
          <w:lang w:val="hy-AM"/>
        </w:rPr>
      </w:pPr>
    </w:p>
    <w:p w14:paraId="53C27877" w14:textId="4FD5F54F" w:rsidR="00DA2FA1" w:rsidRPr="00ED1929" w:rsidRDefault="00A26C92" w:rsidP="006204DE">
      <w:pPr>
        <w:spacing w:line="360" w:lineRule="auto"/>
        <w:jc w:val="both"/>
        <w:rPr>
          <w:rFonts w:ascii="Sylfaen" w:hAnsi="Sylfaen"/>
          <w:lang w:val="hy-AM"/>
        </w:rPr>
      </w:pPr>
      <w:r>
        <w:rPr>
          <w:rFonts w:ascii="Sylfaen" w:hAnsi="Sylfaen"/>
          <w:lang w:val="hy-AM"/>
        </w:rPr>
        <w:t xml:space="preserve">               </w:t>
      </w:r>
      <w:r w:rsidR="006204DE" w:rsidRPr="00A96CD4">
        <w:rPr>
          <w:rFonts w:ascii="Sylfaen" w:hAnsi="Sylfaen"/>
          <w:lang w:val="hy-AM"/>
        </w:rPr>
        <w:t xml:space="preserve">                   </w:t>
      </w:r>
      <w:r>
        <w:rPr>
          <w:rFonts w:ascii="Sylfaen" w:hAnsi="Sylfaen"/>
          <w:lang w:val="hy-AM"/>
        </w:rPr>
        <w:t xml:space="preserve">        </w:t>
      </w:r>
      <w:r w:rsidR="00B91C4A" w:rsidRPr="00B91C4A">
        <w:rPr>
          <w:rFonts w:ascii="Sylfaen" w:hAnsi="Sylfaen"/>
          <w:noProof/>
          <w:lang w:val="hy-AM"/>
        </w:rPr>
        <w:drawing>
          <wp:inline distT="0" distB="0" distL="0" distR="0" wp14:anchorId="19893E69" wp14:editId="54365672">
            <wp:extent cx="2632203" cy="1881864"/>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2304" cy="1903384"/>
                    </a:xfrm>
                    <a:prstGeom prst="rect">
                      <a:avLst/>
                    </a:prstGeom>
                    <a:noFill/>
                    <a:ln>
                      <a:noFill/>
                    </a:ln>
                  </pic:spPr>
                </pic:pic>
              </a:graphicData>
            </a:graphic>
          </wp:inline>
        </w:drawing>
      </w:r>
      <w:r w:rsidR="006B546E" w:rsidRPr="00ED1929">
        <w:rPr>
          <w:rFonts w:ascii="Sylfaen" w:hAnsi="Sylfaen"/>
          <w:lang w:val="hy-AM"/>
        </w:rPr>
        <w:t xml:space="preserve">                                                                              </w:t>
      </w:r>
    </w:p>
    <w:p w14:paraId="1E3AD0A1" w14:textId="143596C1" w:rsidR="0089268A" w:rsidRPr="0089268A" w:rsidRDefault="0089268A" w:rsidP="0038714C">
      <w:pPr>
        <w:jc w:val="both"/>
        <w:rPr>
          <w:rFonts w:ascii="Sylfaen" w:hAnsi="Sylfaen"/>
          <w:lang w:val="hy-AM"/>
        </w:rPr>
      </w:pPr>
    </w:p>
    <w:p w14:paraId="2848D5AE" w14:textId="5FE0E715" w:rsidR="0038714C" w:rsidRPr="00E26812" w:rsidRDefault="0038714C" w:rsidP="002E1B12">
      <w:pPr>
        <w:jc w:val="center"/>
        <w:rPr>
          <w:rFonts w:ascii="Sylfaen" w:hAnsi="Sylfaen"/>
          <w:i/>
          <w:iCs/>
          <w:sz w:val="20"/>
          <w:szCs w:val="20"/>
          <w:lang w:val="hy-AM"/>
        </w:rPr>
      </w:pPr>
      <w:r w:rsidRPr="00E26812">
        <w:rPr>
          <w:rFonts w:ascii="Sylfaen" w:hAnsi="Sylfaen"/>
          <w:i/>
          <w:iCs/>
          <w:sz w:val="20"/>
          <w:szCs w:val="20"/>
          <w:lang w:val="hy-AM"/>
        </w:rPr>
        <w:t>Նկ</w:t>
      </w:r>
      <w:r w:rsidR="00E26812">
        <w:rPr>
          <w:i/>
          <w:iCs/>
          <w:sz w:val="20"/>
          <w:szCs w:val="20"/>
          <w:lang w:val="hy-AM"/>
        </w:rPr>
        <w:t>․</w:t>
      </w:r>
      <w:r w:rsidRPr="00E26812">
        <w:rPr>
          <w:rFonts w:ascii="Sylfaen" w:hAnsi="Sylfaen"/>
          <w:i/>
          <w:iCs/>
          <w:sz w:val="20"/>
          <w:szCs w:val="20"/>
          <w:lang w:val="hy-AM"/>
        </w:rPr>
        <w:t xml:space="preserve"> 1.2.</w:t>
      </w:r>
      <w:r w:rsidR="0031661E" w:rsidRPr="00E26812">
        <w:rPr>
          <w:rFonts w:ascii="Sylfaen" w:hAnsi="Sylfaen"/>
          <w:i/>
          <w:iCs/>
          <w:sz w:val="20"/>
          <w:szCs w:val="20"/>
          <w:lang w:val="hy-AM"/>
        </w:rPr>
        <w:t>1.</w:t>
      </w:r>
      <w:r w:rsidRPr="00E26812">
        <w:rPr>
          <w:rFonts w:ascii="Sylfaen" w:hAnsi="Sylfaen"/>
          <w:i/>
          <w:iCs/>
          <w:sz w:val="20"/>
          <w:szCs w:val="20"/>
          <w:lang w:val="hy-AM"/>
        </w:rPr>
        <w:t xml:space="preserve"> Բլոկների անթույլատրելի վերածածկում</w:t>
      </w:r>
      <w:r w:rsidR="00134607" w:rsidRPr="00E26812">
        <w:rPr>
          <w:rFonts w:ascii="Sylfaen" w:hAnsi="Sylfaen"/>
          <w:i/>
          <w:iCs/>
          <w:sz w:val="20"/>
          <w:szCs w:val="20"/>
          <w:lang w:val="hy-AM"/>
        </w:rPr>
        <w:t>,</w:t>
      </w:r>
      <w:r w:rsidRPr="00E26812">
        <w:rPr>
          <w:rFonts w:ascii="Sylfaen" w:hAnsi="Sylfaen"/>
          <w:i/>
          <w:iCs/>
          <w:sz w:val="20"/>
          <w:szCs w:val="20"/>
          <w:lang w:val="hy-AM"/>
        </w:rPr>
        <w:t xml:space="preserve"> ֆիզիկական կանոններին բավարարող </w:t>
      </w:r>
      <w:r w:rsidR="00A1475A" w:rsidRPr="00E26812">
        <w:rPr>
          <w:rFonts w:ascii="Sylfaen" w:hAnsi="Sylfaen"/>
          <w:i/>
          <w:iCs/>
          <w:sz w:val="20"/>
          <w:szCs w:val="20"/>
          <w:lang w:val="hy-AM"/>
        </w:rPr>
        <w:t>թույլատրելի</w:t>
      </w:r>
      <w:r w:rsidR="003B09DE" w:rsidRPr="00E26812">
        <w:rPr>
          <w:rFonts w:ascii="Sylfaen" w:hAnsi="Sylfaen"/>
          <w:i/>
          <w:iCs/>
          <w:sz w:val="20"/>
          <w:szCs w:val="20"/>
          <w:lang w:val="hy-AM"/>
        </w:rPr>
        <w:t xml:space="preserve"> </w:t>
      </w:r>
      <w:r w:rsidRPr="00E26812">
        <w:rPr>
          <w:rFonts w:ascii="Sylfaen" w:hAnsi="Sylfaen"/>
          <w:i/>
          <w:iCs/>
          <w:sz w:val="20"/>
          <w:szCs w:val="20"/>
          <w:lang w:val="hy-AM"/>
        </w:rPr>
        <w:t>դիրք</w:t>
      </w:r>
      <w:r w:rsidR="00134607" w:rsidRPr="00E26812">
        <w:rPr>
          <w:rFonts w:ascii="Sylfaen" w:hAnsi="Sylfaen"/>
          <w:i/>
          <w:iCs/>
          <w:sz w:val="20"/>
          <w:szCs w:val="20"/>
          <w:lang w:val="hy-AM"/>
        </w:rPr>
        <w:t xml:space="preserve"> և </w:t>
      </w:r>
      <w:r w:rsidRPr="00E26812">
        <w:rPr>
          <w:rFonts w:ascii="Sylfaen" w:hAnsi="Sylfaen"/>
          <w:i/>
          <w:iCs/>
          <w:sz w:val="20"/>
          <w:szCs w:val="20"/>
          <w:lang w:val="hy-AM"/>
        </w:rPr>
        <w:t xml:space="preserve"> </w:t>
      </w:r>
      <w:r w:rsidR="007C653F" w:rsidRPr="00E26812">
        <w:rPr>
          <w:rFonts w:ascii="Sylfaen" w:hAnsi="Sylfaen"/>
          <w:i/>
          <w:iCs/>
          <w:sz w:val="20"/>
          <w:szCs w:val="20"/>
          <w:lang w:val="hy-AM"/>
        </w:rPr>
        <w:t>շատ խիտ դասավորման խնդրի լուծում</w:t>
      </w:r>
      <w:r w:rsidR="006B546E" w:rsidRPr="00E26812">
        <w:rPr>
          <w:rFonts w:ascii="Sylfaen" w:hAnsi="Sylfaen"/>
          <w:i/>
          <w:iCs/>
          <w:sz w:val="20"/>
          <w:szCs w:val="20"/>
          <w:lang w:val="hy-AM"/>
        </w:rPr>
        <w:t xml:space="preserve"> </w:t>
      </w:r>
      <w:r w:rsidRPr="00E26812">
        <w:rPr>
          <w:rFonts w:ascii="Sylfaen" w:hAnsi="Sylfaen"/>
          <w:i/>
          <w:iCs/>
          <w:sz w:val="20"/>
          <w:szCs w:val="20"/>
          <w:lang w:val="hy-AM"/>
        </w:rPr>
        <w:t>:</w:t>
      </w:r>
    </w:p>
    <w:p w14:paraId="26B0CF87" w14:textId="77777777" w:rsidR="00ED1929" w:rsidRPr="0038714C" w:rsidRDefault="00ED1929" w:rsidP="0038714C">
      <w:pPr>
        <w:jc w:val="both"/>
        <w:rPr>
          <w:rFonts w:ascii="Sylfaen" w:hAnsi="Sylfaen"/>
          <w:lang w:val="hy-AM"/>
        </w:rPr>
      </w:pPr>
    </w:p>
    <w:p w14:paraId="5F83A798" w14:textId="6076358A" w:rsidR="0038714C" w:rsidRPr="0038714C" w:rsidRDefault="0038714C" w:rsidP="00EC1947">
      <w:pPr>
        <w:spacing w:line="360" w:lineRule="auto"/>
        <w:ind w:firstLine="720"/>
        <w:jc w:val="both"/>
        <w:rPr>
          <w:rFonts w:ascii="Sylfaen" w:hAnsi="Sylfaen"/>
          <w:lang w:val="hy-AM"/>
        </w:rPr>
      </w:pPr>
      <w:r w:rsidRPr="0038714C">
        <w:rPr>
          <w:rFonts w:ascii="Sylfaen" w:hAnsi="Sylfaen"/>
          <w:lang w:val="hy-AM"/>
        </w:rPr>
        <w:t>Հաջողված տեղաբաշխումը պարտավոր է ոչ միայն գեներացնել</w:t>
      </w:r>
      <w:r>
        <w:rPr>
          <w:rFonts w:ascii="Sylfaen" w:hAnsi="Sylfaen"/>
          <w:lang w:val="hy-AM"/>
        </w:rPr>
        <w:t xml:space="preserve"> </w:t>
      </w:r>
      <w:r w:rsidRPr="0038714C">
        <w:rPr>
          <w:rFonts w:ascii="Sylfaen" w:hAnsi="Sylfaen"/>
          <w:lang w:val="hy-AM"/>
        </w:rPr>
        <w:t xml:space="preserve">0% վերածածկումով </w:t>
      </w:r>
      <w:r w:rsidR="00D22841" w:rsidRPr="00D22841">
        <w:rPr>
          <w:rFonts w:ascii="Sylfaen" w:hAnsi="Sylfaen"/>
          <w:lang w:val="hy-AM"/>
        </w:rPr>
        <w:t>դասավորվածություն</w:t>
      </w:r>
      <w:r w:rsidRPr="0038714C">
        <w:rPr>
          <w:rFonts w:ascii="Sylfaen" w:hAnsi="Sylfaen"/>
          <w:lang w:val="hy-AM"/>
        </w:rPr>
        <w:t xml:space="preserve">, այլև ապահովել դատարկ տարածքների </w:t>
      </w:r>
      <w:r w:rsidR="007D5852">
        <w:rPr>
          <w:rFonts w:ascii="Sylfaen" w:hAnsi="Sylfaen"/>
          <w:lang w:val="hy-AM"/>
        </w:rPr>
        <w:t>համաչափ</w:t>
      </w:r>
      <w:r w:rsidRPr="0038714C">
        <w:rPr>
          <w:rFonts w:ascii="Sylfaen" w:hAnsi="Sylfaen"/>
          <w:lang w:val="hy-AM"/>
        </w:rPr>
        <w:t xml:space="preserve"> բաշխվածություն չիպի վրա։ Բանն այն է, որ բջիջների միջև եղած ազատ տարածությունները վատնված մակերես չեն. դրանք հանդիսանում են վերին </w:t>
      </w:r>
      <w:r w:rsidRPr="0038714C">
        <w:rPr>
          <w:rFonts w:ascii="Sylfaen" w:hAnsi="Sylfaen"/>
          <w:lang w:val="hy-AM"/>
        </w:rPr>
        <w:lastRenderedPageBreak/>
        <w:t xml:space="preserve">մետաղական շերտերով անցնող լարերի համար խիստ անհրաժեշտ երթուղավորման ռեսուրսներ։ Եթե ալգորիթմը բջիջները չափազանց խիտ </w:t>
      </w:r>
      <w:r w:rsidR="007D5852">
        <w:rPr>
          <w:rFonts w:ascii="Sylfaen" w:hAnsi="Sylfaen"/>
          <w:lang w:val="hy-AM"/>
        </w:rPr>
        <w:t>դասավորվեն</w:t>
      </w:r>
      <w:r w:rsidRPr="0038714C">
        <w:rPr>
          <w:rFonts w:ascii="Sylfaen" w:hAnsi="Sylfaen"/>
          <w:lang w:val="hy-AM"/>
        </w:rPr>
        <w:t>, տվյալ հատվածում կարող է առաջանալ երթուղավորման խցանում, որն անուղղելի է հաջորդող քայլերում։</w:t>
      </w:r>
    </w:p>
    <w:p w14:paraId="76EE420E" w14:textId="53F800FE" w:rsidR="00DB4D34" w:rsidRPr="002E1B12" w:rsidRDefault="00832298" w:rsidP="0045253F">
      <w:pPr>
        <w:pStyle w:val="Heading3"/>
        <w:spacing w:line="360" w:lineRule="auto"/>
        <w:jc w:val="center"/>
        <w:rPr>
          <w:b/>
          <w:bCs/>
          <w:lang w:val="hy-AM"/>
        </w:rPr>
      </w:pPr>
      <w:bookmarkStart w:id="14" w:name="_Toc227687626"/>
      <w:r w:rsidRPr="002E1B12">
        <w:rPr>
          <w:b/>
          <w:bCs/>
          <w:lang w:val="hy-AM"/>
        </w:rPr>
        <w:t>1.2.5. Եզրակացություն</w:t>
      </w:r>
      <w:bookmarkEnd w:id="14"/>
    </w:p>
    <w:p w14:paraId="6F2BFE55" w14:textId="3110D66D" w:rsidR="0038714C" w:rsidRDefault="009078E2" w:rsidP="001C48B0">
      <w:pPr>
        <w:spacing w:line="360" w:lineRule="auto"/>
        <w:ind w:firstLine="720"/>
        <w:jc w:val="both"/>
        <w:rPr>
          <w:rFonts w:ascii="Sylfaen" w:hAnsi="Sylfaen"/>
          <w:lang w:val="hy-AM"/>
        </w:rPr>
      </w:pPr>
      <w:r w:rsidRPr="009078E2">
        <w:rPr>
          <w:rFonts w:ascii="Sylfaen" w:hAnsi="Sylfaen"/>
          <w:lang w:val="hy-AM"/>
        </w:rPr>
        <w:t>Ամփոփելով տեղաբաշխման խնդրի դրվածքը՝ կարող ենք արձանագրել, որ այն դասական բազմաչափ օպտիմալացման</w:t>
      </w:r>
      <w:r w:rsidR="008E59DC">
        <w:rPr>
          <w:rFonts w:ascii="Sylfaen" w:hAnsi="Sylfaen"/>
          <w:lang w:val="hy-AM"/>
        </w:rPr>
        <w:t xml:space="preserve"> </w:t>
      </w:r>
      <w:r w:rsidRPr="009078E2">
        <w:rPr>
          <w:rFonts w:ascii="Sylfaen" w:hAnsi="Sylfaen"/>
          <w:lang w:val="hy-AM"/>
        </w:rPr>
        <w:t>խնդիր է, որտեղ երկու հիմնական նպատակները՝ լարերի երկարության (</w:t>
      </w:r>
      <w:r w:rsidR="008E59DC">
        <w:rPr>
          <w:rFonts w:ascii="Sylfaen" w:hAnsi="Sylfaen"/>
          <w:lang w:val="hy-AM"/>
        </w:rPr>
        <w:t>ԼԵԿԳ</w:t>
      </w:r>
      <w:r w:rsidRPr="009078E2">
        <w:rPr>
          <w:rFonts w:ascii="Sylfaen" w:hAnsi="Sylfaen"/>
          <w:lang w:val="hy-AM"/>
        </w:rPr>
        <w:t>) մինիմալացումը և բջիջների վերածածկումների բացառումը, գտնվում են մաթեմատիկական խիստ հակասության մեջ։ Խնդրի NP-բարդ բնույթը և այս հակասող պահանջների միաժամանակյա բավարարման անհրաժեշտությունը անհնար են դարձնում պարզ անալիտիկ լուծումների կիրառումը՝ պահանջելով գործընթացում ներդնել հատուկ բարձրակարգ ալգորիթմներ</w:t>
      </w:r>
      <w:r w:rsidR="00A05144" w:rsidRPr="009078E2">
        <w:rPr>
          <w:rFonts w:ascii="Sylfaen" w:hAnsi="Sylfaen"/>
          <w:lang w:val="hy-AM"/>
        </w:rPr>
        <w:t xml:space="preserve"> </w:t>
      </w:r>
      <w:r w:rsidRPr="009078E2">
        <w:rPr>
          <w:rFonts w:ascii="Sylfaen" w:hAnsi="Sylfaen"/>
          <w:lang w:val="hy-AM"/>
        </w:rPr>
        <w:t>։</w:t>
      </w:r>
    </w:p>
    <w:p w14:paraId="0E2473D5" w14:textId="396BD44A" w:rsidR="00D947BA" w:rsidRPr="002E1B12" w:rsidRDefault="00D947BA" w:rsidP="0045253F">
      <w:pPr>
        <w:pStyle w:val="Heading2"/>
        <w:numPr>
          <w:ilvl w:val="1"/>
          <w:numId w:val="38"/>
        </w:numPr>
        <w:spacing w:line="360" w:lineRule="auto"/>
        <w:rPr>
          <w:b/>
          <w:bCs/>
          <w:lang w:val="hy-AM"/>
        </w:rPr>
      </w:pPr>
      <w:bookmarkStart w:id="15" w:name="_Toc227687627"/>
      <w:r w:rsidRPr="002E1B12">
        <w:rPr>
          <w:b/>
          <w:bCs/>
          <w:lang w:val="hy-AM"/>
        </w:rPr>
        <w:t>ԳԼՈԲԱԼ ՏԵՂԱԲԱՇԽՄԱՆ ԽՆԴՐԻ ԼՈՒԾՄԱՆ ԺԱՄԱՆԱԿԱԿԻՑ ՄԵԹՈԴՆԵՐԸ</w:t>
      </w:r>
      <w:bookmarkEnd w:id="15"/>
    </w:p>
    <w:p w14:paraId="7B850709" w14:textId="09E2611C" w:rsidR="0085272F" w:rsidRPr="002E1B12" w:rsidRDefault="0085272F" w:rsidP="0045253F">
      <w:pPr>
        <w:pStyle w:val="Heading3"/>
        <w:spacing w:line="360" w:lineRule="auto"/>
        <w:jc w:val="center"/>
        <w:rPr>
          <w:b/>
          <w:bCs/>
          <w:lang w:val="hy-AM"/>
        </w:rPr>
      </w:pPr>
      <w:bookmarkStart w:id="16" w:name="_Toc227687628"/>
      <w:r w:rsidRPr="002E1B12">
        <w:rPr>
          <w:b/>
          <w:bCs/>
          <w:lang w:val="hy-AM"/>
        </w:rPr>
        <w:t>1.3.1. Ներածություն</w:t>
      </w:r>
      <w:bookmarkEnd w:id="16"/>
    </w:p>
    <w:p w14:paraId="73D04D37" w14:textId="1E0DB87A" w:rsidR="00D947BA" w:rsidRPr="00E041AC" w:rsidRDefault="009F6D6E" w:rsidP="00A53984">
      <w:pPr>
        <w:spacing w:before="240" w:line="360" w:lineRule="auto"/>
        <w:ind w:firstLine="720"/>
        <w:jc w:val="both"/>
        <w:rPr>
          <w:rFonts w:ascii="Sylfaen" w:hAnsi="Sylfaen"/>
          <w:lang w:val="hy-AM"/>
        </w:rPr>
      </w:pPr>
      <w:r w:rsidRPr="00E041AC">
        <w:rPr>
          <w:rFonts w:ascii="Sylfaen" w:hAnsi="Sylfaen"/>
          <w:lang w:val="hy-AM"/>
        </w:rPr>
        <w:t xml:space="preserve">Սույն բաժնում ուսումնասիրվում են գլոբալ տեղաբաշխման մաթեմատիկական խնդրի լուծման ժամանակակից ալգորիթմական մոտեցումները, որոնք կիրառվում են ինչպես գիտական, այնպես էլ </w:t>
      </w:r>
      <w:r w:rsidR="002C5D88" w:rsidRPr="002C5D88">
        <w:rPr>
          <w:rFonts w:ascii="Sylfaen" w:hAnsi="Sylfaen"/>
          <w:lang w:val="hy-AM"/>
        </w:rPr>
        <w:t>արդյունաբերական</w:t>
      </w:r>
      <w:r w:rsidR="002C5D88">
        <w:rPr>
          <w:rFonts w:ascii="Sylfaen" w:hAnsi="Sylfaen"/>
          <w:lang w:val="hy-AM"/>
        </w:rPr>
        <w:t xml:space="preserve"> </w:t>
      </w:r>
      <w:r w:rsidR="00E041AC">
        <w:rPr>
          <w:rFonts w:ascii="Sylfaen" w:hAnsi="Sylfaen"/>
          <w:lang w:val="hy-AM"/>
        </w:rPr>
        <w:t>էլեկտրոնային նախագծման ավտոմատացման</w:t>
      </w:r>
      <w:r w:rsidRPr="00E041AC">
        <w:rPr>
          <w:rFonts w:ascii="Sylfaen" w:hAnsi="Sylfaen"/>
          <w:lang w:val="hy-AM"/>
        </w:rPr>
        <w:t xml:space="preserve"> համակարգերում:</w:t>
      </w:r>
    </w:p>
    <w:p w14:paraId="277C5BF7" w14:textId="51F753B6" w:rsidR="00D947BA" w:rsidRPr="0085272F" w:rsidRDefault="00D947BA" w:rsidP="00EC1947">
      <w:pPr>
        <w:spacing w:line="360" w:lineRule="auto"/>
        <w:ind w:firstLine="720"/>
        <w:jc w:val="both"/>
        <w:rPr>
          <w:rFonts w:ascii="Sylfaen" w:hAnsi="Sylfaen"/>
          <w:highlight w:val="yellow"/>
          <w:lang w:val="hy-AM"/>
        </w:rPr>
      </w:pPr>
      <w:r w:rsidRPr="002C5D88">
        <w:rPr>
          <w:rFonts w:ascii="Sylfaen" w:hAnsi="Sylfaen"/>
          <w:lang w:val="hy-AM"/>
        </w:rPr>
        <w:t xml:space="preserve">Ինչպես նշվեց նախորդ բաժնում, տեղաբաշխման մաթեմատիկական խնդրի ճշգրիտ լուծումը անհնար է: Հետևաբար, վերջին տասնամյակների ընթացքում </w:t>
      </w:r>
      <w:r w:rsidR="002C5D88">
        <w:rPr>
          <w:rFonts w:ascii="Sylfaen" w:hAnsi="Sylfaen"/>
          <w:lang w:val="hy-AM"/>
        </w:rPr>
        <w:t>էլեկտրոնային նախագծման ավտոմատացման</w:t>
      </w:r>
      <w:r w:rsidRPr="002C5D88">
        <w:rPr>
          <w:rFonts w:ascii="Sylfaen" w:hAnsi="Sylfaen"/>
          <w:lang w:val="hy-AM"/>
        </w:rPr>
        <w:t xml:space="preserve"> արդյունաբերությունը մշակել է գլոբալ տեղաբաշխման խնդրի մոտարկման մի քանի հիմնական դասեր: Ժամանակակից գործիքներում կիրառվում են երեք հիմնարար ալգորիթմական մոտեցումներ՝ անալիտիկ տեղաբաշխում, մասնատման վրա հիմնված</w:t>
      </w:r>
      <w:r w:rsidR="002C5D88">
        <w:rPr>
          <w:rFonts w:ascii="Sylfaen" w:hAnsi="Sylfaen"/>
          <w:lang w:val="hy-AM"/>
        </w:rPr>
        <w:t xml:space="preserve"> </w:t>
      </w:r>
      <w:r w:rsidRPr="002C5D88">
        <w:rPr>
          <w:rFonts w:ascii="Sylfaen" w:hAnsi="Sylfaen"/>
          <w:lang w:val="hy-AM"/>
        </w:rPr>
        <w:t>տեղաբաշխում և մետաէվրիստիկ: Դրանցից յուրաքանչյուրն ունի իր արտահայտված դրական և բացասական կողմերը։</w:t>
      </w:r>
    </w:p>
    <w:p w14:paraId="1F69E8BA" w14:textId="185353FF" w:rsidR="00D947BA" w:rsidRPr="002E1B12" w:rsidRDefault="00D947BA" w:rsidP="0045253F">
      <w:pPr>
        <w:pStyle w:val="Heading3"/>
        <w:spacing w:line="360" w:lineRule="auto"/>
        <w:jc w:val="center"/>
        <w:rPr>
          <w:b/>
          <w:bCs/>
          <w:lang w:val="hy-AM"/>
        </w:rPr>
      </w:pPr>
      <w:bookmarkStart w:id="17" w:name="_Toc227687629"/>
      <w:r w:rsidRPr="002E1B12">
        <w:rPr>
          <w:b/>
          <w:bCs/>
          <w:lang w:val="hy-AM"/>
        </w:rPr>
        <w:lastRenderedPageBreak/>
        <w:t>1.3.</w:t>
      </w:r>
      <w:r w:rsidR="0085272F" w:rsidRPr="002E1B12">
        <w:rPr>
          <w:b/>
          <w:bCs/>
          <w:lang w:val="hy-AM"/>
        </w:rPr>
        <w:t>2</w:t>
      </w:r>
      <w:r w:rsidRPr="002E1B12">
        <w:rPr>
          <w:b/>
          <w:bCs/>
          <w:lang w:val="hy-AM"/>
        </w:rPr>
        <w:t>. Անալիտիկ տեղաբաշխման մեթոդներ</w:t>
      </w:r>
      <w:bookmarkEnd w:id="17"/>
    </w:p>
    <w:p w14:paraId="16C99B42" w14:textId="1E51C575" w:rsidR="00D947BA" w:rsidRPr="00D947BA" w:rsidRDefault="00D947BA" w:rsidP="00EC1947">
      <w:pPr>
        <w:spacing w:line="360" w:lineRule="auto"/>
        <w:ind w:firstLine="720"/>
        <w:jc w:val="both"/>
        <w:rPr>
          <w:rFonts w:ascii="Sylfaen" w:hAnsi="Sylfaen"/>
          <w:lang w:val="hy-AM"/>
        </w:rPr>
      </w:pPr>
      <w:r w:rsidRPr="00D947BA">
        <w:rPr>
          <w:rFonts w:ascii="Sylfaen" w:hAnsi="Sylfaen"/>
          <w:lang w:val="hy-AM"/>
        </w:rPr>
        <w:t>Անալիտիկ տեղաբաշխման մեթոդները (որոնցից են ուժերի վրա հիմնված և քառակուսային</w:t>
      </w:r>
      <w:r w:rsidR="008038E2">
        <w:rPr>
          <w:rFonts w:ascii="Sylfaen" w:hAnsi="Sylfaen"/>
          <w:lang w:val="hy-AM"/>
        </w:rPr>
        <w:t xml:space="preserve"> </w:t>
      </w:r>
      <w:r w:rsidRPr="00D947BA">
        <w:rPr>
          <w:rFonts w:ascii="Sylfaen" w:hAnsi="Sylfaen"/>
          <w:lang w:val="hy-AM"/>
        </w:rPr>
        <w:t>տեղաբաշխումները) ձևակերպում են խնդիրը որպես մաթեմատիկական անընդհատ ֆունկցիայի օպտիմալացում։ Քառակուսային տեղաբաշխման դեպքում ցանցերի  մոդելը վերածվում է իդեալական զսպանակների համակարգի: Յուրաքանչյուր լար դիտարկվում է որպես Հուկի օրենքով աշխատող զսպանակ, որը քաշում է միացված բջիջները միմյանց մոտ։</w:t>
      </w:r>
    </w:p>
    <w:p w14:paraId="4F55F61D" w14:textId="77777777" w:rsidR="00D947BA" w:rsidRPr="00D947BA" w:rsidRDefault="00D947BA" w:rsidP="00EC1947">
      <w:pPr>
        <w:spacing w:line="360" w:lineRule="auto"/>
        <w:ind w:firstLine="720"/>
        <w:jc w:val="both"/>
        <w:rPr>
          <w:rFonts w:ascii="Sylfaen" w:hAnsi="Sylfaen"/>
          <w:lang w:val="hy-AM"/>
        </w:rPr>
      </w:pPr>
      <w:r w:rsidRPr="00D947BA">
        <w:rPr>
          <w:rFonts w:ascii="Sylfaen" w:hAnsi="Sylfaen"/>
          <w:lang w:val="hy-AM"/>
        </w:rPr>
        <w:t>Այս մեթոդի պարագայում օպտիմալացման նպատակային ֆունկցիան ներկայացվում է որպես լարերի երկարությունների քառակուսիների գումար, որը հնարավոր է լուծել գծային հանրահաշվական հավասարումների մեծ համակարգերի (հակադարձ մատրիցների) միջոցով։</w:t>
      </w:r>
    </w:p>
    <w:p w14:paraId="2FCF86C9" w14:textId="6224E577" w:rsidR="00D947BA" w:rsidRPr="00D947BA" w:rsidRDefault="00D947BA" w:rsidP="004F178E">
      <w:pPr>
        <w:spacing w:line="360" w:lineRule="auto"/>
        <w:ind w:firstLine="720"/>
        <w:jc w:val="both"/>
        <w:rPr>
          <w:rFonts w:ascii="Sylfaen" w:hAnsi="Sylfaen"/>
          <w:lang w:val="hy-AM"/>
        </w:rPr>
      </w:pPr>
      <w:r w:rsidRPr="00D947BA">
        <w:rPr>
          <w:rFonts w:ascii="Sylfaen" w:hAnsi="Sylfaen"/>
          <w:lang w:val="hy-AM"/>
        </w:rPr>
        <w:t>Անալիտիկ մոտեցման գլխավոր առավելությունն իր բարձր արագությունն է և մաթեմատիկական գլոբալ օպտիմումի միանշանակ ապահովումը անընդհատ տարածության մեջ: Ժամանակակից գործիքներում այն թույլ է տալիս րոպեների ընթացքում մշակել միլիոնավոր բջիջներ։</w:t>
      </w:r>
    </w:p>
    <w:p w14:paraId="4772951A" w14:textId="3C83E3BE" w:rsidR="00D947BA" w:rsidRDefault="00D947BA" w:rsidP="004F178E">
      <w:pPr>
        <w:spacing w:line="360" w:lineRule="auto"/>
        <w:ind w:firstLine="720"/>
        <w:jc w:val="both"/>
        <w:rPr>
          <w:rFonts w:ascii="Sylfaen" w:hAnsi="Sylfaen"/>
          <w:lang w:val="hy-AM"/>
        </w:rPr>
      </w:pPr>
      <w:r w:rsidRPr="00D947BA">
        <w:rPr>
          <w:rFonts w:ascii="Sylfaen" w:hAnsi="Sylfaen"/>
          <w:lang w:val="hy-AM"/>
        </w:rPr>
        <w:t>Քանի որ ալգորիթմը որպես լարի մոդել օգտագործում է զսպանակներ, այն հակված է բոլոր բջիջները հավաքել և իրար վրա «դիզել»  սխեմայի կենտրոնում՝ առաջացնելով աղետալի վերածածկումներ: Վերածածկումների վերացման համար</w:t>
      </w:r>
      <w:r w:rsidR="0034731F">
        <w:rPr>
          <w:rFonts w:ascii="Sylfaen" w:hAnsi="Sylfaen"/>
          <w:lang w:val="hy-AM"/>
        </w:rPr>
        <w:t xml:space="preserve"> </w:t>
      </w:r>
      <w:r w:rsidRPr="00D947BA">
        <w:rPr>
          <w:rFonts w:ascii="Sylfaen" w:hAnsi="Sylfaen"/>
          <w:lang w:val="hy-AM"/>
        </w:rPr>
        <w:t>պահանջվում են լրացուցիչ ոչ գծային ուժեր, որոնք հաճախ հանգեցնում են ստացված «լավ» տոպոլոգիայի քայքայմանը և վատագույն դեպքերում՝ անլուծելի երթուղավորման խցանումների։</w:t>
      </w:r>
    </w:p>
    <w:p w14:paraId="4D1C0901" w14:textId="77777777" w:rsidR="00DF7103" w:rsidRPr="00D947BA" w:rsidRDefault="00DF7103" w:rsidP="00D947BA">
      <w:pPr>
        <w:jc w:val="both"/>
        <w:rPr>
          <w:rFonts w:ascii="Sylfaen" w:hAnsi="Sylfaen"/>
          <w:lang w:val="hy-AM"/>
        </w:rPr>
      </w:pPr>
    </w:p>
    <w:p w14:paraId="7EEB2236" w14:textId="6DF318B9" w:rsidR="00984730" w:rsidRPr="00984730" w:rsidRDefault="00984730" w:rsidP="00984730">
      <w:pPr>
        <w:jc w:val="center"/>
        <w:rPr>
          <w:rFonts w:ascii="Sylfaen" w:hAnsi="Sylfaen"/>
          <w:lang w:val="ru-RU"/>
        </w:rPr>
      </w:pPr>
      <w:r w:rsidRPr="00984730">
        <w:rPr>
          <w:rFonts w:ascii="Sylfaen" w:hAnsi="Sylfaen"/>
          <w:noProof/>
          <w:lang w:val="ru-RU"/>
        </w:rPr>
        <w:drawing>
          <wp:inline distT="0" distB="0" distL="0" distR="0" wp14:anchorId="767B9AB6" wp14:editId="311C102B">
            <wp:extent cx="1993900" cy="1993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6841" cy="2006841"/>
                    </a:xfrm>
                    <a:prstGeom prst="rect">
                      <a:avLst/>
                    </a:prstGeom>
                    <a:noFill/>
                    <a:ln>
                      <a:noFill/>
                    </a:ln>
                  </pic:spPr>
                </pic:pic>
              </a:graphicData>
            </a:graphic>
          </wp:inline>
        </w:drawing>
      </w:r>
    </w:p>
    <w:p w14:paraId="020943A0" w14:textId="77777777" w:rsidR="00AE4B0E" w:rsidRPr="00D947BA" w:rsidRDefault="00AE4B0E" w:rsidP="00D947BA">
      <w:pPr>
        <w:jc w:val="both"/>
        <w:rPr>
          <w:rFonts w:ascii="Sylfaen" w:hAnsi="Sylfaen"/>
          <w:lang w:val="hy-AM"/>
        </w:rPr>
      </w:pPr>
    </w:p>
    <w:p w14:paraId="17741DD8" w14:textId="5F05CDE1" w:rsidR="00D947BA" w:rsidRPr="00E26812" w:rsidRDefault="00D947BA" w:rsidP="00FC6FFA">
      <w:pPr>
        <w:jc w:val="center"/>
        <w:rPr>
          <w:rFonts w:ascii="Sylfaen" w:hAnsi="Sylfaen"/>
          <w:i/>
          <w:iCs/>
          <w:sz w:val="20"/>
          <w:szCs w:val="20"/>
          <w:lang w:val="hy-AM"/>
        </w:rPr>
      </w:pPr>
      <w:r w:rsidRPr="00E26812">
        <w:rPr>
          <w:rFonts w:ascii="Sylfaen" w:hAnsi="Sylfaen"/>
          <w:i/>
          <w:iCs/>
          <w:sz w:val="20"/>
          <w:szCs w:val="20"/>
          <w:lang w:val="hy-AM"/>
        </w:rPr>
        <w:t>Նկ</w:t>
      </w:r>
      <w:r w:rsidR="00677912">
        <w:rPr>
          <w:i/>
          <w:iCs/>
          <w:sz w:val="20"/>
          <w:szCs w:val="20"/>
          <w:lang w:val="hy-AM"/>
        </w:rPr>
        <w:t>․</w:t>
      </w:r>
      <w:r w:rsidRPr="00E26812">
        <w:rPr>
          <w:rFonts w:ascii="Sylfaen" w:hAnsi="Sylfaen"/>
          <w:i/>
          <w:iCs/>
          <w:sz w:val="20"/>
          <w:szCs w:val="20"/>
          <w:lang w:val="hy-AM"/>
        </w:rPr>
        <w:t xml:space="preserve"> 1.3.</w:t>
      </w:r>
      <w:r w:rsidR="00FC6FFA" w:rsidRPr="00E26812">
        <w:rPr>
          <w:rFonts w:ascii="Sylfaen" w:hAnsi="Sylfaen"/>
          <w:i/>
          <w:iCs/>
          <w:sz w:val="20"/>
          <w:szCs w:val="20"/>
          <w:lang w:val="hy-AM"/>
        </w:rPr>
        <w:t>1.</w:t>
      </w:r>
      <w:r w:rsidRPr="00E26812">
        <w:rPr>
          <w:rFonts w:ascii="Sylfaen" w:hAnsi="Sylfaen"/>
          <w:i/>
          <w:iCs/>
          <w:sz w:val="20"/>
          <w:szCs w:val="20"/>
          <w:lang w:val="hy-AM"/>
        </w:rPr>
        <w:t xml:space="preserve"> Անալիտիկ մոտեցման բնորոշ թերությունը.:</w:t>
      </w:r>
    </w:p>
    <w:p w14:paraId="74336B00" w14:textId="3D232C81" w:rsidR="000E76A2" w:rsidRDefault="000E76A2" w:rsidP="00302146">
      <w:pPr>
        <w:rPr>
          <w:rFonts w:ascii="Sylfaen" w:hAnsi="Sylfaen"/>
          <w:lang w:val="hy-AM"/>
        </w:rPr>
      </w:pPr>
    </w:p>
    <w:p w14:paraId="404894B3" w14:textId="01A8849D" w:rsidR="009468C1" w:rsidRPr="00302146" w:rsidRDefault="00D947BA" w:rsidP="0045253F">
      <w:pPr>
        <w:pStyle w:val="Heading3"/>
        <w:spacing w:line="360" w:lineRule="auto"/>
        <w:jc w:val="center"/>
        <w:rPr>
          <w:b/>
          <w:bCs/>
          <w:lang w:val="hy-AM"/>
        </w:rPr>
      </w:pPr>
      <w:bookmarkStart w:id="18" w:name="_Toc227687630"/>
      <w:r w:rsidRPr="002E1B12">
        <w:rPr>
          <w:b/>
          <w:bCs/>
          <w:lang w:val="hy-AM"/>
        </w:rPr>
        <w:lastRenderedPageBreak/>
        <w:t>1.3.</w:t>
      </w:r>
      <w:r w:rsidR="0085272F" w:rsidRPr="002E1B12">
        <w:rPr>
          <w:b/>
          <w:bCs/>
          <w:lang w:val="hy-AM"/>
        </w:rPr>
        <w:t>3</w:t>
      </w:r>
      <w:r w:rsidRPr="002E1B12">
        <w:rPr>
          <w:b/>
          <w:bCs/>
          <w:lang w:val="hy-AM"/>
        </w:rPr>
        <w:t>. Մասնատման վրա հիմնված մոտեցումներ</w:t>
      </w:r>
      <w:bookmarkEnd w:id="18"/>
    </w:p>
    <w:p w14:paraId="73E60DD9" w14:textId="510C3443" w:rsidR="00D947BA" w:rsidRPr="00D947BA" w:rsidRDefault="00D947BA" w:rsidP="00EC1947">
      <w:pPr>
        <w:spacing w:line="360" w:lineRule="auto"/>
        <w:ind w:firstLine="720"/>
        <w:jc w:val="both"/>
        <w:rPr>
          <w:rFonts w:ascii="Sylfaen" w:hAnsi="Sylfaen"/>
          <w:lang w:val="hy-AM"/>
        </w:rPr>
      </w:pPr>
      <w:r w:rsidRPr="00D947BA">
        <w:rPr>
          <w:rFonts w:ascii="Sylfaen" w:hAnsi="Sylfaen"/>
          <w:lang w:val="hy-AM"/>
        </w:rPr>
        <w:t xml:space="preserve">Այս դասի ալգորիթմները միկրոսխեմայի աբստրակտ տրամաբանական ցանցը դիտարկում են որպես </w:t>
      </w:r>
      <w:r w:rsidR="00541272">
        <w:rPr>
          <w:rFonts w:ascii="Sylfaen" w:hAnsi="Sylfaen"/>
          <w:lang w:val="hy-AM"/>
        </w:rPr>
        <w:t>հիպերգրաֆ</w:t>
      </w:r>
      <w:r w:rsidRPr="00D947BA">
        <w:rPr>
          <w:rFonts w:ascii="Sylfaen" w:hAnsi="Sylfaen"/>
          <w:lang w:val="hy-AM"/>
        </w:rPr>
        <w:t>, որտեղ հանգույցները ստանդարտ բջիջներն են, իսկ կողերը՝ էլեկտրական ցանցերը: Ալգորիթմը հետևողականորեն մասնատում է բյուրեղի մակերեսը և միաժամանակ գրաֆը՝ փորձելով նվազագույնի հասցնել այն կողերի քանակը, որոնք հատում են մասնատման սահմանագիծը։</w:t>
      </w:r>
    </w:p>
    <w:p w14:paraId="5BAE2F1F" w14:textId="2B5E41AE" w:rsidR="00D947BA" w:rsidRPr="00D947BA" w:rsidRDefault="00D947BA" w:rsidP="007F087E">
      <w:pPr>
        <w:spacing w:line="360" w:lineRule="auto"/>
        <w:ind w:firstLine="720"/>
        <w:jc w:val="both"/>
        <w:rPr>
          <w:rFonts w:ascii="Sylfaen" w:hAnsi="Sylfaen"/>
          <w:lang w:val="hy-AM"/>
        </w:rPr>
      </w:pPr>
      <w:r w:rsidRPr="00D947BA">
        <w:rPr>
          <w:rFonts w:ascii="Sylfaen" w:hAnsi="Sylfaen"/>
          <w:lang w:val="hy-AM"/>
        </w:rPr>
        <w:t>Ալգորիթմն աչքի է ընկնում հիանալի մասշտաբայնությամբ: «Բաժանիր և տիրիր» սկզբունքի շնորհիվ այն արագորեն կրճատում է խնդրի ծավալը՝ ապահովելով հաշվողական բարձր արագագործություն: Այն նաև բնականորեն հավասարաչափ է բաշխում բջիջները մակերեսի վրա:</w:t>
      </w:r>
    </w:p>
    <w:p w14:paraId="4452AAAD" w14:textId="2DA3876D" w:rsidR="00D947BA" w:rsidRPr="00D947BA" w:rsidRDefault="00D947BA" w:rsidP="007F087E">
      <w:pPr>
        <w:spacing w:line="360" w:lineRule="auto"/>
        <w:ind w:firstLine="720"/>
        <w:jc w:val="both"/>
        <w:rPr>
          <w:rFonts w:ascii="Sylfaen" w:hAnsi="Sylfaen"/>
          <w:lang w:val="hy-AM"/>
        </w:rPr>
      </w:pPr>
      <w:r w:rsidRPr="00D947BA">
        <w:rPr>
          <w:rFonts w:ascii="Sylfaen" w:hAnsi="Sylfaen"/>
          <w:lang w:val="hy-AM"/>
        </w:rPr>
        <w:t>Այս մոտեցման ամենամեծ խոցելիությունը դրա անուղղակի օպտիմալացումն է: Մասնատման սահմանագիծը հատող լարերի (կտրվածքների) քանակի նվազեցումը ոչ միշտ է երաշխավորում ընդհանուր լարերի երկարության  և ազդանշանային հապաղումների կրճատում: Հաճախ տեղական սխալ որոշումները (օրինակ՝ բջիջը սխալ ենթաբլոկում հայտնվելը) հետագա քայլերում անհնար է լինում ուղղել:</w:t>
      </w:r>
    </w:p>
    <w:p w14:paraId="4F78E474" w14:textId="77777777" w:rsidR="00DF7103" w:rsidRDefault="00DF7103" w:rsidP="00D947BA">
      <w:pPr>
        <w:jc w:val="both"/>
        <w:rPr>
          <w:rFonts w:ascii="Sylfaen" w:hAnsi="Sylfaen" w:cs="Segoe UI Emoji"/>
          <w:lang w:val="hy-AM"/>
        </w:rPr>
      </w:pPr>
    </w:p>
    <w:p w14:paraId="2AB80A28" w14:textId="004FB0F0" w:rsidR="004836AF" w:rsidRPr="004836AF" w:rsidRDefault="004F1236" w:rsidP="00FC6FFA">
      <w:pPr>
        <w:jc w:val="center"/>
        <w:rPr>
          <w:rFonts w:ascii="Sylfaen" w:hAnsi="Sylfaen"/>
          <w:lang w:val="ru-RU"/>
        </w:rPr>
      </w:pPr>
      <w:r w:rsidRPr="004F1236">
        <w:rPr>
          <w:rFonts w:ascii="Sylfaen" w:hAnsi="Sylfaen"/>
          <w:noProof/>
          <w:lang w:val="ru-RU"/>
        </w:rPr>
        <w:drawing>
          <wp:inline distT="0" distB="0" distL="0" distR="0" wp14:anchorId="2BB4A30B" wp14:editId="5D6EA8EC">
            <wp:extent cx="2029302" cy="20834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9302" cy="2083443"/>
                    </a:xfrm>
                    <a:prstGeom prst="rect">
                      <a:avLst/>
                    </a:prstGeom>
                    <a:noFill/>
                    <a:ln>
                      <a:noFill/>
                    </a:ln>
                  </pic:spPr>
                </pic:pic>
              </a:graphicData>
            </a:graphic>
          </wp:inline>
        </w:drawing>
      </w:r>
    </w:p>
    <w:p w14:paraId="0B23289E" w14:textId="11B1F665" w:rsidR="00D947BA" w:rsidRPr="00E26812" w:rsidRDefault="00D947BA" w:rsidP="00FC6FFA">
      <w:pPr>
        <w:jc w:val="center"/>
        <w:rPr>
          <w:rFonts w:ascii="Sylfaen" w:hAnsi="Sylfaen"/>
          <w:i/>
          <w:iCs/>
          <w:sz w:val="20"/>
          <w:szCs w:val="20"/>
          <w:lang w:val="hy-AM"/>
        </w:rPr>
      </w:pPr>
      <w:r w:rsidRPr="00E26812">
        <w:rPr>
          <w:rFonts w:ascii="Sylfaen" w:hAnsi="Sylfaen"/>
          <w:i/>
          <w:iCs/>
          <w:sz w:val="20"/>
          <w:szCs w:val="20"/>
          <w:lang w:val="hy-AM"/>
        </w:rPr>
        <w:t>Նկ</w:t>
      </w:r>
      <w:r w:rsidR="00677912">
        <w:rPr>
          <w:i/>
          <w:iCs/>
          <w:sz w:val="20"/>
          <w:szCs w:val="20"/>
          <w:lang w:val="hy-AM"/>
        </w:rPr>
        <w:t>․</w:t>
      </w:r>
      <w:r w:rsidRPr="00E26812">
        <w:rPr>
          <w:rFonts w:ascii="Sylfaen" w:hAnsi="Sylfaen"/>
          <w:i/>
          <w:iCs/>
          <w:sz w:val="20"/>
          <w:szCs w:val="20"/>
          <w:lang w:val="hy-AM"/>
        </w:rPr>
        <w:t xml:space="preserve"> 1.</w:t>
      </w:r>
      <w:r w:rsidR="00FC6FFA" w:rsidRPr="00E26812">
        <w:rPr>
          <w:rFonts w:ascii="Sylfaen" w:hAnsi="Sylfaen"/>
          <w:i/>
          <w:iCs/>
          <w:sz w:val="20"/>
          <w:szCs w:val="20"/>
          <w:lang w:val="ru-RU"/>
        </w:rPr>
        <w:t>3.2.</w:t>
      </w:r>
      <w:r w:rsidRPr="00E26812">
        <w:rPr>
          <w:rFonts w:ascii="Sylfaen" w:hAnsi="Sylfaen"/>
          <w:i/>
          <w:iCs/>
          <w:sz w:val="20"/>
          <w:szCs w:val="20"/>
          <w:lang w:val="hy-AM"/>
        </w:rPr>
        <w:t xml:space="preserve"> Մասնատման վրա հիմնված ալգորիթմի գրաֆային բաժանման և մակերեսի բաշխման սկզբունքը:</w:t>
      </w:r>
    </w:p>
    <w:p w14:paraId="67C66739" w14:textId="77777777" w:rsidR="00DF7103" w:rsidRDefault="00DF7103" w:rsidP="00D947BA">
      <w:pPr>
        <w:jc w:val="both"/>
        <w:rPr>
          <w:rFonts w:ascii="Sylfaen" w:hAnsi="Sylfaen"/>
          <w:lang w:val="hy-AM"/>
        </w:rPr>
      </w:pPr>
    </w:p>
    <w:p w14:paraId="71E3823A" w14:textId="423B836A" w:rsidR="00DF7103" w:rsidRPr="002E1B12" w:rsidRDefault="00D947BA" w:rsidP="0045253F">
      <w:pPr>
        <w:pStyle w:val="Heading3"/>
        <w:spacing w:line="360" w:lineRule="auto"/>
        <w:jc w:val="center"/>
        <w:rPr>
          <w:rFonts w:cs="Times New Roman"/>
          <w:b/>
          <w:bCs/>
          <w:lang w:val="hy-AM"/>
        </w:rPr>
      </w:pPr>
      <w:bookmarkStart w:id="19" w:name="_Toc227687631"/>
      <w:r w:rsidRPr="002E1B12">
        <w:rPr>
          <w:b/>
          <w:bCs/>
          <w:lang w:val="hy-AM"/>
        </w:rPr>
        <w:t>1.3.</w:t>
      </w:r>
      <w:r w:rsidR="002C741E" w:rsidRPr="002E1B12">
        <w:rPr>
          <w:b/>
          <w:bCs/>
          <w:lang w:val="hy-AM"/>
        </w:rPr>
        <w:t>4</w:t>
      </w:r>
      <w:r w:rsidRPr="002E1B12">
        <w:rPr>
          <w:b/>
          <w:bCs/>
          <w:lang w:val="hy-AM"/>
        </w:rPr>
        <w:t xml:space="preserve">. Մետաէվրիստիկ մոտեցում. </w:t>
      </w:r>
      <w:r w:rsidR="00BC5089" w:rsidRPr="002E1B12">
        <w:rPr>
          <w:b/>
          <w:bCs/>
          <w:lang w:val="hy-AM"/>
        </w:rPr>
        <w:t>Թրծման նմանակում</w:t>
      </w:r>
      <w:r w:rsidR="00BC5089" w:rsidRPr="002E1B12">
        <w:rPr>
          <w:rFonts w:ascii="Times New Roman" w:hAnsi="Times New Roman" w:cs="Times New Roman"/>
          <w:b/>
          <w:bCs/>
          <w:lang w:val="hy-AM"/>
        </w:rPr>
        <w:t>․</w:t>
      </w:r>
      <w:bookmarkEnd w:id="19"/>
    </w:p>
    <w:p w14:paraId="6BCA0863" w14:textId="0E962109" w:rsidR="00D947BA" w:rsidRPr="00D947BA" w:rsidRDefault="00BC5089" w:rsidP="0045253F">
      <w:pPr>
        <w:spacing w:line="360" w:lineRule="auto"/>
        <w:ind w:firstLine="720"/>
        <w:jc w:val="both"/>
        <w:rPr>
          <w:rFonts w:ascii="Sylfaen" w:hAnsi="Sylfaen"/>
          <w:lang w:val="hy-AM"/>
        </w:rPr>
      </w:pPr>
      <w:r w:rsidRPr="00BC5089">
        <w:rPr>
          <w:rFonts w:ascii="Sylfaen" w:hAnsi="Sylfaen"/>
          <w:lang w:val="hy-AM"/>
        </w:rPr>
        <w:t>Թրծման նամանակում</w:t>
      </w:r>
      <w:r>
        <w:rPr>
          <w:rFonts w:ascii="Sylfaen" w:hAnsi="Sylfaen"/>
          <w:lang w:val="hy-AM"/>
        </w:rPr>
        <w:t>ը</w:t>
      </w:r>
      <w:r w:rsidR="00D947BA" w:rsidRPr="00D947BA">
        <w:rPr>
          <w:rFonts w:ascii="Sylfaen" w:hAnsi="Sylfaen"/>
          <w:lang w:val="hy-AM"/>
        </w:rPr>
        <w:t xml:space="preserve"> </w:t>
      </w:r>
      <w:r w:rsidR="00D947BA" w:rsidRPr="007F087E">
        <w:rPr>
          <w:rFonts w:ascii="Sylfaen" w:hAnsi="Sylfaen"/>
          <w:lang w:val="hy-AM"/>
        </w:rPr>
        <w:t xml:space="preserve">հավանականային </w:t>
      </w:r>
      <w:r w:rsidR="00D947BA" w:rsidRPr="00D947BA">
        <w:rPr>
          <w:rFonts w:ascii="Sylfaen" w:hAnsi="Sylfaen"/>
          <w:lang w:val="hy-AM"/>
        </w:rPr>
        <w:t xml:space="preserve">մետաէվրիստիկ ալգորիթմ է, որը </w:t>
      </w:r>
      <w:r>
        <w:rPr>
          <w:rFonts w:ascii="Sylfaen" w:hAnsi="Sylfaen"/>
          <w:lang w:val="hy-AM"/>
        </w:rPr>
        <w:t>ոգեշնչված</w:t>
      </w:r>
      <w:r w:rsidR="00D947BA" w:rsidRPr="00D947BA">
        <w:rPr>
          <w:rFonts w:ascii="Sylfaen" w:hAnsi="Sylfaen"/>
          <w:lang w:val="hy-AM"/>
        </w:rPr>
        <w:t xml:space="preserve"> է մետալուրգիայում ֆիզիկական թրծման գործընթացից</w:t>
      </w:r>
      <w:r w:rsidR="006878B2">
        <w:rPr>
          <w:rFonts w:ascii="Sylfaen" w:hAnsi="Sylfaen"/>
          <w:lang w:val="hy-AM"/>
        </w:rPr>
        <w:t xml:space="preserve"> </w:t>
      </w:r>
      <w:r w:rsidR="006878B2" w:rsidRPr="006878B2">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_Ref227342903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1</w:t>
      </w:r>
      <w:r w:rsidR="00212EBF">
        <w:rPr>
          <w:rFonts w:ascii="Sylfaen" w:hAnsi="Sylfaen"/>
          <w:lang w:val="hy-AM"/>
        </w:rPr>
        <w:fldChar w:fldCharType="end"/>
      </w:r>
      <w:r w:rsidR="00212EBF">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_Ref227342926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3</w:t>
      </w:r>
      <w:r w:rsidR="00212EBF">
        <w:rPr>
          <w:rFonts w:ascii="Sylfaen" w:hAnsi="Sylfaen"/>
          <w:lang w:val="hy-AM"/>
        </w:rPr>
        <w:fldChar w:fldCharType="end"/>
      </w:r>
      <w:r w:rsidR="006878B2" w:rsidRPr="006878B2">
        <w:rPr>
          <w:rFonts w:ascii="Sylfaen" w:hAnsi="Sylfaen"/>
          <w:lang w:val="hy-AM"/>
        </w:rPr>
        <w:t>]</w:t>
      </w:r>
      <w:r w:rsidR="00D947BA" w:rsidRPr="00D947BA">
        <w:rPr>
          <w:rFonts w:ascii="Sylfaen" w:hAnsi="Sylfaen"/>
          <w:lang w:val="hy-AM"/>
        </w:rPr>
        <w:t xml:space="preserve">: Ֆիզիկական թրծման դեպքում մետաղը տաքացվում է մինչև բարձր ջերմաստիճան՝ ատոմներին հաղորդելով բարձր կինետիկ էներգիա և քաոսային շարժում, ինչից հետո դանդաղորեն սառեցվում է: Դանդաղ սառեցման շնորհիվ ատոմները կարողանում են խուսափել </w:t>
      </w:r>
      <w:r w:rsidR="00D947BA" w:rsidRPr="00D947BA">
        <w:rPr>
          <w:rFonts w:ascii="Sylfaen" w:hAnsi="Sylfaen"/>
          <w:lang w:val="hy-AM"/>
        </w:rPr>
        <w:lastRenderedPageBreak/>
        <w:t>լոկալ էներգետիկ մինիմումներից և գտնել կատարյալ բյուրեղային ցանց (գլոբալ մինիմում), որտեղ համակարգի ներքին լարվածությունները զրոյական են:</w:t>
      </w:r>
    </w:p>
    <w:p w14:paraId="40B09F72" w14:textId="56C2F755" w:rsidR="00D947BA" w:rsidRPr="00D947BA" w:rsidRDefault="008372DF" w:rsidP="00EC1947">
      <w:pPr>
        <w:spacing w:line="360" w:lineRule="auto"/>
        <w:ind w:firstLine="720"/>
        <w:jc w:val="both"/>
        <w:rPr>
          <w:rFonts w:ascii="Sylfaen" w:hAnsi="Sylfaen"/>
          <w:lang w:val="hy-AM"/>
        </w:rPr>
      </w:pPr>
      <w:r>
        <w:rPr>
          <w:rFonts w:ascii="Sylfaen" w:hAnsi="Sylfaen"/>
          <w:lang w:val="hy-AM"/>
        </w:rPr>
        <w:t>ԳՄԻՍ</w:t>
      </w:r>
      <w:r w:rsidR="00D947BA" w:rsidRPr="00D947BA">
        <w:rPr>
          <w:rFonts w:ascii="Sylfaen" w:hAnsi="Sylfaen"/>
          <w:lang w:val="hy-AM"/>
        </w:rPr>
        <w:t xml:space="preserve"> տեղաբաշխման մեջ համակարգի էներգիան համարժեք է լարերի երկարության և վերածածկման տուգանքների գումարին, իսկ ատոմների շարժումը համարժեք է բջիջների պատահական տեղաշարժին:</w:t>
      </w:r>
    </w:p>
    <w:p w14:paraId="785DF0DC" w14:textId="77777777" w:rsidR="00720B62" w:rsidRDefault="00D947BA" w:rsidP="00720B62">
      <w:pPr>
        <w:spacing w:line="360" w:lineRule="auto"/>
        <w:jc w:val="both"/>
        <w:rPr>
          <w:rFonts w:ascii="Sylfaen" w:hAnsi="Sylfaen"/>
          <w:lang w:val="hy-AM"/>
        </w:rPr>
      </w:pPr>
      <w:r w:rsidRPr="00D947BA">
        <w:rPr>
          <w:rFonts w:ascii="Sylfaen" w:hAnsi="Sylfaen"/>
          <w:lang w:val="hy-AM"/>
        </w:rPr>
        <w:t>Ալգորիթմի գլխավոր հատկանիշն այն է, որ բարձր «ջերմաստիճաններում» այն թույլատրում է ընդունել անգամ վատացնող լուծումներ (բոլցմանյան հավանականությամբ), որպեսզի դուրս գա լոկալ լավագույն, բայց գլոբալ առումով ոչ օպտիմալ դիրքերից:</w:t>
      </w:r>
    </w:p>
    <w:p w14:paraId="68E94CB8" w14:textId="55BC75F4" w:rsidR="004E2A8A" w:rsidRPr="00FC6FFA" w:rsidRDefault="00720B62" w:rsidP="00E47DC0">
      <w:pPr>
        <w:spacing w:line="360" w:lineRule="auto"/>
        <w:jc w:val="center"/>
        <w:rPr>
          <w:rFonts w:ascii="Sylfaen" w:hAnsi="Sylfaen" w:cs="Segoe UI Emoji"/>
        </w:rPr>
      </w:pPr>
      <w:r>
        <w:rPr>
          <w:rFonts w:ascii="Sylfaen" w:hAnsi="Sylfaen" w:cs="Segoe UI Emoji"/>
          <w:noProof/>
          <w:lang w:val="hy-AM"/>
          <w14:ligatures w14:val="standardContextual"/>
        </w:rPr>
        <mc:AlternateContent>
          <mc:Choice Requires="wpg">
            <w:drawing>
              <wp:anchor distT="0" distB="0" distL="114300" distR="114300" simplePos="0" relativeHeight="251672576" behindDoc="0" locked="0" layoutInCell="1" allowOverlap="1" wp14:anchorId="66F2055C" wp14:editId="1E956F81">
                <wp:simplePos x="0" y="0"/>
                <wp:positionH relativeFrom="column">
                  <wp:posOffset>1823361</wp:posOffset>
                </wp:positionH>
                <wp:positionV relativeFrom="paragraph">
                  <wp:posOffset>638893</wp:posOffset>
                </wp:positionV>
                <wp:extent cx="1436416" cy="1687333"/>
                <wp:effectExtent l="0" t="0" r="0" b="8255"/>
                <wp:wrapNone/>
                <wp:docPr id="24" name="Group 24"/>
                <wp:cNvGraphicFramePr/>
                <a:graphic xmlns:a="http://schemas.openxmlformats.org/drawingml/2006/main">
                  <a:graphicData uri="http://schemas.microsoft.com/office/word/2010/wordprocessingGroup">
                    <wpg:wgp>
                      <wpg:cNvGrpSpPr/>
                      <wpg:grpSpPr>
                        <a:xfrm>
                          <a:off x="0" y="0"/>
                          <a:ext cx="1436416" cy="1687333"/>
                          <a:chOff x="349250" y="19050"/>
                          <a:chExt cx="1436416" cy="1687333"/>
                        </a:xfrm>
                      </wpg:grpSpPr>
                      <wps:wsp>
                        <wps:cNvPr id="22" name="Rectangle 22"/>
                        <wps:cNvSpPr/>
                        <wps:spPr>
                          <a:xfrm rot="16200000">
                            <a:off x="-158163" y="526463"/>
                            <a:ext cx="1236819" cy="221993"/>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225DBC4" w14:textId="004A073C" w:rsidR="00720B62" w:rsidRPr="00720B62" w:rsidRDefault="00720B62" w:rsidP="00720B62">
                              <w:pPr>
                                <w:jc w:val="center"/>
                                <w:rPr>
                                  <w:sz w:val="16"/>
                                  <w:szCs w:val="16"/>
                                  <w:lang w:val="hy-AM"/>
                                </w:rPr>
                              </w:pPr>
                              <w:r w:rsidRPr="00720B62">
                                <w:rPr>
                                  <w:sz w:val="16"/>
                                  <w:szCs w:val="16"/>
                                  <w:lang w:val="hy-AM"/>
                                </w:rPr>
                                <w:t>Նպատակային արժեք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548847" y="1484390"/>
                            <a:ext cx="1236819" cy="221993"/>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F148996" w14:textId="6E18C87A" w:rsidR="00720B62" w:rsidRPr="00720B62" w:rsidRDefault="00720B62" w:rsidP="00720B62">
                              <w:pPr>
                                <w:jc w:val="center"/>
                                <w:rPr>
                                  <w:sz w:val="16"/>
                                  <w:szCs w:val="16"/>
                                  <w:lang w:val="hy-AM"/>
                                </w:rPr>
                              </w:pPr>
                              <w:r>
                                <w:rPr>
                                  <w:sz w:val="16"/>
                                  <w:szCs w:val="16"/>
                                  <w:lang w:val="hy-AM"/>
                                </w:rPr>
                                <w:t>իտերացիա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F2055C" id="Group 24" o:spid="_x0000_s1027" style="position:absolute;left:0;text-align:left;margin-left:143.55pt;margin-top:50.3pt;width:113.1pt;height:132.85pt;z-index:251672576;mso-width-relative:margin;mso-height-relative:margin" coordorigin="3492,190" coordsize="14364,16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">
                <v:rect id="Rectangle 22" o:spid="_x0000_s1028" style="position:absolute;left:-1582;top:5264;width:12368;height:22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" fillcolor="white [3201]" stroked="f" strokeweight="1pt">
                  <v:textbox>
                    <w:txbxContent>
                      <w:p w14:paraId="1225DBC4" w14:textId="004A073C" w:rsidR="00720B62" w:rsidRPr="00720B62" w:rsidRDefault="00720B62" w:rsidP="00720B62">
                        <w:pPr>
                          <w:jc w:val="center"/>
                          <w:rPr>
                            <w:sz w:val="16"/>
                            <w:szCs w:val="16"/>
                            <w:lang w:val="hy-AM"/>
                          </w:rPr>
                        </w:pPr>
                        <w:r w:rsidRPr="00720B62">
                          <w:rPr>
                            <w:sz w:val="16"/>
                            <w:szCs w:val="16"/>
                            <w:lang w:val="hy-AM"/>
                          </w:rPr>
                          <w:t>Նպատակային արժեք</w:t>
                        </w:r>
                      </w:p>
                    </w:txbxContent>
                  </v:textbox>
                </v:rect>
                <v:rect id="Rectangle 23" o:spid="_x0000_s1029" style="position:absolute;left:5488;top:14843;width:12368;height:2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" fillcolor="white [3201]" stroked="f" strokeweight="1pt">
                  <v:textbox>
                    <w:txbxContent>
                      <w:p w14:paraId="1F148996" w14:textId="6E18C87A" w:rsidR="00720B62" w:rsidRPr="00720B62" w:rsidRDefault="00720B62" w:rsidP="00720B62">
                        <w:pPr>
                          <w:jc w:val="center"/>
                          <w:rPr>
                            <w:sz w:val="16"/>
                            <w:szCs w:val="16"/>
                            <w:lang w:val="hy-AM"/>
                          </w:rPr>
                        </w:pPr>
                        <w:r>
                          <w:rPr>
                            <w:sz w:val="16"/>
                            <w:szCs w:val="16"/>
                            <w:lang w:val="hy-AM"/>
                          </w:rPr>
                          <w:t>իտերացիա</w:t>
                        </w:r>
                      </w:p>
                    </w:txbxContent>
                  </v:textbox>
                </v:rect>
              </v:group>
            </w:pict>
          </mc:Fallback>
        </mc:AlternateContent>
      </w:r>
      <w:r w:rsidR="00337D73" w:rsidRPr="00337D73">
        <w:rPr>
          <w:rFonts w:ascii="Sylfaen" w:hAnsi="Sylfaen" w:cs="Segoe UI Emoji"/>
          <w:noProof/>
          <w:lang w:val="hy-AM"/>
        </w:rPr>
        <w:drawing>
          <wp:inline distT="0" distB="0" distL="0" distR="0" wp14:anchorId="646A52F1" wp14:editId="31B46056">
            <wp:extent cx="2360930" cy="2360930"/>
            <wp:effectExtent l="0" t="0" r="127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0930" cy="2360930"/>
                    </a:xfrm>
                    <a:prstGeom prst="rect">
                      <a:avLst/>
                    </a:prstGeom>
                    <a:noFill/>
                    <a:ln>
                      <a:noFill/>
                    </a:ln>
                  </pic:spPr>
                </pic:pic>
              </a:graphicData>
            </a:graphic>
          </wp:inline>
        </w:drawing>
      </w:r>
    </w:p>
    <w:p w14:paraId="58FCF8EE" w14:textId="686E7A3B" w:rsidR="00043D94" w:rsidRDefault="00D947BA" w:rsidP="00302146">
      <w:pPr>
        <w:spacing w:line="360" w:lineRule="auto"/>
        <w:jc w:val="center"/>
        <w:rPr>
          <w:rFonts w:ascii="Sylfaen" w:hAnsi="Sylfaen"/>
          <w:lang w:val="hy-AM"/>
        </w:rPr>
      </w:pPr>
      <w:r w:rsidRPr="00677912">
        <w:rPr>
          <w:rFonts w:ascii="Sylfaen" w:hAnsi="Sylfaen"/>
          <w:i/>
          <w:iCs/>
          <w:sz w:val="20"/>
          <w:szCs w:val="20"/>
          <w:lang w:val="hy-AM"/>
        </w:rPr>
        <w:t>Նկ 1.</w:t>
      </w:r>
      <w:r w:rsidR="00FC6FFA" w:rsidRPr="00677912">
        <w:rPr>
          <w:rFonts w:ascii="Sylfaen" w:hAnsi="Sylfaen"/>
          <w:i/>
          <w:iCs/>
          <w:sz w:val="20"/>
          <w:szCs w:val="20"/>
        </w:rPr>
        <w:t>3.3</w:t>
      </w:r>
      <w:r w:rsidRPr="00677912">
        <w:rPr>
          <w:rFonts w:ascii="Sylfaen" w:hAnsi="Sylfaen"/>
          <w:i/>
          <w:iCs/>
          <w:sz w:val="20"/>
          <w:szCs w:val="20"/>
          <w:lang w:val="hy-AM"/>
        </w:rPr>
        <w:t>.</w:t>
      </w:r>
      <w:r w:rsidRPr="00E26812">
        <w:rPr>
          <w:rFonts w:ascii="Sylfaen" w:hAnsi="Sylfaen"/>
          <w:i/>
          <w:iCs/>
          <w:sz w:val="20"/>
          <w:szCs w:val="20"/>
          <w:lang w:val="hy-AM"/>
        </w:rPr>
        <w:t xml:space="preserve"> </w:t>
      </w:r>
      <w:r w:rsidR="009632A4" w:rsidRPr="00E26812">
        <w:rPr>
          <w:rFonts w:ascii="Sylfaen" w:hAnsi="Sylfaen"/>
          <w:i/>
          <w:iCs/>
          <w:sz w:val="20"/>
          <w:szCs w:val="20"/>
          <w:lang w:val="hy-AM"/>
        </w:rPr>
        <w:t xml:space="preserve">Թրծման նմանակում </w:t>
      </w:r>
      <w:r w:rsidRPr="00E26812">
        <w:rPr>
          <w:rFonts w:ascii="Sylfaen" w:hAnsi="Sylfaen"/>
          <w:i/>
          <w:iCs/>
          <w:sz w:val="20"/>
          <w:szCs w:val="20"/>
          <w:lang w:val="hy-AM"/>
        </w:rPr>
        <w:t>ալգորիթմի հավանականային անցումները՝ լոկալ մինիմումներից խուսափելու և գլոբալ օպտիմում գտնելու նպատակով</w:t>
      </w:r>
      <w:r w:rsidRPr="00D947BA">
        <w:rPr>
          <w:rFonts w:ascii="Sylfaen" w:hAnsi="Sylfaen"/>
          <w:lang w:val="hy-AM"/>
        </w:rPr>
        <w:t>:</w:t>
      </w:r>
    </w:p>
    <w:p w14:paraId="4BB7468B" w14:textId="19137991" w:rsidR="00D947BA" w:rsidRPr="00D947BA" w:rsidRDefault="00D947BA" w:rsidP="00EC1947">
      <w:pPr>
        <w:spacing w:line="360" w:lineRule="auto"/>
        <w:ind w:firstLine="720"/>
        <w:jc w:val="both"/>
        <w:rPr>
          <w:rFonts w:ascii="Sylfaen" w:hAnsi="Sylfaen"/>
          <w:lang w:val="hy-AM"/>
        </w:rPr>
      </w:pPr>
      <w:r w:rsidRPr="00D947BA">
        <w:rPr>
          <w:rFonts w:ascii="Sylfaen" w:hAnsi="Sylfaen"/>
          <w:lang w:val="hy-AM"/>
        </w:rPr>
        <w:t xml:space="preserve">Ճիշտ կարգավորված պարամետրերի (սառեցման արագություն, ջերմաստիճան) և էվոլյուցիոն պրոցեսի շնորհիվ </w:t>
      </w:r>
      <w:r w:rsidR="002951EC">
        <w:rPr>
          <w:rFonts w:ascii="Sylfaen" w:hAnsi="Sylfaen"/>
          <w:lang w:val="hy-AM"/>
        </w:rPr>
        <w:t>այն</w:t>
      </w:r>
      <w:r w:rsidR="00413D94">
        <w:rPr>
          <w:rFonts w:ascii="Sylfaen" w:hAnsi="Sylfaen"/>
          <w:lang w:val="hy-AM"/>
        </w:rPr>
        <w:t xml:space="preserve"> </w:t>
      </w:r>
      <w:r w:rsidRPr="00D947BA">
        <w:rPr>
          <w:rFonts w:ascii="Sylfaen" w:hAnsi="Sylfaen"/>
          <w:lang w:val="hy-AM"/>
        </w:rPr>
        <w:t>ապահովում է անգերազանցելի բարձր որակ և ճկունություն: Այն կարող է հեշտությամբ հաշվի առնել ցանկացած տեսակի բարդ, ոչ գծային ֆիզիկական սահմանափակում (օրինակ՝ բարդ ձևի մակրոբլոկներ, տաքացման գոտիներ, էլեկտրամագնիսական խանգարումներ), որոնք անհնար է մոդելավորել անալիտիկ կամ մասնատման ալգորիթմներում:</w:t>
      </w:r>
    </w:p>
    <w:p w14:paraId="511A0E06" w14:textId="1B2B76A3" w:rsidR="00D947BA" w:rsidRDefault="00D947BA" w:rsidP="00E47DC0">
      <w:pPr>
        <w:spacing w:after="240" w:line="360" w:lineRule="auto"/>
        <w:ind w:firstLine="720"/>
        <w:jc w:val="both"/>
        <w:rPr>
          <w:rFonts w:ascii="Sylfaen" w:hAnsi="Sylfaen"/>
          <w:lang w:val="hy-AM"/>
        </w:rPr>
      </w:pPr>
      <w:r w:rsidRPr="00D947BA">
        <w:rPr>
          <w:rFonts w:ascii="Sylfaen" w:hAnsi="Sylfaen"/>
          <w:lang w:val="hy-AM"/>
        </w:rPr>
        <w:t>Պատմականորեն այս ալգորիթմի միակ, բայց ճակատագրական թերությունը եղել է դրա ծայրահեղ դանդաղությունը:</w:t>
      </w:r>
    </w:p>
    <w:p w14:paraId="0CA3C317" w14:textId="77777777" w:rsidR="00A4632B" w:rsidRPr="002E1B12" w:rsidRDefault="00A4632B" w:rsidP="0045253F">
      <w:pPr>
        <w:pStyle w:val="Heading3"/>
        <w:spacing w:before="0" w:line="360" w:lineRule="auto"/>
        <w:jc w:val="center"/>
        <w:rPr>
          <w:b/>
          <w:bCs/>
          <w:lang w:val="hy-AM"/>
        </w:rPr>
      </w:pPr>
      <w:bookmarkStart w:id="20" w:name="_Toc227687632"/>
      <w:r w:rsidRPr="002E1B12">
        <w:rPr>
          <w:b/>
          <w:bCs/>
          <w:lang w:val="hy-AM"/>
        </w:rPr>
        <w:t>1.3.5. Եզրակացություն</w:t>
      </w:r>
      <w:bookmarkEnd w:id="20"/>
    </w:p>
    <w:p w14:paraId="7EE607B4" w14:textId="201440B8" w:rsidR="00385F96" w:rsidRPr="00302146" w:rsidRDefault="00A4632B" w:rsidP="007450B9">
      <w:pPr>
        <w:spacing w:after="240" w:line="360" w:lineRule="auto"/>
        <w:ind w:firstLine="720"/>
        <w:jc w:val="both"/>
        <w:rPr>
          <w:rFonts w:ascii="Sylfaen" w:hAnsi="Sylfaen"/>
          <w:lang w:val="hy-AM"/>
        </w:rPr>
      </w:pPr>
      <w:r w:rsidRPr="00A4632B">
        <w:rPr>
          <w:rFonts w:ascii="Sylfaen" w:hAnsi="Sylfaen"/>
          <w:lang w:val="hy-AM"/>
        </w:rPr>
        <w:t xml:space="preserve">Ամփոփելով գլոբալ տեղաբաշխման ալգորիթմների վերլուծությունը՝ կարող ենք արձանագրել, որ յուրաքանչյուր մեթոդ ունի հստակ արտահայտված փոխզիջումներ  </w:t>
      </w:r>
      <w:r w:rsidRPr="00A4632B">
        <w:rPr>
          <w:rFonts w:ascii="Sylfaen" w:hAnsi="Sylfaen"/>
          <w:lang w:val="hy-AM"/>
        </w:rPr>
        <w:lastRenderedPageBreak/>
        <w:t xml:space="preserve">արագության և որակի միջև: Անալիտիկ և մասնատման մեթոդները գրավիչ են իրենց հաշվողական բարձր արագությամբ, սակայն հաճախ խնդիրներ են ունենում ֆիզիկական խիստ սահմանափակումների (վերածածկումներ, խցանումներ) արդյունավետ կառավարման հարցում: Ի հակադրություն սրանց, </w:t>
      </w:r>
      <w:r w:rsidR="00CB7BA0">
        <w:rPr>
          <w:rFonts w:ascii="Sylfaen" w:hAnsi="Sylfaen"/>
          <w:lang w:val="hy-AM"/>
        </w:rPr>
        <w:t xml:space="preserve">Թրծման նմանակում </w:t>
      </w:r>
      <w:r w:rsidRPr="00A4632B">
        <w:rPr>
          <w:rFonts w:ascii="Sylfaen" w:hAnsi="Sylfaen"/>
          <w:lang w:val="hy-AM"/>
        </w:rPr>
        <w:t xml:space="preserve">մետաէվրիստիկ ալգորիթմը տրամադրում է անգերազանցելի լուծման որակ և ցանկացած ֆիզիկական սահմանափակում կլանելու բացառիկ ճկունություն, սակայն սահմանափակված է դանդաղագործությամբ: Այս եզրահանգումն ապացուցում է, որ գիտական հանրության գլխավոր մարտահրավերը </w:t>
      </w:r>
      <w:r w:rsidR="009E6406">
        <w:rPr>
          <w:rFonts w:ascii="Sylfaen" w:hAnsi="Sylfaen"/>
          <w:lang w:val="hy-AM"/>
        </w:rPr>
        <w:t>Թրծման նմ</w:t>
      </w:r>
      <w:r w:rsidR="00E9614B">
        <w:rPr>
          <w:rFonts w:ascii="Sylfaen" w:hAnsi="Sylfaen"/>
          <w:lang w:val="hy-AM"/>
        </w:rPr>
        <w:t>ա</w:t>
      </w:r>
      <w:r w:rsidR="009E6406">
        <w:rPr>
          <w:rFonts w:ascii="Sylfaen" w:hAnsi="Sylfaen"/>
          <w:lang w:val="hy-AM"/>
        </w:rPr>
        <w:t>նակման</w:t>
      </w:r>
      <w:r w:rsidRPr="00A4632B">
        <w:rPr>
          <w:rFonts w:ascii="Sylfaen" w:hAnsi="Sylfaen"/>
          <w:lang w:val="hy-AM"/>
        </w:rPr>
        <w:t xml:space="preserve"> մաթեմատիկական մոդելի պահպանումն է՝ զուգահեռաբար լուծելով դրա հաշվողական բարդության խնդիրը:</w:t>
      </w:r>
    </w:p>
    <w:p w14:paraId="15D9DCA5" w14:textId="34D8982A" w:rsidR="00385F96" w:rsidRPr="002E1B12" w:rsidRDefault="00385F96" w:rsidP="0045253F">
      <w:pPr>
        <w:spacing w:line="360" w:lineRule="auto"/>
        <w:rPr>
          <w:rFonts w:ascii="Sylfaen" w:hAnsi="Sylfaen"/>
          <w:b/>
          <w:bCs/>
          <w:iCs/>
          <w:lang w:val="hy-AM"/>
        </w:rPr>
      </w:pPr>
      <w:r w:rsidRPr="002E1B12">
        <w:rPr>
          <w:rFonts w:ascii="Sylfaen" w:hAnsi="Sylfaen"/>
          <w:b/>
          <w:bCs/>
          <w:iCs/>
          <w:lang w:val="hy-AM"/>
        </w:rPr>
        <w:t>1.</w:t>
      </w:r>
      <w:r w:rsidR="001C0CB8" w:rsidRPr="002E1B12">
        <w:rPr>
          <w:rFonts w:ascii="Sylfaen" w:hAnsi="Sylfaen"/>
          <w:b/>
          <w:bCs/>
          <w:iCs/>
          <w:lang w:val="hy-AM"/>
        </w:rPr>
        <w:t>4</w:t>
      </w:r>
      <w:r w:rsidRPr="002E1B12">
        <w:rPr>
          <w:rFonts w:ascii="Sylfaen" w:hAnsi="Sylfaen"/>
          <w:b/>
          <w:bCs/>
          <w:iCs/>
          <w:lang w:val="hy-AM"/>
        </w:rPr>
        <w:t>. ԵԶՐԱԿԱՑՈՒԹՅՈՒՆ</w:t>
      </w:r>
    </w:p>
    <w:p w14:paraId="61F2537F" w14:textId="697F8FDC" w:rsidR="00385F96" w:rsidRPr="00385F96" w:rsidRDefault="00385F96" w:rsidP="001C48B0">
      <w:pPr>
        <w:spacing w:line="360" w:lineRule="auto"/>
        <w:ind w:firstLine="720"/>
        <w:jc w:val="both"/>
        <w:rPr>
          <w:rFonts w:ascii="Sylfaen" w:hAnsi="Sylfaen"/>
          <w:iCs/>
          <w:lang w:val="hy-AM"/>
        </w:rPr>
      </w:pPr>
      <w:r w:rsidRPr="00385F96">
        <w:rPr>
          <w:rFonts w:ascii="Sylfaen" w:hAnsi="Sylfaen"/>
          <w:iCs/>
          <w:lang w:val="hy-AM"/>
        </w:rPr>
        <w:t xml:space="preserve">Ամփոփելով գրականության ակնարկը՝ կարող ենք արձանագրել, որ գերմեծ ինտեգրալ սխեմաների տեղաբաշխումը շարունակում է մնալ ժամանակակից էլեկտրոնիկայի կարևորագույն և մաթեմատիկապես ամենաբարդ օղակը։ Անալիտիկ և մասնատման վրա հիմնված մեթոդները, չնայած իրենց արագությանը, հաճախ զիջում են ճկունության և </w:t>
      </w:r>
      <w:r w:rsidR="0025497B" w:rsidRPr="00CE63EF">
        <w:rPr>
          <w:rFonts w:ascii="Sylfaen" w:hAnsi="Sylfaen"/>
          <w:iCs/>
          <w:lang w:val="hy-AM"/>
        </w:rPr>
        <w:t>ծրագծման</w:t>
      </w:r>
      <w:r w:rsidRPr="00385F96">
        <w:rPr>
          <w:rFonts w:ascii="Sylfaen" w:hAnsi="Sylfaen"/>
          <w:iCs/>
          <w:lang w:val="hy-AM"/>
        </w:rPr>
        <w:t xml:space="preserve"> անխափանության ապահովման հարցերում։ </w:t>
      </w:r>
      <w:r w:rsidR="00712B43">
        <w:rPr>
          <w:rFonts w:ascii="Sylfaen" w:hAnsi="Sylfaen"/>
          <w:iCs/>
          <w:lang w:val="hy-AM"/>
        </w:rPr>
        <w:t xml:space="preserve">Թրծման նմանակումը </w:t>
      </w:r>
      <w:r w:rsidRPr="00385F96">
        <w:rPr>
          <w:rFonts w:ascii="Sylfaen" w:hAnsi="Sylfaen"/>
          <w:iCs/>
          <w:lang w:val="hy-AM"/>
        </w:rPr>
        <w:t>տրամադրում է օպտիմալ որակ և անհրաժեշտ ֆիզիկական սահմանափակումների ճշգրիտ պահպանում, սակայն պահանջում է խորքային ալգորիթմական վերանախագծում՝ հաշվողական ժամանակը պրակտիկ և արդյունաբերական մակարդակի հասցնելու համար։</w:t>
      </w:r>
    </w:p>
    <w:p w14:paraId="073FE205" w14:textId="77777777" w:rsidR="00E9614B" w:rsidRDefault="00385F96" w:rsidP="00E9614B">
      <w:pPr>
        <w:spacing w:line="360" w:lineRule="auto"/>
        <w:ind w:firstLine="720"/>
        <w:jc w:val="both"/>
        <w:rPr>
          <w:rFonts w:ascii="Sylfaen" w:hAnsi="Sylfaen"/>
          <w:iCs/>
          <w:lang w:val="hy-AM"/>
        </w:rPr>
      </w:pPr>
      <w:r w:rsidRPr="00385F96">
        <w:rPr>
          <w:rFonts w:ascii="Sylfaen" w:hAnsi="Sylfaen"/>
          <w:iCs/>
          <w:lang w:val="hy-AM"/>
        </w:rPr>
        <w:t xml:space="preserve">Վերլուծված հիմնախնդիրները՝ հաշվողական գերբարդությունը, նպատակային ֆունկցիաների հաշվարկի արագացումը, ինչպես նաև ապացուցելի զրոյական վերածածկումով </w:t>
      </w:r>
      <w:r w:rsidR="0017770D">
        <w:rPr>
          <w:rFonts w:ascii="Sylfaen" w:hAnsi="Sylfaen"/>
          <w:iCs/>
          <w:lang w:val="hy-AM"/>
        </w:rPr>
        <w:t>վավերացման</w:t>
      </w:r>
      <w:r w:rsidRPr="00385F96">
        <w:rPr>
          <w:rFonts w:ascii="Sylfaen" w:hAnsi="Sylfaen"/>
          <w:iCs/>
          <w:lang w:val="hy-AM"/>
        </w:rPr>
        <w:t xml:space="preserve"> ապահովումը, հանդիսանում են այն առանցքային նպատակակետերը, որոնց լուծմանն է ուղղված սույն ավարտական աշխատանքի շրջանակներում մշակվող տեղաբաշխման համակարգը։</w:t>
      </w:r>
    </w:p>
    <w:p w14:paraId="645A8715" w14:textId="77777777" w:rsidR="00E9614B" w:rsidRDefault="00E9614B" w:rsidP="00E9614B">
      <w:pPr>
        <w:spacing w:line="360" w:lineRule="auto"/>
        <w:ind w:firstLine="720"/>
        <w:jc w:val="center"/>
        <w:rPr>
          <w:rFonts w:ascii="Sylfaen" w:hAnsi="Sylfaen"/>
          <w:iCs/>
          <w:lang w:val="hy-AM"/>
        </w:rPr>
      </w:pPr>
    </w:p>
    <w:p w14:paraId="2E921533" w14:textId="77777777" w:rsidR="00E9614B" w:rsidRDefault="00E9614B" w:rsidP="00E9614B">
      <w:pPr>
        <w:spacing w:line="360" w:lineRule="auto"/>
        <w:ind w:firstLine="720"/>
        <w:jc w:val="center"/>
        <w:rPr>
          <w:rFonts w:ascii="Sylfaen" w:hAnsi="Sylfaen"/>
          <w:iCs/>
          <w:lang w:val="hy-AM"/>
        </w:rPr>
      </w:pPr>
    </w:p>
    <w:p w14:paraId="6FD85769" w14:textId="0C114DE3" w:rsidR="002E1B12" w:rsidRPr="002E1B12" w:rsidRDefault="002E1B12" w:rsidP="00E9614B">
      <w:pPr>
        <w:pStyle w:val="Heading1"/>
        <w:jc w:val="center"/>
        <w:rPr>
          <w:iCs/>
          <w:szCs w:val="24"/>
          <w:lang w:val="hy-AM"/>
        </w:rPr>
      </w:pPr>
      <w:bookmarkStart w:id="21" w:name="_Toc227687633"/>
      <w:r w:rsidRPr="00D4125F">
        <w:rPr>
          <w:b/>
          <w:bCs/>
          <w:sz w:val="28"/>
          <w:szCs w:val="28"/>
          <w:lang w:val="hy-AM"/>
        </w:rPr>
        <w:lastRenderedPageBreak/>
        <w:t>ԽՆԴՐԻ ԴՐՎԱԾՔ</w:t>
      </w:r>
      <w:bookmarkEnd w:id="21"/>
    </w:p>
    <w:p w14:paraId="599E4B5B" w14:textId="77777777" w:rsidR="002E1B12" w:rsidRDefault="002E1B12" w:rsidP="001C48B0">
      <w:pPr>
        <w:spacing w:before="240" w:line="360" w:lineRule="auto"/>
        <w:ind w:firstLine="720"/>
        <w:jc w:val="both"/>
        <w:rPr>
          <w:rFonts w:ascii="Sylfaen" w:hAnsi="Sylfaen"/>
          <w:lang w:val="hy-AM"/>
        </w:rPr>
      </w:pPr>
      <w:r w:rsidRPr="00D4125F">
        <w:rPr>
          <w:rFonts w:ascii="Sylfaen" w:hAnsi="Sylfaen"/>
          <w:lang w:val="hy-AM"/>
        </w:rPr>
        <w:t xml:space="preserve">Աշխատանքի նպատակն է մշակել ԻՍ բլոկերի տեղաբաշխման ավտոմատացված համակարգ, որը կիրականացնի արդյունավետ ալգորիթմներ բլոկերի օպտիմալ դասավորության համար: </w:t>
      </w:r>
    </w:p>
    <w:p w14:paraId="160B881F" w14:textId="27EAF008" w:rsidR="002E1B12" w:rsidRPr="002A6F28" w:rsidRDefault="00CD44B5" w:rsidP="002A6F28">
      <w:pPr>
        <w:tabs>
          <w:tab w:val="left" w:pos="567"/>
        </w:tabs>
        <w:spacing w:line="360" w:lineRule="auto"/>
        <w:ind w:firstLine="567"/>
        <w:jc w:val="right"/>
        <w:rPr>
          <w:rFonts w:ascii="Sylfaen" w:hAnsi="Sylfaen"/>
          <w:i/>
          <w:lang w:val="hy-AM"/>
        </w:rPr>
      </w:pPr>
      <w:r w:rsidRPr="00DE6316">
        <w:rPr>
          <w:rFonts w:ascii="Sylfaen" w:hAnsi="Sylfaen"/>
          <w:i/>
          <w:lang w:val="hy-AM"/>
        </w:rPr>
        <w:t>Աղյուսակ 1</w:t>
      </w:r>
    </w:p>
    <w:tbl>
      <w:tblPr>
        <w:tblStyle w:val="TableGrid"/>
        <w:tblW w:w="9364" w:type="dxa"/>
        <w:tblLook w:val="04A0" w:firstRow="1" w:lastRow="0" w:firstColumn="1" w:lastColumn="0" w:noHBand="0" w:noVBand="1"/>
      </w:tblPr>
      <w:tblGrid>
        <w:gridCol w:w="926"/>
        <w:gridCol w:w="5508"/>
        <w:gridCol w:w="2930"/>
      </w:tblGrid>
      <w:tr w:rsidR="002E1B12" w:rsidRPr="00FE4FC5" w14:paraId="3BED0A21" w14:textId="77777777" w:rsidTr="00233C2F">
        <w:trPr>
          <w:trHeight w:val="472"/>
        </w:trPr>
        <w:tc>
          <w:tcPr>
            <w:tcW w:w="926" w:type="dxa"/>
          </w:tcPr>
          <w:p w14:paraId="5371C1C9" w14:textId="77777777" w:rsidR="002E1B12" w:rsidRPr="00FE4FC5" w:rsidRDefault="002E1B12" w:rsidP="00561F5F">
            <w:pPr>
              <w:jc w:val="center"/>
              <w:rPr>
                <w:rFonts w:ascii="Sylfaen" w:hAnsi="Sylfaen"/>
                <w:lang w:val="hy-AM"/>
              </w:rPr>
            </w:pPr>
          </w:p>
        </w:tc>
        <w:tc>
          <w:tcPr>
            <w:tcW w:w="5508" w:type="dxa"/>
          </w:tcPr>
          <w:p w14:paraId="4E242285" w14:textId="77777777" w:rsidR="002E1B12" w:rsidRPr="00FE4FC5" w:rsidRDefault="002E1B12" w:rsidP="00561F5F">
            <w:pPr>
              <w:jc w:val="center"/>
              <w:rPr>
                <w:rFonts w:ascii="Sylfaen" w:hAnsi="Sylfaen"/>
                <w:lang w:val="hy-AM"/>
              </w:rPr>
            </w:pPr>
            <w:r>
              <w:rPr>
                <w:rFonts w:ascii="Sylfaen" w:hAnsi="Sylfaen"/>
                <w:lang w:val="hy-AM"/>
              </w:rPr>
              <w:t>Պարամետրեր</w:t>
            </w:r>
          </w:p>
        </w:tc>
        <w:tc>
          <w:tcPr>
            <w:tcW w:w="2930" w:type="dxa"/>
          </w:tcPr>
          <w:p w14:paraId="5B4D34BC" w14:textId="77777777" w:rsidR="002E1B12" w:rsidRPr="00FE4FC5" w:rsidRDefault="002E1B12" w:rsidP="00561F5F">
            <w:pPr>
              <w:jc w:val="center"/>
              <w:rPr>
                <w:rFonts w:ascii="Sylfaen" w:hAnsi="Sylfaen"/>
                <w:lang w:val="hy-AM"/>
              </w:rPr>
            </w:pPr>
            <w:r w:rsidRPr="00FE4FC5">
              <w:rPr>
                <w:rFonts w:ascii="Sylfaen" w:hAnsi="Sylfaen"/>
                <w:lang w:val="hy-AM"/>
              </w:rPr>
              <w:t>Արժեք</w:t>
            </w:r>
          </w:p>
        </w:tc>
      </w:tr>
      <w:tr w:rsidR="002E1B12" w:rsidRPr="00FE4FC5" w14:paraId="0B1AC4D6" w14:textId="77777777" w:rsidTr="00233C2F">
        <w:trPr>
          <w:trHeight w:val="436"/>
        </w:trPr>
        <w:tc>
          <w:tcPr>
            <w:tcW w:w="926" w:type="dxa"/>
          </w:tcPr>
          <w:p w14:paraId="0FAA7B2B" w14:textId="77777777" w:rsidR="002E1B12" w:rsidRPr="00FE4FC5" w:rsidRDefault="002E1B12" w:rsidP="00561F5F">
            <w:pPr>
              <w:pStyle w:val="ListParagraph"/>
              <w:numPr>
                <w:ilvl w:val="0"/>
                <w:numId w:val="34"/>
              </w:numPr>
              <w:jc w:val="center"/>
              <w:rPr>
                <w:rFonts w:ascii="Sylfaen" w:hAnsi="Sylfaen"/>
              </w:rPr>
            </w:pPr>
          </w:p>
        </w:tc>
        <w:tc>
          <w:tcPr>
            <w:tcW w:w="5508" w:type="dxa"/>
          </w:tcPr>
          <w:p w14:paraId="1A43D8AC" w14:textId="77777777" w:rsidR="002E1B12" w:rsidRPr="00FE4FC5" w:rsidRDefault="002E1B12" w:rsidP="00561F5F">
            <w:pPr>
              <w:rPr>
                <w:rFonts w:ascii="Sylfaen" w:hAnsi="Sylfaen"/>
                <w:lang w:val="hy-AM"/>
              </w:rPr>
            </w:pPr>
            <w:r>
              <w:rPr>
                <w:rFonts w:ascii="Sylfaen" w:hAnsi="Sylfaen"/>
                <w:lang w:val="hy-AM"/>
              </w:rPr>
              <w:t>Օգտագործվող ծրագրավորման լեզու</w:t>
            </w:r>
          </w:p>
        </w:tc>
        <w:tc>
          <w:tcPr>
            <w:tcW w:w="2930" w:type="dxa"/>
          </w:tcPr>
          <w:p w14:paraId="37DBECDE" w14:textId="77777777" w:rsidR="002E1B12" w:rsidRPr="00C702E3" w:rsidRDefault="002E1B12" w:rsidP="00561F5F">
            <w:pPr>
              <w:jc w:val="center"/>
              <w:rPr>
                <w:rFonts w:ascii="Sylfaen" w:hAnsi="Sylfaen"/>
              </w:rPr>
            </w:pPr>
            <w:r>
              <w:rPr>
                <w:rFonts w:ascii="Sylfaen" w:hAnsi="Sylfaen"/>
              </w:rPr>
              <w:t>C++</w:t>
            </w:r>
          </w:p>
        </w:tc>
      </w:tr>
      <w:tr w:rsidR="002E1B12" w:rsidRPr="00FE4FC5" w14:paraId="49B5D81C" w14:textId="77777777" w:rsidTr="00233C2F">
        <w:trPr>
          <w:trHeight w:val="436"/>
        </w:trPr>
        <w:tc>
          <w:tcPr>
            <w:tcW w:w="926" w:type="dxa"/>
          </w:tcPr>
          <w:p w14:paraId="1CFE0476" w14:textId="77777777" w:rsidR="002E1B12" w:rsidRPr="00FE4FC5" w:rsidRDefault="002E1B12" w:rsidP="00561F5F">
            <w:pPr>
              <w:pStyle w:val="ListParagraph"/>
              <w:numPr>
                <w:ilvl w:val="0"/>
                <w:numId w:val="34"/>
              </w:numPr>
              <w:jc w:val="center"/>
              <w:rPr>
                <w:rFonts w:ascii="Sylfaen" w:hAnsi="Sylfaen"/>
                <w:lang w:val="hy-AM"/>
              </w:rPr>
            </w:pPr>
          </w:p>
        </w:tc>
        <w:tc>
          <w:tcPr>
            <w:tcW w:w="5508" w:type="dxa"/>
          </w:tcPr>
          <w:p w14:paraId="57FDD79E" w14:textId="77777777" w:rsidR="002E1B12" w:rsidRPr="00AE7B95" w:rsidRDefault="002E1B12" w:rsidP="00561F5F">
            <w:pPr>
              <w:tabs>
                <w:tab w:val="left" w:pos="1480"/>
              </w:tabs>
              <w:rPr>
                <w:rFonts w:ascii="Sylfaen" w:hAnsi="Sylfaen"/>
                <w:lang w:val="hy-AM"/>
              </w:rPr>
            </w:pPr>
            <w:r>
              <w:rPr>
                <w:rFonts w:ascii="Sylfaen" w:hAnsi="Sylfaen"/>
                <w:lang w:val="hy-AM"/>
              </w:rPr>
              <w:t>Գրաֆիկական ինտերֆեյսի առկայությունը</w:t>
            </w:r>
          </w:p>
        </w:tc>
        <w:tc>
          <w:tcPr>
            <w:tcW w:w="2930" w:type="dxa"/>
          </w:tcPr>
          <w:p w14:paraId="40459D71" w14:textId="77777777" w:rsidR="002E1B12" w:rsidRPr="00FE4FC5" w:rsidRDefault="002E1B12" w:rsidP="00561F5F">
            <w:pPr>
              <w:jc w:val="center"/>
              <w:rPr>
                <w:rFonts w:ascii="Sylfaen" w:hAnsi="Sylfaen"/>
                <w:lang w:val="hy-AM"/>
              </w:rPr>
            </w:pPr>
            <w:r>
              <w:rPr>
                <w:rFonts w:ascii="Sylfaen" w:hAnsi="Sylfaen"/>
                <w:lang w:val="hy-AM"/>
              </w:rPr>
              <w:t>այո</w:t>
            </w:r>
          </w:p>
        </w:tc>
      </w:tr>
      <w:tr w:rsidR="002E1B12" w:rsidRPr="00FE4FC5" w14:paraId="2CDEA609" w14:textId="77777777" w:rsidTr="00233C2F">
        <w:trPr>
          <w:trHeight w:val="1311"/>
        </w:trPr>
        <w:tc>
          <w:tcPr>
            <w:tcW w:w="926" w:type="dxa"/>
          </w:tcPr>
          <w:p w14:paraId="60307EC4" w14:textId="77777777" w:rsidR="002E1B12" w:rsidRPr="00FE4FC5" w:rsidRDefault="002E1B12" w:rsidP="00561F5F">
            <w:pPr>
              <w:pStyle w:val="ListParagraph"/>
              <w:numPr>
                <w:ilvl w:val="0"/>
                <w:numId w:val="34"/>
              </w:numPr>
              <w:jc w:val="center"/>
              <w:rPr>
                <w:rFonts w:ascii="Sylfaen" w:hAnsi="Sylfaen"/>
                <w:lang w:val="hy-AM"/>
              </w:rPr>
            </w:pPr>
          </w:p>
        </w:tc>
        <w:tc>
          <w:tcPr>
            <w:tcW w:w="5508" w:type="dxa"/>
          </w:tcPr>
          <w:p w14:paraId="3F7C01D1" w14:textId="77777777" w:rsidR="002E1B12" w:rsidRDefault="002E1B12" w:rsidP="00561F5F">
            <w:pPr>
              <w:tabs>
                <w:tab w:val="left" w:pos="1480"/>
              </w:tabs>
              <w:jc w:val="center"/>
              <w:rPr>
                <w:rFonts w:ascii="Sylfaen" w:hAnsi="Sylfaen"/>
                <w:lang w:val="hy-AM"/>
              </w:rPr>
            </w:pPr>
          </w:p>
          <w:p w14:paraId="135E75E3" w14:textId="77777777" w:rsidR="002E1B12" w:rsidRPr="00FE4FC5" w:rsidRDefault="002E1B12" w:rsidP="00561F5F">
            <w:pPr>
              <w:tabs>
                <w:tab w:val="left" w:pos="1480"/>
              </w:tabs>
              <w:rPr>
                <w:rFonts w:ascii="Sylfaen" w:hAnsi="Sylfaen"/>
                <w:lang w:val="hy-AM"/>
              </w:rPr>
            </w:pPr>
            <w:r>
              <w:rPr>
                <w:rFonts w:ascii="Sylfaen" w:hAnsi="Sylfaen"/>
                <w:lang w:val="hy-AM"/>
              </w:rPr>
              <w:t>Օգտագործվող գրադարանների ցանկը</w:t>
            </w:r>
          </w:p>
        </w:tc>
        <w:tc>
          <w:tcPr>
            <w:tcW w:w="2930" w:type="dxa"/>
          </w:tcPr>
          <w:p w14:paraId="29DD3977" w14:textId="77777777" w:rsidR="002E1B12" w:rsidRDefault="002E1B12" w:rsidP="00561F5F">
            <w:pPr>
              <w:pStyle w:val="ListParagraph"/>
              <w:numPr>
                <w:ilvl w:val="0"/>
                <w:numId w:val="35"/>
              </w:numPr>
              <w:rPr>
                <w:rFonts w:ascii="Sylfaen" w:hAnsi="Sylfaen"/>
                <w:lang w:val="hy-AM"/>
              </w:rPr>
            </w:pPr>
            <w:r>
              <w:rPr>
                <w:rFonts w:ascii="Sylfaen" w:hAnsi="Sylfaen"/>
                <w:lang w:val="hy-AM"/>
              </w:rPr>
              <w:t>STL</w:t>
            </w:r>
          </w:p>
          <w:p w14:paraId="26F26652" w14:textId="77777777" w:rsidR="002E1B12" w:rsidRDefault="002E1B12" w:rsidP="00561F5F">
            <w:pPr>
              <w:pStyle w:val="ListParagraph"/>
              <w:numPr>
                <w:ilvl w:val="0"/>
                <w:numId w:val="35"/>
              </w:numPr>
              <w:rPr>
                <w:rFonts w:ascii="Sylfaen" w:hAnsi="Sylfaen"/>
                <w:lang w:val="hy-AM"/>
              </w:rPr>
            </w:pPr>
            <w:r>
              <w:rPr>
                <w:rFonts w:ascii="Sylfaen" w:hAnsi="Sylfaen"/>
                <w:lang w:val="hy-AM"/>
              </w:rPr>
              <w:t>BOOST</w:t>
            </w:r>
          </w:p>
          <w:p w14:paraId="3C4C1455" w14:textId="77777777" w:rsidR="002E1B12" w:rsidRDefault="002E1B12" w:rsidP="00561F5F">
            <w:pPr>
              <w:pStyle w:val="ListParagraph"/>
              <w:numPr>
                <w:ilvl w:val="0"/>
                <w:numId w:val="35"/>
              </w:numPr>
              <w:rPr>
                <w:rFonts w:ascii="Sylfaen" w:hAnsi="Sylfaen"/>
                <w:lang w:val="hy-AM"/>
              </w:rPr>
            </w:pPr>
            <w:r>
              <w:rPr>
                <w:rFonts w:ascii="Sylfaen" w:hAnsi="Sylfaen"/>
                <w:lang w:val="hy-AM"/>
              </w:rPr>
              <w:t>QT</w:t>
            </w:r>
          </w:p>
          <w:p w14:paraId="4DB4D1BA" w14:textId="77777777" w:rsidR="002E1B12" w:rsidRPr="00A65F4C" w:rsidRDefault="002E1B12" w:rsidP="00561F5F">
            <w:pPr>
              <w:pStyle w:val="ListParagraph"/>
              <w:numPr>
                <w:ilvl w:val="0"/>
                <w:numId w:val="35"/>
              </w:numPr>
              <w:rPr>
                <w:rFonts w:ascii="Sylfaen" w:hAnsi="Sylfaen"/>
                <w:lang w:val="hy-AM"/>
              </w:rPr>
            </w:pPr>
            <w:r>
              <w:rPr>
                <w:rFonts w:ascii="Sylfaen" w:hAnsi="Sylfaen"/>
                <w:lang w:val="hy-AM"/>
              </w:rPr>
              <w:t>CGAL</w:t>
            </w:r>
          </w:p>
        </w:tc>
      </w:tr>
    </w:tbl>
    <w:p w14:paraId="74947C76" w14:textId="77777777" w:rsidR="002E1B12" w:rsidRDefault="002E1B12" w:rsidP="002E1B12">
      <w:pPr>
        <w:rPr>
          <w:rFonts w:ascii="Sylfaen" w:hAnsi="Sylfaen"/>
          <w:lang w:val="hy-AM"/>
        </w:rPr>
      </w:pPr>
    </w:p>
    <w:p w14:paraId="516772E4" w14:textId="0A16F04E" w:rsidR="00CD5510" w:rsidRPr="00E317CE" w:rsidRDefault="002E1B12">
      <w:pPr>
        <w:spacing w:after="160" w:line="278" w:lineRule="auto"/>
        <w:rPr>
          <w:rFonts w:ascii="Sylfaen" w:hAnsi="Sylfaen"/>
          <w:iCs/>
          <w:lang w:val="hy-AM"/>
        </w:rPr>
      </w:pPr>
      <w:r>
        <w:rPr>
          <w:rFonts w:ascii="Sylfaen" w:hAnsi="Sylfaen"/>
          <w:iCs/>
          <w:lang w:val="hy-AM"/>
        </w:rPr>
        <w:br w:type="page"/>
      </w:r>
    </w:p>
    <w:p w14:paraId="580861BD" w14:textId="074549AF" w:rsidR="00E41452" w:rsidRPr="002E1B12" w:rsidRDefault="00B4285B" w:rsidP="00B4285B">
      <w:pPr>
        <w:pStyle w:val="Heading1"/>
        <w:spacing w:line="360" w:lineRule="auto"/>
        <w:jc w:val="center"/>
        <w:rPr>
          <w:b/>
          <w:bCs/>
          <w:iCs/>
          <w:sz w:val="28"/>
          <w:szCs w:val="28"/>
          <w:lang w:val="hy-AM"/>
        </w:rPr>
      </w:pPr>
      <w:bookmarkStart w:id="22" w:name="_Toc227687634"/>
      <w:r w:rsidRPr="002E1B12">
        <w:rPr>
          <w:b/>
          <w:bCs/>
          <w:iCs/>
          <w:sz w:val="28"/>
          <w:szCs w:val="28"/>
          <w:lang w:val="hy-AM"/>
        </w:rPr>
        <w:lastRenderedPageBreak/>
        <w:t xml:space="preserve">ԳԼՈՒԽ 2. </w:t>
      </w:r>
      <w:r w:rsidR="00E137BB">
        <w:rPr>
          <w:b/>
          <w:bCs/>
          <w:iCs/>
          <w:sz w:val="28"/>
          <w:szCs w:val="28"/>
          <w:lang w:val="hy-AM"/>
        </w:rPr>
        <w:t>ՏԵՍԱԿԱՆ</w:t>
      </w:r>
      <w:r w:rsidR="003B5439" w:rsidRPr="002E1B12">
        <w:rPr>
          <w:b/>
          <w:bCs/>
          <w:iCs/>
          <w:sz w:val="28"/>
          <w:szCs w:val="28"/>
          <w:lang w:val="hy-AM"/>
        </w:rPr>
        <w:t xml:space="preserve"> </w:t>
      </w:r>
      <w:r w:rsidR="00E137BB">
        <w:rPr>
          <w:b/>
          <w:bCs/>
          <w:iCs/>
          <w:sz w:val="28"/>
          <w:szCs w:val="28"/>
          <w:lang w:val="hy-AM"/>
        </w:rPr>
        <w:t>ԱՌՆՉՈՒԹՅՈՒՆՆԵՐ</w:t>
      </w:r>
      <w:bookmarkEnd w:id="22"/>
    </w:p>
    <w:p w14:paraId="237413F0" w14:textId="510770EF" w:rsidR="00B4285B" w:rsidRPr="002E1B12" w:rsidRDefault="00AB2E6B" w:rsidP="00302146">
      <w:pPr>
        <w:pStyle w:val="Heading2"/>
        <w:spacing w:after="0" w:line="360" w:lineRule="auto"/>
        <w:rPr>
          <w:b/>
          <w:bCs/>
          <w:lang w:val="hy-AM"/>
        </w:rPr>
      </w:pPr>
      <w:bookmarkStart w:id="23" w:name="_Toc227687635"/>
      <w:r w:rsidRPr="002E1B12">
        <w:rPr>
          <w:b/>
          <w:bCs/>
          <w:lang w:val="hy-AM"/>
        </w:rPr>
        <w:t xml:space="preserve">2.1. </w:t>
      </w:r>
      <w:r w:rsidR="002506BE" w:rsidRPr="002E1B12">
        <w:rPr>
          <w:b/>
          <w:bCs/>
          <w:lang w:val="hy-AM"/>
        </w:rPr>
        <w:t>Խնդրի մաթեմատիկական ձևակերպումը</w:t>
      </w:r>
      <w:r w:rsidR="00500311" w:rsidRPr="002E1B12">
        <w:rPr>
          <w:b/>
          <w:bCs/>
          <w:lang w:val="hy-AM"/>
        </w:rPr>
        <w:t xml:space="preserve"> </w:t>
      </w:r>
      <w:r w:rsidRPr="002E1B12">
        <w:rPr>
          <w:b/>
          <w:bCs/>
          <w:lang w:val="hy-AM"/>
        </w:rPr>
        <w:t xml:space="preserve">և </w:t>
      </w:r>
      <w:r w:rsidR="00864538" w:rsidRPr="002E1B12">
        <w:rPr>
          <w:b/>
          <w:bCs/>
          <w:lang w:val="hy-AM"/>
        </w:rPr>
        <w:t>բ</w:t>
      </w:r>
      <w:r w:rsidRPr="002E1B12">
        <w:rPr>
          <w:b/>
          <w:bCs/>
          <w:lang w:val="hy-AM"/>
        </w:rPr>
        <w:t>արդությունը</w:t>
      </w:r>
      <w:bookmarkEnd w:id="23"/>
    </w:p>
    <w:p w14:paraId="7DF0D746" w14:textId="15CF9D53" w:rsidR="00AB2E6B" w:rsidRPr="002E1B12" w:rsidRDefault="00C67FDD" w:rsidP="00314E6C">
      <w:pPr>
        <w:pStyle w:val="Heading3"/>
        <w:spacing w:before="0" w:line="360" w:lineRule="auto"/>
        <w:jc w:val="center"/>
        <w:rPr>
          <w:b/>
          <w:bCs/>
          <w:lang w:val="hy-AM"/>
        </w:rPr>
      </w:pPr>
      <w:bookmarkStart w:id="24" w:name="_Toc227687636"/>
      <w:r w:rsidRPr="002E1B12">
        <w:rPr>
          <w:b/>
          <w:bCs/>
          <w:lang w:val="hy-AM"/>
        </w:rPr>
        <w:t>2.1.1. Ներածություն</w:t>
      </w:r>
      <w:bookmarkEnd w:id="24"/>
    </w:p>
    <w:p w14:paraId="0D5C8DF3" w14:textId="01BA89E3" w:rsidR="00B809D1" w:rsidRDefault="00B809D1" w:rsidP="001C48B0">
      <w:pPr>
        <w:spacing w:after="240" w:line="360" w:lineRule="auto"/>
        <w:ind w:firstLine="720"/>
        <w:jc w:val="both"/>
        <w:rPr>
          <w:rFonts w:ascii="Sylfaen" w:hAnsi="Sylfaen"/>
          <w:lang w:val="hy-AM"/>
        </w:rPr>
      </w:pPr>
      <w:r w:rsidRPr="00B809D1">
        <w:rPr>
          <w:rFonts w:ascii="Sylfaen" w:hAnsi="Sylfaen"/>
          <w:lang w:val="hy-AM"/>
        </w:rPr>
        <w:t>Սույն բաժնում ներկայացվում է ինտեգրալ սխեմաների ֆիզիկական տեղաբաշխման մաթեմատիկական մոդելը և խնդրի</w:t>
      </w:r>
      <w:r w:rsidR="00500311" w:rsidRPr="00500311">
        <w:rPr>
          <w:rFonts w:ascii="Sylfaen" w:hAnsi="Sylfaen"/>
          <w:lang w:val="hy-AM"/>
        </w:rPr>
        <w:t xml:space="preserve"> մաթեմատիկական ձևակերպումը</w:t>
      </w:r>
      <w:r w:rsidRPr="00B809D1">
        <w:rPr>
          <w:rFonts w:ascii="Sylfaen" w:hAnsi="Sylfaen"/>
          <w:lang w:val="hy-AM"/>
        </w:rPr>
        <w:t>:</w:t>
      </w:r>
      <w:r w:rsidR="00500311">
        <w:rPr>
          <w:rFonts w:ascii="Sylfaen" w:hAnsi="Sylfaen"/>
          <w:lang w:val="hy-AM"/>
        </w:rPr>
        <w:t xml:space="preserve"> </w:t>
      </w:r>
      <w:r w:rsidRPr="00B809D1">
        <w:rPr>
          <w:rFonts w:ascii="Sylfaen" w:hAnsi="Sylfaen"/>
          <w:lang w:val="hy-AM"/>
        </w:rPr>
        <w:t>Ստորև մաթեմատիկորեն կձևակերպվեն խնդրի բարդության աստիճանը, նպատակային ֆունկցիայի հիմնական պարամետրերը և իրար հակասող նպատակների (լարերի կարճացում ընդդեմ վերածածկման բացառման) հավասարակշռման մոդելը:</w:t>
      </w:r>
    </w:p>
    <w:p w14:paraId="2387B43B" w14:textId="4E64C598" w:rsidR="001F3C7A" w:rsidRPr="002E1B12" w:rsidRDefault="00A303E4" w:rsidP="00AD2C76">
      <w:pPr>
        <w:pStyle w:val="Heading3"/>
        <w:jc w:val="center"/>
        <w:rPr>
          <w:b/>
          <w:bCs/>
          <w:lang w:val="hy-AM"/>
        </w:rPr>
      </w:pPr>
      <w:bookmarkStart w:id="25" w:name="_Toc227687637"/>
      <w:r w:rsidRPr="002E1B12">
        <w:rPr>
          <w:b/>
          <w:bCs/>
          <w:lang w:val="hy-AM"/>
        </w:rPr>
        <w:t>2.1.2. Բջիջների, կապերի և վիճակների տարածության</w:t>
      </w:r>
      <w:r w:rsidR="005D3FF1" w:rsidRPr="002E1B12">
        <w:rPr>
          <w:b/>
          <w:bCs/>
          <w:lang w:val="hy-AM"/>
        </w:rPr>
        <w:t xml:space="preserve"> </w:t>
      </w:r>
      <m:oMath>
        <m:r>
          <m:rPr>
            <m:sty m:val="bi"/>
          </m:rPr>
          <w:rPr>
            <w:rFonts w:ascii="Cambria Math" w:hAnsi="Cambria Math"/>
            <w:lang w:val="hy-AM"/>
          </w:rPr>
          <m:t>N!</m:t>
        </m:r>
      </m:oMath>
      <w:r w:rsidRPr="002E1B12">
        <w:rPr>
          <w:b/>
          <w:bCs/>
          <w:lang w:val="hy-AM"/>
        </w:rPr>
        <w:t xml:space="preserve"> մաթեմատիկական մոդելավորումը</w:t>
      </w:r>
      <w:bookmarkEnd w:id="25"/>
    </w:p>
    <w:p w14:paraId="647D29EA" w14:textId="630EDA9C" w:rsidR="001A6C87" w:rsidRDefault="001A6C87" w:rsidP="001C48B0">
      <w:pPr>
        <w:spacing w:line="360" w:lineRule="auto"/>
        <w:ind w:firstLine="720"/>
        <w:jc w:val="both"/>
        <w:rPr>
          <w:rFonts w:ascii="Sylfaen" w:hAnsi="Sylfaen"/>
          <w:lang w:val="hy-AM"/>
        </w:rPr>
      </w:pPr>
      <w:r w:rsidRPr="001A6C87">
        <w:rPr>
          <w:rFonts w:ascii="Sylfaen" w:hAnsi="Sylfaen"/>
          <w:lang w:val="hy-AM"/>
        </w:rPr>
        <w:t xml:space="preserve">Ֆիզիկական տեղաբաշխման խնդրի </w:t>
      </w:r>
      <w:r w:rsidR="00E079C1">
        <w:rPr>
          <w:rFonts w:ascii="Sylfaen" w:hAnsi="Sylfaen"/>
          <w:lang w:val="hy-AM"/>
        </w:rPr>
        <w:t>մաթմե</w:t>
      </w:r>
      <w:r w:rsidR="00D35863">
        <w:rPr>
          <w:rFonts w:ascii="Sylfaen" w:hAnsi="Sylfaen"/>
          <w:lang w:val="hy-AM"/>
        </w:rPr>
        <w:t>մատիկական</w:t>
      </w:r>
      <w:r w:rsidRPr="001A6C87">
        <w:rPr>
          <w:rFonts w:ascii="Sylfaen" w:hAnsi="Sylfaen"/>
          <w:lang w:val="hy-AM"/>
        </w:rPr>
        <w:t xml:space="preserve"> մոդելավորման համար </w:t>
      </w:r>
      <w:r w:rsidRPr="00803428">
        <w:rPr>
          <w:rFonts w:ascii="Sylfaen" w:hAnsi="Sylfaen"/>
          <w:lang w:val="hy-AM"/>
        </w:rPr>
        <w:t>միկրոսխեմայի աբստրակտ տրամաբանական ցանցը</w:t>
      </w:r>
      <w:r w:rsidRPr="001A6C87">
        <w:rPr>
          <w:rFonts w:ascii="Sylfaen" w:hAnsi="Sylfaen"/>
          <w:lang w:val="hy-AM"/>
        </w:rPr>
        <w:t xml:space="preserve"> ներկայացվում է որպես գրաֆային կամ </w:t>
      </w:r>
      <w:r w:rsidR="00DC7A81">
        <w:rPr>
          <w:rFonts w:ascii="Sylfaen" w:hAnsi="Sylfaen"/>
          <w:lang w:val="hy-AM"/>
        </w:rPr>
        <w:t>հիպերգրաֆային</w:t>
      </w:r>
      <w:r w:rsidRPr="001A6C87">
        <w:rPr>
          <w:rFonts w:ascii="Sylfaen" w:hAnsi="Sylfaen"/>
          <w:lang w:val="hy-AM"/>
        </w:rPr>
        <w:t xml:space="preserve"> կառույց: Համաձայն ալգորիթմի տեսական մոդելի՝ համակարգը բաղկացած է երկու հիմնական բազմություններից.</w:t>
      </w:r>
    </w:p>
    <w:p w14:paraId="5EE0B45B" w14:textId="7A725EC6" w:rsidR="002F46D9" w:rsidRDefault="002F46D9" w:rsidP="001C48B0">
      <w:pPr>
        <w:spacing w:line="360" w:lineRule="auto"/>
        <w:ind w:firstLine="720"/>
        <w:jc w:val="both"/>
        <w:rPr>
          <w:rFonts w:ascii="Sylfaen" w:hAnsi="Sylfaen"/>
          <w:lang w:val="hy-AM"/>
        </w:rPr>
      </w:pPr>
      <w:r w:rsidRPr="002F46D9">
        <w:rPr>
          <w:rFonts w:ascii="Sylfaen" w:hAnsi="Sylfaen"/>
          <w:lang w:val="hy-AM"/>
        </w:rPr>
        <w:t>Բջիջների (կամ բլոկների) բազմություն. Նշանակվում է որպես</w:t>
      </w:r>
      <w:r w:rsidR="00954683" w:rsidRPr="00954683">
        <w:rPr>
          <w:rFonts w:ascii="Sylfaen" w:hAnsi="Sylfaen"/>
          <w:lang w:val="hy-AM"/>
        </w:rPr>
        <w:t xml:space="preserve"> C</w:t>
      </w:r>
      <w:r w:rsidR="00954683">
        <w:rPr>
          <w:rFonts w:ascii="Sylfaen" w:hAnsi="Sylfaen"/>
          <w:lang w:val="hy-AM"/>
        </w:rPr>
        <w:t xml:space="preserve"> </w:t>
      </w:r>
      <w:r w:rsidR="00954683" w:rsidRPr="00954683">
        <w:rPr>
          <w:rFonts w:ascii="Sylfaen" w:hAnsi="Sylfaen"/>
          <w:lang w:val="hy-AM"/>
        </w:rPr>
        <w:t>,</w:t>
      </w:r>
      <w:r w:rsidR="00954683">
        <w:rPr>
          <w:rFonts w:ascii="Sylfaen" w:hAnsi="Sylfaen"/>
          <w:lang w:val="hy-AM"/>
        </w:rPr>
        <w:t xml:space="preserve"> որտեղ </w:t>
      </w:r>
      <w:r w:rsidR="00954683" w:rsidRPr="00954683">
        <w:rPr>
          <w:rFonts w:ascii="Sylfaen" w:hAnsi="Sylfaen"/>
          <w:lang w:val="hy-AM"/>
        </w:rPr>
        <w:t xml:space="preserve"> </w:t>
      </w:r>
      <m:oMath>
        <m:r>
          <w:rPr>
            <w:rFonts w:ascii="Cambria Math" w:hAnsi="Cambria Math"/>
            <w:lang w:val="hy-AM"/>
          </w:rPr>
          <m:t>C=</m:t>
        </m:r>
        <m:d>
          <m:dPr>
            <m:begChr m:val="{"/>
            <m:endChr m:val="}"/>
            <m:ctrlPr>
              <w:rPr>
                <w:rFonts w:ascii="Cambria Math" w:hAnsi="Cambria Math"/>
                <w:i/>
                <w:lang w:val="hy-AM"/>
              </w:rPr>
            </m:ctrlPr>
          </m:dPr>
          <m:e>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1</m:t>
                </m:r>
              </m:sub>
            </m:sSub>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2</m:t>
                </m:r>
              </m:sub>
            </m:sSub>
            <m:r>
              <w:rPr>
                <w:rFonts w:ascii="Cambria Math" w:hAnsi="Cambria Math"/>
                <w:lang w:val="hy-AM"/>
              </w:rPr>
              <m:t xml:space="preserve">, …, </m:t>
            </m:r>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n</m:t>
                </m:r>
              </m:sub>
            </m:sSub>
          </m:e>
        </m:d>
        <m:r>
          <w:rPr>
            <w:rFonts w:ascii="Cambria Math" w:hAnsi="Cambria Math"/>
            <w:lang w:val="hy-AM"/>
          </w:rPr>
          <m:t>:</m:t>
        </m:r>
      </m:oMath>
      <w:r w:rsidR="00141FA0" w:rsidRPr="00141FA0">
        <w:rPr>
          <w:rFonts w:ascii="Sylfaen" w:hAnsi="Sylfaen"/>
          <w:lang w:val="hy-AM"/>
        </w:rPr>
        <w:t xml:space="preserve"> Յուրաքանչյուր</w:t>
      </w:r>
      <m:oMath>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i</m:t>
            </m:r>
          </m:sub>
        </m:sSub>
      </m:oMath>
      <w:r w:rsidR="00141FA0" w:rsidRPr="00141FA0">
        <w:rPr>
          <w:rFonts w:ascii="Sylfaen" w:hAnsi="Sylfaen"/>
          <w:lang w:val="hy-AM"/>
        </w:rPr>
        <w:t xml:space="preserve"> </w:t>
      </w:r>
      <w:r w:rsidR="001308FF" w:rsidRPr="001308FF">
        <w:rPr>
          <w:rFonts w:ascii="Sylfaen" w:hAnsi="Sylfaen"/>
          <w:lang w:val="hy-AM"/>
        </w:rPr>
        <w:t xml:space="preserve">բջիջ բնութագրվում է իր երկրաչափական չափերով (լայնություն և բարձրություն) և ֆիզիկական տարածության մեջ իր զբաղեցրած կոորդինատներով </w:t>
      </w:r>
      <m:oMath>
        <m:r>
          <w:rPr>
            <w:rFonts w:ascii="Cambria Math" w:hAnsi="Cambria Math"/>
            <w:lang w:val="hy-AM"/>
          </w:rPr>
          <m:t>(</m:t>
        </m:r>
        <m:sSub>
          <m:sSubPr>
            <m:ctrlPr>
              <w:rPr>
                <w:rFonts w:ascii="Cambria Math" w:hAnsi="Cambria Math"/>
                <w:i/>
                <w:lang w:val="hy-AM"/>
              </w:rPr>
            </m:ctrlPr>
          </m:sSubPr>
          <m:e>
            <m:r>
              <w:rPr>
                <w:rFonts w:ascii="Cambria Math" w:hAnsi="Cambria Math"/>
                <w:lang w:val="hy-AM"/>
              </w:rPr>
              <m:t>x</m:t>
            </m:r>
          </m:e>
          <m:sub>
            <m:r>
              <w:rPr>
                <w:rFonts w:ascii="Cambria Math" w:hAnsi="Cambria Math"/>
                <w:lang w:val="hy-AM"/>
              </w:rPr>
              <m:t>i</m:t>
            </m:r>
          </m:sub>
        </m:sSub>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y</m:t>
            </m:r>
          </m:e>
          <m:sub>
            <m:r>
              <w:rPr>
                <w:rFonts w:ascii="Cambria Math" w:hAnsi="Cambria Math"/>
                <w:lang w:val="hy-AM"/>
              </w:rPr>
              <m:t>i</m:t>
            </m:r>
          </m:sub>
        </m:sSub>
        <m:r>
          <w:rPr>
            <w:rFonts w:ascii="Cambria Math" w:hAnsi="Cambria Math"/>
            <w:lang w:val="hy-AM"/>
          </w:rPr>
          <m:t>)</m:t>
        </m:r>
      </m:oMath>
      <w:r w:rsidR="001308FF" w:rsidRPr="00603AEF">
        <w:rPr>
          <w:rFonts w:ascii="Sylfaen" w:hAnsi="Sylfaen"/>
          <w:lang w:val="hy-AM"/>
        </w:rPr>
        <w:t>:</w:t>
      </w:r>
    </w:p>
    <w:p w14:paraId="03A8E0D2" w14:textId="726C87EE" w:rsidR="00603AEF" w:rsidRDefault="00603AEF" w:rsidP="001C48B0">
      <w:pPr>
        <w:spacing w:line="360" w:lineRule="auto"/>
        <w:ind w:firstLine="720"/>
        <w:jc w:val="both"/>
        <w:rPr>
          <w:rFonts w:ascii="Sylfaen" w:hAnsi="Sylfaen"/>
          <w:lang w:val="hy-AM"/>
        </w:rPr>
      </w:pPr>
      <w:r w:rsidRPr="00603AEF">
        <w:rPr>
          <w:rFonts w:ascii="Sylfaen" w:hAnsi="Sylfaen"/>
          <w:iCs/>
          <w:lang w:val="hy-AM"/>
        </w:rPr>
        <w:t xml:space="preserve">Կապերի (լարերի կամ ցանցերի) բազմություն. Նշանակվում է որպես N , որտեղ </w:t>
      </w:r>
      <m:oMath>
        <m:r>
          <w:rPr>
            <w:rFonts w:ascii="Cambria Math" w:hAnsi="Cambria Math"/>
            <w:lang w:val="hy-AM"/>
          </w:rPr>
          <m:t>N=</m:t>
        </m:r>
        <m:d>
          <m:dPr>
            <m:begChr m:val="{"/>
            <m:endChr m:val="}"/>
            <m:ctrlPr>
              <w:rPr>
                <w:rFonts w:ascii="Cambria Math" w:hAnsi="Cambria Math"/>
                <w:i/>
                <w:lang w:val="hy-AM"/>
              </w:rPr>
            </m:ctrlPr>
          </m:dPr>
          <m:e>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n</m:t>
                </m:r>
              </m:e>
              <m:sub>
                <m:r>
                  <w:rPr>
                    <w:rFonts w:ascii="Cambria Math" w:hAnsi="Cambria Math"/>
                    <w:lang w:val="hy-AM"/>
                  </w:rPr>
                  <m:t>1</m:t>
                </m:r>
              </m:sub>
            </m:sSub>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n</m:t>
                </m:r>
              </m:e>
              <m:sub>
                <m:r>
                  <w:rPr>
                    <w:rFonts w:ascii="Cambria Math" w:hAnsi="Cambria Math"/>
                    <w:lang w:val="hy-AM"/>
                  </w:rPr>
                  <m:t>2</m:t>
                </m:r>
              </m:sub>
            </m:sSub>
            <m:r>
              <w:rPr>
                <w:rFonts w:ascii="Cambria Math" w:hAnsi="Cambria Math"/>
                <w:lang w:val="hy-AM"/>
              </w:rPr>
              <m:t xml:space="preserve">, …, </m:t>
            </m:r>
            <m:sSub>
              <m:sSubPr>
                <m:ctrlPr>
                  <w:rPr>
                    <w:rFonts w:ascii="Cambria Math" w:hAnsi="Cambria Math"/>
                    <w:i/>
                    <w:lang w:val="hy-AM"/>
                  </w:rPr>
                </m:ctrlPr>
              </m:sSubPr>
              <m:e>
                <m:r>
                  <w:rPr>
                    <w:rFonts w:ascii="Cambria Math" w:hAnsi="Cambria Math"/>
                    <w:lang w:val="hy-AM"/>
                  </w:rPr>
                  <m:t>n</m:t>
                </m:r>
              </m:e>
              <m:sub>
                <m:r>
                  <w:rPr>
                    <w:rFonts w:ascii="Cambria Math" w:hAnsi="Cambria Math"/>
                    <w:lang w:val="hy-AM"/>
                  </w:rPr>
                  <m:t>k</m:t>
                </m:r>
              </m:sub>
            </m:sSub>
          </m:e>
        </m:d>
        <m:r>
          <w:rPr>
            <w:rFonts w:ascii="Cambria Math" w:hAnsi="Cambria Math"/>
            <w:lang w:val="hy-AM"/>
          </w:rPr>
          <m:t>:</m:t>
        </m:r>
      </m:oMath>
      <w:r w:rsidR="00BA659A" w:rsidRPr="00BA659A">
        <w:rPr>
          <w:lang w:val="hy-AM"/>
        </w:rPr>
        <w:t xml:space="preserve"> </w:t>
      </w:r>
      <w:r w:rsidR="00BA659A" w:rsidRPr="00BA659A">
        <w:rPr>
          <w:rFonts w:ascii="Sylfaen" w:hAnsi="Sylfaen"/>
          <w:lang w:val="hy-AM"/>
        </w:rPr>
        <w:t xml:space="preserve">Յուրաքանչյուր </w:t>
      </w:r>
      <m:oMath>
        <m:sSub>
          <m:sSubPr>
            <m:ctrlPr>
              <w:rPr>
                <w:rFonts w:ascii="Cambria Math" w:hAnsi="Cambria Math"/>
                <w:i/>
                <w:lang w:val="hy-AM"/>
              </w:rPr>
            </m:ctrlPr>
          </m:sSubPr>
          <m:e>
            <m:r>
              <w:rPr>
                <w:rFonts w:ascii="Cambria Math" w:hAnsi="Cambria Math"/>
                <w:lang w:val="hy-AM"/>
              </w:rPr>
              <m:t>n</m:t>
            </m:r>
          </m:e>
          <m:sub>
            <m:r>
              <w:rPr>
                <w:rFonts w:ascii="Cambria Math" w:hAnsi="Cambria Math"/>
                <w:lang w:val="hy-AM"/>
              </w:rPr>
              <m:t>j</m:t>
            </m:r>
          </m:sub>
        </m:sSub>
      </m:oMath>
      <w:r w:rsidR="00BA659A" w:rsidRPr="00BA659A">
        <w:rPr>
          <w:rFonts w:ascii="Sylfaen" w:hAnsi="Sylfaen"/>
          <w:lang w:val="hy-AM"/>
        </w:rPr>
        <w:t xml:space="preserve"> </w:t>
      </w:r>
      <w:r w:rsidR="00416C89" w:rsidRPr="00416C89">
        <w:rPr>
          <w:rFonts w:ascii="Sylfaen" w:hAnsi="Sylfaen"/>
          <w:lang w:val="hy-AM"/>
        </w:rPr>
        <w:t>ներկայացնում է էլեկտրական կապ, որը փոխկապակցում է C բազմության երկու կամ ավելի բջիջներ:</w:t>
      </w:r>
    </w:p>
    <w:p w14:paraId="757C757A" w14:textId="7ED4B959" w:rsidR="00416C89" w:rsidRDefault="00984B47" w:rsidP="001C48B0">
      <w:pPr>
        <w:spacing w:line="360" w:lineRule="auto"/>
        <w:ind w:firstLine="720"/>
        <w:jc w:val="both"/>
        <w:rPr>
          <w:rFonts w:ascii="Sylfaen" w:hAnsi="Sylfaen"/>
          <w:iCs/>
          <w:lang w:val="hy-AM"/>
        </w:rPr>
      </w:pPr>
      <w:r w:rsidRPr="00984B47">
        <w:rPr>
          <w:rFonts w:ascii="Sylfaen" w:hAnsi="Sylfaen"/>
          <w:iCs/>
          <w:lang w:val="hy-AM"/>
        </w:rPr>
        <w:t xml:space="preserve">Տեղաբաշխման գլխավոր մաթեմատիկական խնդիրն է գտնել յուրաքանչյուր </w:t>
      </w:r>
      <m:oMath>
        <m:sSub>
          <m:sSubPr>
            <m:ctrlPr>
              <w:rPr>
                <w:rFonts w:ascii="Cambria Math" w:hAnsi="Cambria Math"/>
                <w:i/>
                <w:iCs/>
                <w:lang w:val="hy-AM"/>
              </w:rPr>
            </m:ctrlPr>
          </m:sSubPr>
          <m:e>
            <m:r>
              <w:rPr>
                <w:rFonts w:ascii="Cambria Math" w:hAnsi="Cambria Math"/>
                <w:lang w:val="hy-AM"/>
              </w:rPr>
              <m:t>c</m:t>
            </m:r>
          </m:e>
          <m:sub>
            <m:r>
              <w:rPr>
                <w:rFonts w:ascii="Cambria Math" w:hAnsi="Cambria Math"/>
                <w:lang w:val="hy-AM"/>
              </w:rPr>
              <m:t>i</m:t>
            </m:r>
          </m:sub>
        </m:sSub>
        <m:r>
          <w:rPr>
            <w:rFonts w:ascii="Cambria Math" w:hAnsi="Cambria Math"/>
            <w:lang w:val="hy-AM"/>
          </w:rPr>
          <m:t xml:space="preserve"> ϵ C</m:t>
        </m:r>
      </m:oMath>
      <w:r w:rsidR="00A56132" w:rsidRPr="00A56132">
        <w:rPr>
          <w:rFonts w:ascii="Sylfaen" w:hAnsi="Sylfaen"/>
          <w:iCs/>
          <w:lang w:val="hy-AM"/>
        </w:rPr>
        <w:t xml:space="preserve"> բջջի համար այնպիսի կոորդինատներ դիսկրետ կամ անընդհատ տարածության մեջ, որոնք կօպտիմալացնեն համակարգի աշխատանքը: Սակայն այս խնդրի ամենամեծ մարտահրավերը դրա </w:t>
      </w:r>
      <w:r w:rsidR="00396BCF" w:rsidRPr="00396BCF">
        <w:rPr>
          <w:rFonts w:ascii="Sylfaen" w:hAnsi="Sylfaen"/>
          <w:iCs/>
          <w:lang w:val="hy-AM"/>
        </w:rPr>
        <w:t>որոնման տարածությ</w:t>
      </w:r>
      <w:r w:rsidR="006C2602">
        <w:rPr>
          <w:rFonts w:ascii="Sylfaen" w:hAnsi="Sylfaen"/>
          <w:iCs/>
          <w:lang w:val="hy-AM"/>
        </w:rPr>
        <w:t>ա</w:t>
      </w:r>
      <w:r w:rsidR="00396BCF" w:rsidRPr="00396BCF">
        <w:rPr>
          <w:rFonts w:ascii="Sylfaen" w:hAnsi="Sylfaen"/>
          <w:iCs/>
          <w:lang w:val="hy-AM"/>
        </w:rPr>
        <w:t>ն</w:t>
      </w:r>
      <w:r w:rsidR="00396BCF">
        <w:rPr>
          <w:rFonts w:ascii="Sylfaen" w:hAnsi="Sylfaen"/>
          <w:iCs/>
          <w:lang w:val="hy-AM"/>
        </w:rPr>
        <w:t xml:space="preserve"> </w:t>
      </w:r>
      <w:r w:rsidR="00A56132" w:rsidRPr="00A56132">
        <w:rPr>
          <w:rFonts w:ascii="Sylfaen" w:hAnsi="Sylfaen"/>
          <w:iCs/>
          <w:lang w:val="hy-AM"/>
        </w:rPr>
        <w:t>ահռելի ծավալն է:</w:t>
      </w:r>
    </w:p>
    <w:p w14:paraId="3D5A21AE" w14:textId="4661AD2A" w:rsidR="00A56132" w:rsidRDefault="00A56132" w:rsidP="00C359C9">
      <w:pPr>
        <w:spacing w:line="360" w:lineRule="auto"/>
        <w:ind w:firstLine="720"/>
        <w:jc w:val="both"/>
        <w:rPr>
          <w:rFonts w:ascii="Sylfaen" w:hAnsi="Sylfaen"/>
          <w:iCs/>
          <w:lang w:val="hy-AM"/>
        </w:rPr>
      </w:pPr>
      <w:r w:rsidRPr="00A56132">
        <w:rPr>
          <w:rFonts w:ascii="Sylfaen" w:hAnsi="Sylfaen"/>
          <w:iCs/>
          <w:lang w:val="hy-AM"/>
        </w:rPr>
        <w:t>Եթե ենթադրենք, որ ունենք</w:t>
      </w:r>
      <w:r w:rsidR="00283E23" w:rsidRPr="00283E23">
        <w:rPr>
          <w:rFonts w:ascii="Sylfaen" w:hAnsi="Sylfaen"/>
          <w:iCs/>
          <w:lang w:val="hy-AM"/>
        </w:rPr>
        <w:t xml:space="preserve"> N քանակությամբ բջիջներ, որոնք պետք է տեղաբաշխվեն չիպի վրա առկա N հատ ֆիքսված, դիսկրետ դիրքերում, ապա հնարավոր տեղաբաշխումների (վիճակների) ընդհանուր քանակը հավասար կլինի N!</w:t>
      </w:r>
      <w:r w:rsidR="00B72C05" w:rsidRPr="00B72C05">
        <w:rPr>
          <w:rFonts w:ascii="Sylfaen" w:hAnsi="Sylfaen"/>
          <w:iCs/>
          <w:lang w:val="hy-AM"/>
        </w:rPr>
        <w:t xml:space="preserve"> ։</w:t>
      </w:r>
    </w:p>
    <w:p w14:paraId="48D5B34A" w14:textId="598CBB8B" w:rsidR="00B72C05" w:rsidRDefault="00B72C05" w:rsidP="00C359C9">
      <w:pPr>
        <w:spacing w:line="360" w:lineRule="auto"/>
        <w:ind w:firstLine="720"/>
        <w:jc w:val="both"/>
        <w:rPr>
          <w:rFonts w:ascii="Sylfaen" w:hAnsi="Sylfaen"/>
          <w:iCs/>
          <w:lang w:val="hy-AM"/>
        </w:rPr>
      </w:pPr>
      <w:r w:rsidRPr="00B72C05">
        <w:rPr>
          <w:rFonts w:ascii="Sylfaen" w:hAnsi="Sylfaen"/>
          <w:iCs/>
          <w:lang w:val="hy-AM"/>
        </w:rPr>
        <w:lastRenderedPageBreak/>
        <w:t>Ալգորիթմական բարդության տեսանկյունից</w:t>
      </w:r>
      <w:r w:rsidRPr="00AB1C1A">
        <w:rPr>
          <w:rFonts w:ascii="Sylfaen" w:hAnsi="Sylfaen"/>
          <w:iCs/>
          <w:lang w:val="hy-AM"/>
        </w:rPr>
        <w:t xml:space="preserve"> </w:t>
      </w:r>
      <w:r w:rsidR="00AB1C1A" w:rsidRPr="00AB1C1A">
        <w:rPr>
          <w:rFonts w:ascii="Sylfaen" w:hAnsi="Sylfaen"/>
          <w:iCs/>
          <w:lang w:val="hy-AM"/>
        </w:rPr>
        <w:t>O(N!) աճը համարվում է էքսպոնենցիալ ֆունկցիայից անհամեմատ ավելի արագ աճող և մաթեմատիկորեն անկառավարելի պրոցես (հայտնի որպես կոմբինատոր պայթյուն):</w:t>
      </w:r>
    </w:p>
    <w:p w14:paraId="0703B697" w14:textId="4FF1FCFF" w:rsidR="009A3480" w:rsidRDefault="009A3480" w:rsidP="00E47DC0">
      <w:pPr>
        <w:spacing w:line="360" w:lineRule="auto"/>
        <w:jc w:val="center"/>
        <w:rPr>
          <w:rFonts w:ascii="Sylfaen" w:hAnsi="Sylfaen"/>
          <w:iCs/>
          <w:lang w:val="hy-AM"/>
        </w:rPr>
      </w:pPr>
      <w:r>
        <w:rPr>
          <w:rFonts w:ascii="Sylfaen" w:hAnsi="Sylfaen"/>
          <w:iCs/>
          <w:noProof/>
          <w:lang w:val="hy-AM"/>
        </w:rPr>
        <w:drawing>
          <wp:inline distT="0" distB="0" distL="0" distR="0" wp14:anchorId="1C019F40" wp14:editId="49B8E881">
            <wp:extent cx="3634636" cy="1619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3807" cy="1645611"/>
                    </a:xfrm>
                    <a:prstGeom prst="rect">
                      <a:avLst/>
                    </a:prstGeom>
                    <a:noFill/>
                  </pic:spPr>
                </pic:pic>
              </a:graphicData>
            </a:graphic>
          </wp:inline>
        </w:drawing>
      </w:r>
    </w:p>
    <w:p w14:paraId="5AF99E34" w14:textId="752D3753" w:rsidR="00D646E5" w:rsidRPr="00302146" w:rsidRDefault="00FB5BEE" w:rsidP="00F052E5">
      <w:pPr>
        <w:spacing w:after="240" w:line="360" w:lineRule="auto"/>
        <w:jc w:val="center"/>
        <w:rPr>
          <w:rFonts w:ascii="Sylfaen" w:hAnsi="Sylfaen"/>
          <w:i/>
          <w:color w:val="7030A0"/>
          <w:sz w:val="20"/>
          <w:szCs w:val="20"/>
          <w:lang w:val="hy-AM"/>
        </w:rPr>
      </w:pPr>
      <w:r w:rsidRPr="00677912">
        <w:rPr>
          <w:rFonts w:ascii="Sylfaen" w:hAnsi="Sylfaen"/>
          <w:i/>
          <w:sz w:val="20"/>
          <w:szCs w:val="20"/>
          <w:lang w:val="hy-AM"/>
        </w:rPr>
        <w:t>Նկ</w:t>
      </w:r>
      <w:r w:rsidR="00677912" w:rsidRPr="00677912">
        <w:rPr>
          <w:i/>
          <w:sz w:val="20"/>
          <w:szCs w:val="20"/>
          <w:lang w:val="hy-AM"/>
        </w:rPr>
        <w:t>․</w:t>
      </w:r>
      <w:r w:rsidRPr="00E26812">
        <w:rPr>
          <w:rFonts w:ascii="Sylfaen" w:hAnsi="Sylfaen"/>
          <w:i/>
          <w:sz w:val="20"/>
          <w:szCs w:val="20"/>
          <w:lang w:val="hy-AM"/>
        </w:rPr>
        <w:t xml:space="preserve"> 2.1.</w:t>
      </w:r>
      <w:r w:rsidR="001C0CB8" w:rsidRPr="002123DA">
        <w:rPr>
          <w:rFonts w:ascii="Sylfaen" w:hAnsi="Sylfaen"/>
          <w:i/>
          <w:sz w:val="20"/>
          <w:szCs w:val="20"/>
          <w:lang w:val="hy-AM"/>
        </w:rPr>
        <w:t>1.</w:t>
      </w:r>
      <w:r w:rsidRPr="00E26812">
        <w:rPr>
          <w:rFonts w:ascii="Sylfaen" w:hAnsi="Sylfaen"/>
          <w:i/>
          <w:sz w:val="20"/>
          <w:szCs w:val="20"/>
          <w:lang w:val="hy-AM"/>
        </w:rPr>
        <w:t xml:space="preserve"> </w:t>
      </w:r>
      <w:r w:rsidR="00F75463" w:rsidRPr="00E26812">
        <w:rPr>
          <w:rFonts w:ascii="Sylfaen" w:hAnsi="Sylfaen"/>
          <w:i/>
          <w:sz w:val="20"/>
          <w:szCs w:val="20"/>
          <w:lang w:val="hy-AM"/>
        </w:rPr>
        <w:t>Կ</w:t>
      </w:r>
      <w:r w:rsidRPr="00E26812">
        <w:rPr>
          <w:rFonts w:ascii="Sylfaen" w:hAnsi="Sylfaen"/>
          <w:i/>
          <w:sz w:val="20"/>
          <w:szCs w:val="20"/>
          <w:lang w:val="hy-AM"/>
        </w:rPr>
        <w:t>ոմբինատոր պայթյունի երևույթը</w:t>
      </w:r>
    </w:p>
    <w:p w14:paraId="744500EC" w14:textId="481DE242" w:rsidR="00357A98" w:rsidRPr="002E1B12" w:rsidRDefault="00357A98" w:rsidP="00F052E5">
      <w:pPr>
        <w:pStyle w:val="Heading3"/>
        <w:spacing w:line="360" w:lineRule="auto"/>
        <w:jc w:val="center"/>
        <w:rPr>
          <w:rFonts w:ascii="Times New Roman" w:hAnsi="Times New Roman" w:cs="Times New Roman"/>
          <w:b/>
          <w:bCs/>
          <w:iCs/>
          <w:lang w:val="hy-AM"/>
        </w:rPr>
      </w:pPr>
      <w:bookmarkStart w:id="26" w:name="_Toc227687638"/>
      <w:r w:rsidRPr="002E1B12">
        <w:rPr>
          <w:b/>
          <w:bCs/>
          <w:iCs/>
          <w:lang w:val="hy-AM"/>
        </w:rPr>
        <w:t xml:space="preserve">2.1.3. Նպատակային ֆունկցիան. </w:t>
      </w:r>
      <w:r w:rsidR="00F740A8" w:rsidRPr="002E1B12">
        <w:rPr>
          <w:b/>
          <w:bCs/>
          <w:iCs/>
          <w:lang w:val="hy-AM"/>
        </w:rPr>
        <w:t>ԼԵԿԳ</w:t>
      </w:r>
      <w:r w:rsidR="0057327D" w:rsidRPr="002E1B12">
        <w:rPr>
          <w:b/>
          <w:bCs/>
          <w:iCs/>
          <w:lang w:val="hy-AM"/>
        </w:rPr>
        <w:t>-ը</w:t>
      </w:r>
      <w:r w:rsidRPr="002E1B12">
        <w:rPr>
          <w:b/>
          <w:bCs/>
          <w:iCs/>
          <w:lang w:val="hy-AM"/>
        </w:rPr>
        <w:t xml:space="preserve"> և </w:t>
      </w:r>
      <w:r w:rsidR="00F740A8" w:rsidRPr="002E1B12">
        <w:rPr>
          <w:b/>
          <w:bCs/>
          <w:iCs/>
          <w:lang w:val="hy-AM"/>
        </w:rPr>
        <w:t>վ</w:t>
      </w:r>
      <w:r w:rsidRPr="002E1B12">
        <w:rPr>
          <w:b/>
          <w:bCs/>
          <w:iCs/>
          <w:lang w:val="hy-AM"/>
        </w:rPr>
        <w:t>երածածկման բացառման պայմանը</w:t>
      </w:r>
      <w:r w:rsidR="00F740A8" w:rsidRPr="002E1B12">
        <w:rPr>
          <w:rFonts w:ascii="Times New Roman" w:hAnsi="Times New Roman" w:cs="Times New Roman"/>
          <w:b/>
          <w:bCs/>
          <w:iCs/>
          <w:lang w:val="hy-AM"/>
        </w:rPr>
        <w:t>․</w:t>
      </w:r>
      <w:bookmarkEnd w:id="26"/>
    </w:p>
    <w:p w14:paraId="5E1117AE" w14:textId="107DA5F0" w:rsidR="00FB341A" w:rsidRDefault="00D03EE4" w:rsidP="00C359C9">
      <w:pPr>
        <w:spacing w:line="360" w:lineRule="auto"/>
        <w:ind w:firstLine="720"/>
        <w:jc w:val="both"/>
        <w:rPr>
          <w:rFonts w:ascii="Sylfaen" w:hAnsi="Sylfaen"/>
          <w:lang w:val="hy-AM"/>
        </w:rPr>
      </w:pPr>
      <w:r>
        <w:rPr>
          <w:rFonts w:ascii="Sylfaen" w:hAnsi="Sylfaen"/>
          <w:lang w:val="hy-AM"/>
        </w:rPr>
        <w:t>Ո</w:t>
      </w:r>
      <w:r w:rsidRPr="00D03EE4">
        <w:rPr>
          <w:rFonts w:ascii="Sylfaen" w:hAnsi="Sylfaen"/>
          <w:lang w:val="hy-AM"/>
        </w:rPr>
        <w:t>րպեսզի օպտիմալացման ալգորիթմը կարողանա վիճակների</w:t>
      </w:r>
      <w:r>
        <w:rPr>
          <w:rFonts w:ascii="Sylfaen" w:hAnsi="Sylfaen"/>
          <w:lang w:val="hy-AM"/>
        </w:rPr>
        <w:t xml:space="preserve"> </w:t>
      </w:r>
      <w:r w:rsidRPr="00D03EE4">
        <w:rPr>
          <w:rFonts w:ascii="Sylfaen" w:hAnsi="Sylfaen"/>
          <w:lang w:val="hy-AM"/>
        </w:rPr>
        <w:t xml:space="preserve">O(N!) </w:t>
      </w:r>
      <w:r w:rsidR="002B2742" w:rsidRPr="002B2742">
        <w:rPr>
          <w:rFonts w:ascii="Sylfaen" w:hAnsi="Sylfaen"/>
          <w:lang w:val="hy-AM"/>
        </w:rPr>
        <w:t xml:space="preserve">ծավալով տարածության մեջ տարբերակել «լավ» տեղաբաշխումը «վատից», համակարգում ներդրվում է </w:t>
      </w:r>
      <w:r w:rsidR="00FA1352">
        <w:rPr>
          <w:rFonts w:ascii="Sylfaen" w:hAnsi="Sylfaen"/>
          <w:lang w:val="hy-AM"/>
        </w:rPr>
        <w:t>ն</w:t>
      </w:r>
      <w:r w:rsidR="002B2742" w:rsidRPr="002B2742">
        <w:rPr>
          <w:rFonts w:ascii="Sylfaen" w:hAnsi="Sylfaen"/>
          <w:lang w:val="hy-AM"/>
        </w:rPr>
        <w:t xml:space="preserve">պատակային ֆունկցիա: Նպատակային ֆունկցիան </w:t>
      </w:r>
      <w:r w:rsidR="00E57738">
        <w:rPr>
          <w:rFonts w:ascii="Sylfaen" w:hAnsi="Sylfaen"/>
          <w:lang w:val="hy-AM"/>
        </w:rPr>
        <w:t>սկալյար</w:t>
      </w:r>
      <w:r w:rsidR="002B2742" w:rsidRPr="002B2742">
        <w:rPr>
          <w:rFonts w:ascii="Sylfaen" w:hAnsi="Sylfaen"/>
          <w:lang w:val="hy-AM"/>
        </w:rPr>
        <w:t xml:space="preserve"> արժեք է, որը քանակապես բնութագրում է միկրոսխեմայի տվյալ դասավորության ֆիզիկական որակը:</w:t>
      </w:r>
    </w:p>
    <w:p w14:paraId="70676517" w14:textId="045CA7E2" w:rsidR="00620731" w:rsidRDefault="00620731" w:rsidP="00C359C9">
      <w:pPr>
        <w:spacing w:line="360" w:lineRule="auto"/>
        <w:ind w:firstLine="720"/>
        <w:jc w:val="both"/>
        <w:rPr>
          <w:rFonts w:ascii="Sylfaen" w:hAnsi="Sylfaen"/>
          <w:lang w:val="hy-AM"/>
        </w:rPr>
      </w:pPr>
      <w:r w:rsidRPr="00620731">
        <w:rPr>
          <w:rFonts w:ascii="Sylfaen" w:hAnsi="Sylfaen"/>
          <w:lang w:val="hy-AM"/>
        </w:rPr>
        <w:t xml:space="preserve">Ինչպես նշվեց գրականության ակնարկում, տեղաբաշխման որակի հիմնական գնահատականը լարերի ընդհանուր երկարության մինիմալացումն է: Սույն համակարգում որպես լարի երկարության մոդել կիրառվում է </w:t>
      </w:r>
      <w:r w:rsidR="00E57738">
        <w:rPr>
          <w:rFonts w:ascii="Sylfaen" w:hAnsi="Sylfaen"/>
          <w:lang w:val="hy-AM"/>
        </w:rPr>
        <w:t>լ</w:t>
      </w:r>
      <w:r w:rsidRPr="00620731">
        <w:rPr>
          <w:rFonts w:ascii="Sylfaen" w:hAnsi="Sylfaen"/>
          <w:lang w:val="hy-AM"/>
        </w:rPr>
        <w:t>արի երկարության կիսապարագծային գնահատականը ( ԼԵԿԳ</w:t>
      </w:r>
      <w:r w:rsidR="009D4670">
        <w:rPr>
          <w:rFonts w:ascii="Sylfaen" w:hAnsi="Sylfaen"/>
          <w:lang w:val="hy-AM"/>
        </w:rPr>
        <w:t xml:space="preserve"> </w:t>
      </w:r>
      <w:r w:rsidRPr="00620731">
        <w:rPr>
          <w:rFonts w:ascii="Sylfaen" w:hAnsi="Sylfaen"/>
          <w:lang w:val="hy-AM"/>
        </w:rPr>
        <w:t>):</w:t>
      </w:r>
    </w:p>
    <w:p w14:paraId="05DB7521" w14:textId="77777777" w:rsidR="0085303F" w:rsidRPr="00E271E7" w:rsidRDefault="0085303F" w:rsidP="0085303F">
      <w:pPr>
        <w:rPr>
          <w:lang w:val="hy-AM"/>
          <w:rPrChange w:id="27" w:author="Gagik Tadevosyan" w:date="2026-04-13T10:23:00Z">
            <w:rPr/>
          </w:rPrChange>
        </w:rPr>
      </w:pPr>
      <w:r w:rsidRPr="0038714C">
        <w:rPr>
          <w:noProof/>
          <w:color w:val="FF0000"/>
          <w14:ligatures w14:val="standardContextual"/>
        </w:rPr>
        <mc:AlternateContent>
          <mc:Choice Requires="wps">
            <w:drawing>
              <wp:anchor distT="0" distB="0" distL="114300" distR="114300" simplePos="0" relativeHeight="251674624" behindDoc="0" locked="0" layoutInCell="1" allowOverlap="1" wp14:anchorId="4F29323A" wp14:editId="7A78C098">
                <wp:simplePos x="0" y="0"/>
                <wp:positionH relativeFrom="column">
                  <wp:posOffset>2565890</wp:posOffset>
                </wp:positionH>
                <wp:positionV relativeFrom="paragraph">
                  <wp:posOffset>1073986</wp:posOffset>
                </wp:positionV>
                <wp:extent cx="787079" cy="0"/>
                <wp:effectExtent l="0" t="76200" r="13335" b="95250"/>
                <wp:wrapNone/>
                <wp:docPr id="26" name="Straight Arrow Connector 26"/>
                <wp:cNvGraphicFramePr/>
                <a:graphic xmlns:a="http://schemas.openxmlformats.org/drawingml/2006/main">
                  <a:graphicData uri="http://schemas.microsoft.com/office/word/2010/wordprocessingShape">
                    <wps:wsp>
                      <wps:cNvCnPr/>
                      <wps:spPr>
                        <a:xfrm>
                          <a:off x="0" y="0"/>
                          <a:ext cx="787079" cy="0"/>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6DDB39" id="Straight Arrow Connector 26" o:spid="_x0000_s1026" type="#_x0000_t32" style="position:absolute;margin-left:202.05pt;margin-top:84.55pt;width:61.9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" strokecolor="#7030a0" strokeweight=".5pt">
                <v:stroke endarrow="block" joinstyle="miter"/>
              </v:shape>
            </w:pict>
          </mc:Fallback>
        </mc:AlternateContent>
      </w:r>
      <w:r>
        <w:rPr>
          <w:noProof/>
        </w:rPr>
        <w:drawing>
          <wp:inline distT="0" distB="0" distL="0" distR="0" wp14:anchorId="05818C25" wp14:editId="55EA23E8">
            <wp:extent cx="2523281" cy="1653183"/>
            <wp:effectExtent l="0" t="0" r="0" b="0"/>
            <wp:docPr id="27" name="Picture 3">
              <a:extLst xmlns:a="http://schemas.openxmlformats.org/drawingml/2006/main">
                <a:ext uri="{FF2B5EF4-FFF2-40B4-BE49-F238E27FC236}">
                  <a16:creationId xmlns:a16="http://schemas.microsoft.com/office/drawing/2014/main" id="{4BB3F8EA-C10F-468B-ABDC-D0771178B1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a:extLst>
                        <a:ext uri="{FF2B5EF4-FFF2-40B4-BE49-F238E27FC236}">
                          <a16:creationId xmlns:a16="http://schemas.microsoft.com/office/drawing/2014/main" id="{4BB3F8EA-C10F-468B-ABDC-D0771178B133}"/>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7465" cy="1688683"/>
                    </a:xfrm>
                    <a:prstGeom prst="rect">
                      <a:avLst/>
                    </a:prstGeom>
                    <a:noFill/>
                  </pic:spPr>
                </pic:pic>
              </a:graphicData>
            </a:graphic>
          </wp:inline>
        </w:drawing>
      </w:r>
      <w:r w:rsidRPr="00E271E7">
        <w:rPr>
          <w:lang w:val="hy-AM"/>
          <w:rPrChange w:id="28" w:author="Gagik Tadevosyan" w:date="2026-04-13T10:23:00Z">
            <w:rPr/>
          </w:rPrChange>
        </w:rPr>
        <w:t xml:space="preserve">                    </w:t>
      </w:r>
      <w:r>
        <w:rPr>
          <w:noProof/>
          <w14:ligatures w14:val="standardContextual"/>
        </w:rPr>
        <w:drawing>
          <wp:inline distT="0" distB="0" distL="0" distR="0" wp14:anchorId="12706B87" wp14:editId="7DD9D143">
            <wp:extent cx="2572625" cy="1866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8147" cy="1892678"/>
                    </a:xfrm>
                    <a:prstGeom prst="rect">
                      <a:avLst/>
                    </a:prstGeom>
                  </pic:spPr>
                </pic:pic>
              </a:graphicData>
            </a:graphic>
          </wp:inline>
        </w:drawing>
      </w:r>
    </w:p>
    <w:p w14:paraId="194A3243" w14:textId="56B0EAA1" w:rsidR="00DC1D84" w:rsidRPr="00302146" w:rsidRDefault="006778E8" w:rsidP="00C359C9">
      <w:pPr>
        <w:spacing w:after="240" w:line="360" w:lineRule="auto"/>
        <w:jc w:val="center"/>
        <w:rPr>
          <w:rFonts w:ascii="Sylfaen" w:hAnsi="Sylfaen"/>
          <w:i/>
          <w:iCs/>
          <w:sz w:val="20"/>
          <w:szCs w:val="20"/>
          <w:lang w:val="hy-AM"/>
        </w:rPr>
      </w:pPr>
      <w:r w:rsidRPr="00E26812">
        <w:rPr>
          <w:rFonts w:ascii="Sylfaen" w:hAnsi="Sylfaen"/>
          <w:i/>
          <w:iCs/>
          <w:sz w:val="20"/>
          <w:szCs w:val="20"/>
          <w:lang w:val="hy-AM"/>
        </w:rPr>
        <w:t>Ն</w:t>
      </w:r>
      <w:r w:rsidR="001C0CB8" w:rsidRPr="00E26812">
        <w:rPr>
          <w:rFonts w:ascii="Sylfaen" w:hAnsi="Sylfaen"/>
          <w:i/>
          <w:iCs/>
          <w:sz w:val="20"/>
          <w:szCs w:val="20"/>
          <w:lang w:val="hy-AM"/>
        </w:rPr>
        <w:t>կ. 2.1.1. Լարերի երկարության կիսապարագծային գնահատական</w:t>
      </w:r>
    </w:p>
    <w:p w14:paraId="030D7E62" w14:textId="720BE569" w:rsidR="002B2742" w:rsidRDefault="00620731" w:rsidP="00C359C9">
      <w:pPr>
        <w:spacing w:line="360" w:lineRule="auto"/>
        <w:ind w:firstLine="720"/>
        <w:jc w:val="both"/>
        <w:rPr>
          <w:rFonts w:ascii="Sylfaen" w:hAnsi="Sylfaen"/>
          <w:iCs/>
          <w:lang w:val="hy-AM"/>
        </w:rPr>
      </w:pPr>
      <w:r w:rsidRPr="00620731">
        <w:rPr>
          <w:rFonts w:ascii="Sylfaen" w:hAnsi="Sylfaen"/>
          <w:lang w:val="hy-AM"/>
        </w:rPr>
        <w:t xml:space="preserve">Մաթեմատիկորեն, յուրաքանչյուր առանձին </w:t>
      </w:r>
      <m:oMath>
        <m:r>
          <w:rPr>
            <w:rFonts w:ascii="Cambria Math" w:hAnsi="Cambria Math"/>
            <w:lang w:val="hy-AM"/>
          </w:rPr>
          <m:t>n∈N</m:t>
        </m:r>
      </m:oMath>
      <w:r w:rsidRPr="000511A6">
        <w:rPr>
          <w:rFonts w:ascii="Sylfaen" w:hAnsi="Sylfaen"/>
          <w:i/>
          <w:lang w:val="hy-AM"/>
        </w:rPr>
        <w:t xml:space="preserve"> </w:t>
      </w:r>
      <w:r w:rsidR="000511A6" w:rsidRPr="000511A6">
        <w:rPr>
          <w:rFonts w:ascii="Sylfaen" w:hAnsi="Sylfaen"/>
          <w:iCs/>
          <w:lang w:val="hy-AM"/>
        </w:rPr>
        <w:t xml:space="preserve">ցանցի համար </w:t>
      </w:r>
      <w:r w:rsidR="009D4670">
        <w:rPr>
          <w:rFonts w:ascii="Sylfaen" w:hAnsi="Sylfaen"/>
          <w:iCs/>
          <w:lang w:val="hy-AM"/>
        </w:rPr>
        <w:t>ԼԵԿԳ</w:t>
      </w:r>
      <w:r w:rsidR="000511A6" w:rsidRPr="000511A6">
        <w:rPr>
          <w:rFonts w:ascii="Sylfaen" w:hAnsi="Sylfaen"/>
          <w:iCs/>
          <w:lang w:val="hy-AM"/>
        </w:rPr>
        <w:t>-ը հաշվարկվում է որպես այդ ցանցին միացված բջիջների կոորդինատների մաքսիմալ և մինիմալ արժեքների տարբերություն.</w:t>
      </w:r>
    </w:p>
    <w:p w14:paraId="4D6CF43D" w14:textId="3FD88D5F" w:rsidR="00046594" w:rsidRPr="0014764A" w:rsidRDefault="00046594" w:rsidP="006A33AA">
      <w:pPr>
        <w:spacing w:line="360" w:lineRule="auto"/>
        <w:jc w:val="right"/>
        <w:rPr>
          <w:rFonts w:ascii="Sylfaen" w:hAnsi="Sylfaen"/>
          <w:iCs/>
          <w:lang w:val="hy-AM"/>
        </w:rPr>
      </w:pPr>
      <m:oMath>
        <m:r>
          <w:rPr>
            <w:rFonts w:ascii="Cambria Math" w:hAnsi="Cambria Math"/>
            <w:lang w:val="hy-AM"/>
          </w:rPr>
          <w:lastRenderedPageBreak/>
          <m:t>ԼԵԿԳ=</m:t>
        </m:r>
        <m:d>
          <m:dPr>
            <m:ctrlPr>
              <w:rPr>
                <w:rFonts w:ascii="Cambria Math" w:hAnsi="Cambria Math"/>
                <w:i/>
              </w:rPr>
            </m:ctrlPr>
          </m:dPr>
          <m:e>
            <m:sSub>
              <m:sSubPr>
                <m:ctrlPr>
                  <w:rPr>
                    <w:rFonts w:ascii="Cambria Math" w:hAnsi="Cambria Math"/>
                    <w:i/>
                  </w:rPr>
                </m:ctrlPr>
              </m:sSubPr>
              <m:e>
                <m:r>
                  <w:rPr>
                    <w:rFonts w:ascii="Cambria Math" w:hAnsi="Cambria Math"/>
                    <w:lang w:val="hy-AM"/>
                  </w:rPr>
                  <m:t xml:space="preserve"> x</m:t>
                </m:r>
              </m:e>
              <m:sub>
                <m:r>
                  <w:rPr>
                    <w:rFonts w:ascii="Cambria Math" w:hAnsi="Cambria Math"/>
                    <w:lang w:val="hy-AM"/>
                  </w:rPr>
                  <m:t>max</m:t>
                </m:r>
              </m:sub>
            </m:sSub>
            <m:r>
              <w:rPr>
                <w:rFonts w:ascii="Cambria Math" w:hAnsi="Cambria Math"/>
                <w:lang w:val="hy-AM"/>
              </w:rPr>
              <m:t xml:space="preserve">- </m:t>
            </m:r>
            <m:sSub>
              <m:sSubPr>
                <m:ctrlPr>
                  <w:rPr>
                    <w:rFonts w:ascii="Cambria Math" w:hAnsi="Cambria Math"/>
                    <w:i/>
                  </w:rPr>
                </m:ctrlPr>
              </m:sSubPr>
              <m:e>
                <m:r>
                  <w:rPr>
                    <w:rFonts w:ascii="Cambria Math" w:hAnsi="Cambria Math"/>
                    <w:lang w:val="hy-AM"/>
                  </w:rPr>
                  <m:t>x</m:t>
                </m:r>
              </m:e>
              <m:sub>
                <m:r>
                  <w:rPr>
                    <w:rFonts w:ascii="Cambria Math" w:hAnsi="Cambria Math"/>
                    <w:lang w:val="hy-AM"/>
                  </w:rPr>
                  <m:t>min</m:t>
                </m:r>
              </m:sub>
            </m:sSub>
            <m:r>
              <w:rPr>
                <w:rFonts w:ascii="Cambria Math" w:hAnsi="Cambria Math"/>
                <w:lang w:val="hy-AM"/>
              </w:rPr>
              <m:t xml:space="preserve"> </m:t>
            </m:r>
          </m:e>
        </m:d>
        <m:r>
          <w:rPr>
            <w:rFonts w:ascii="Cambria Math" w:hAnsi="Cambria Math"/>
            <w:lang w:val="hy-AM"/>
          </w:rPr>
          <m:t xml:space="preserve">+( </m:t>
        </m:r>
        <m:sSub>
          <m:sSubPr>
            <m:ctrlPr>
              <w:rPr>
                <w:rFonts w:ascii="Cambria Math" w:hAnsi="Cambria Math"/>
                <w:i/>
              </w:rPr>
            </m:ctrlPr>
          </m:sSubPr>
          <m:e>
            <m:r>
              <w:rPr>
                <w:rFonts w:ascii="Cambria Math" w:hAnsi="Cambria Math"/>
                <w:lang w:val="hy-AM"/>
              </w:rPr>
              <m:t>y</m:t>
            </m:r>
          </m:e>
          <m:sub>
            <m:r>
              <w:rPr>
                <w:rFonts w:ascii="Cambria Math" w:hAnsi="Cambria Math"/>
                <w:lang w:val="hy-AM"/>
              </w:rPr>
              <m:t>max</m:t>
            </m:r>
          </m:sub>
        </m:sSub>
        <m:r>
          <w:rPr>
            <w:rFonts w:ascii="Cambria Math" w:hAnsi="Cambria Math"/>
            <w:lang w:val="hy-AM"/>
          </w:rPr>
          <m:t xml:space="preserve"> - </m:t>
        </m:r>
        <m:sSub>
          <m:sSubPr>
            <m:ctrlPr>
              <w:rPr>
                <w:rFonts w:ascii="Cambria Math" w:hAnsi="Cambria Math"/>
                <w:i/>
              </w:rPr>
            </m:ctrlPr>
          </m:sSubPr>
          <m:e>
            <m:r>
              <w:rPr>
                <w:rFonts w:ascii="Cambria Math" w:hAnsi="Cambria Math"/>
                <w:lang w:val="hy-AM"/>
              </w:rPr>
              <m:t>y</m:t>
            </m:r>
          </m:e>
          <m:sub>
            <m:r>
              <w:rPr>
                <w:rFonts w:ascii="Cambria Math" w:hAnsi="Cambria Math"/>
                <w:lang w:val="hy-AM"/>
              </w:rPr>
              <m:t>min</m:t>
            </m:r>
          </m:sub>
        </m:sSub>
        <m:r>
          <w:rPr>
            <w:rFonts w:ascii="Cambria Math" w:hAnsi="Cambria Math"/>
            <w:lang w:val="hy-AM"/>
          </w:rPr>
          <m:t xml:space="preserve"> )</m:t>
        </m:r>
      </m:oMath>
      <w:r w:rsidR="0014764A">
        <w:rPr>
          <w:rFonts w:ascii="Sylfaen" w:hAnsi="Sylfaen"/>
          <w:lang w:val="hy-AM"/>
        </w:rPr>
        <w:t xml:space="preserve">    </w:t>
      </w:r>
      <w:r w:rsidR="006A33AA" w:rsidRPr="006D3230">
        <w:rPr>
          <w:rFonts w:ascii="Sylfaen" w:hAnsi="Sylfaen"/>
          <w:lang w:val="hy-AM"/>
        </w:rPr>
        <w:t xml:space="preserve">                     </w:t>
      </w:r>
      <w:r w:rsidR="0014764A">
        <w:rPr>
          <w:rFonts w:ascii="Sylfaen" w:hAnsi="Sylfaen"/>
          <w:lang w:val="hy-AM"/>
        </w:rPr>
        <w:t xml:space="preserve">     </w:t>
      </w:r>
      <w:r w:rsidR="0014764A" w:rsidRPr="0014764A">
        <w:rPr>
          <w:rFonts w:ascii="Sylfaen" w:hAnsi="Sylfaen"/>
          <w:lang w:val="hy-AM"/>
        </w:rPr>
        <w:t>(</w:t>
      </w:r>
      <w:r w:rsidR="006A33AA" w:rsidRPr="006A33AA">
        <w:rPr>
          <w:rFonts w:ascii="Sylfaen" w:hAnsi="Sylfaen"/>
          <w:lang w:val="hy-AM"/>
        </w:rPr>
        <w:t>2.1</w:t>
      </w:r>
      <w:r w:rsidR="0014764A" w:rsidRPr="0014764A">
        <w:rPr>
          <w:rFonts w:ascii="Sylfaen" w:hAnsi="Sylfaen"/>
          <w:lang w:val="hy-AM"/>
        </w:rPr>
        <w:t>)</w:t>
      </w:r>
    </w:p>
    <w:p w14:paraId="178B73B2" w14:textId="40FE87A2" w:rsidR="00A303E4" w:rsidRDefault="0090442E" w:rsidP="00C359C9">
      <w:pPr>
        <w:spacing w:before="240" w:after="240" w:line="360" w:lineRule="auto"/>
        <w:ind w:firstLine="720"/>
        <w:jc w:val="both"/>
        <w:rPr>
          <w:rFonts w:ascii="Sylfaen" w:hAnsi="Sylfaen"/>
          <w:lang w:val="hy-AM"/>
        </w:rPr>
      </w:pPr>
      <w:r w:rsidRPr="0090442E">
        <w:rPr>
          <w:rFonts w:ascii="Sylfaen" w:hAnsi="Sylfaen"/>
          <w:lang w:val="hy-AM"/>
        </w:rPr>
        <w:t xml:space="preserve">Ամբողջ միկրոսխեմայի տեղաբաշխման մակրո-որակը գնահատելու համար համակարգը հաշվում է բոլոր </w:t>
      </w:r>
      <w:r w:rsidR="00CA50BA" w:rsidRPr="00CA50BA">
        <w:rPr>
          <w:rFonts w:ascii="Sylfaen" w:hAnsi="Sylfaen"/>
          <w:lang w:val="hy-AM"/>
        </w:rPr>
        <w:t xml:space="preserve">N </w:t>
      </w:r>
      <w:r w:rsidRPr="0090442E">
        <w:rPr>
          <w:rFonts w:ascii="Sylfaen" w:hAnsi="Sylfaen"/>
          <w:lang w:val="hy-AM"/>
        </w:rPr>
        <w:t>ցանցերի (լարերի) երկարությունների հանրագումարը.</w:t>
      </w:r>
    </w:p>
    <w:p w14:paraId="71DD55D1" w14:textId="318E43BA" w:rsidR="00CA50BA" w:rsidRPr="006D3230" w:rsidRDefault="007F2786" w:rsidP="006D3230">
      <w:pPr>
        <w:spacing w:before="240" w:after="240" w:line="360" w:lineRule="auto"/>
        <w:jc w:val="right"/>
        <w:rPr>
          <w:rFonts w:ascii="Sylfaen" w:hAnsi="Sylfaen"/>
          <w:lang w:val="hy-AM"/>
        </w:rPr>
      </w:pPr>
      <m:oMath>
        <m:r>
          <w:rPr>
            <w:rFonts w:ascii="Cambria Math" w:hAnsi="Cambria Math"/>
            <w:lang w:val="hy-AM"/>
          </w:rPr>
          <m:t>Ընդհանուր ԼԵԿԳ=</m:t>
        </m:r>
        <m:nary>
          <m:naryPr>
            <m:chr m:val="∑"/>
            <m:limLoc m:val="undOvr"/>
            <m:supHide m:val="1"/>
            <m:ctrlPr>
              <w:rPr>
                <w:rFonts w:ascii="Cambria Math" w:hAnsi="Cambria Math" w:cs="Arial"/>
                <w:i/>
              </w:rPr>
            </m:ctrlPr>
          </m:naryPr>
          <m:sub>
            <m:r>
              <w:rPr>
                <w:rFonts w:ascii="Cambria Math" w:hAnsi="Cambria Math" w:cs="Arial"/>
                <w:lang w:val="hy-AM"/>
              </w:rPr>
              <m:t>n∈N</m:t>
            </m:r>
          </m:sub>
          <m:sup/>
          <m:e>
            <m:r>
              <w:rPr>
                <w:rFonts w:ascii="Cambria Math" w:hAnsi="Cambria Math" w:cs="Arial"/>
                <w:lang w:val="hy-AM"/>
              </w:rPr>
              <m:t>ԼԵԿԳ(n)</m:t>
            </m:r>
          </m:e>
        </m:nary>
        <m:r>
          <w:rPr>
            <w:rFonts w:ascii="Cambria Math" w:hAnsi="Cambria Math"/>
            <w:lang w:val="hy-AM"/>
          </w:rPr>
          <m:t xml:space="preserve"> </m:t>
        </m:r>
      </m:oMath>
      <w:r w:rsidR="006D3230" w:rsidRPr="006D3230">
        <w:rPr>
          <w:rFonts w:ascii="Sylfaen" w:hAnsi="Sylfaen"/>
          <w:lang w:val="hy-AM"/>
        </w:rPr>
        <w:t xml:space="preserve">                                    (2.2)</w:t>
      </w:r>
    </w:p>
    <w:p w14:paraId="074AE3BE" w14:textId="1103E472" w:rsidR="00C223E5" w:rsidRDefault="00C223E5" w:rsidP="00C359C9">
      <w:pPr>
        <w:spacing w:line="360" w:lineRule="auto"/>
        <w:ind w:firstLine="720"/>
        <w:jc w:val="both"/>
        <w:rPr>
          <w:rFonts w:ascii="Sylfaen" w:hAnsi="Sylfaen"/>
          <w:lang w:val="hy-AM"/>
        </w:rPr>
      </w:pPr>
      <w:r w:rsidRPr="00C223E5">
        <w:rPr>
          <w:rFonts w:ascii="Sylfaen" w:hAnsi="Sylfaen"/>
          <w:lang w:val="hy-AM"/>
        </w:rPr>
        <w:t xml:space="preserve">Ալգորիթմի գլխավոր նպատակը այս հանրագումարի գլոբալ մինիմալացումն է: Սակայն սահմանափակ մակերեսի վրա լարերի երկարության անկառավարելի կրճատումը անխուսափելիորեն հանգեցնում է բջիջների համադրմանը միևնույն ֆիզիկական կետում։ </w:t>
      </w:r>
    </w:p>
    <w:p w14:paraId="68E4F457" w14:textId="243B8348" w:rsidR="00180860" w:rsidRPr="00180860" w:rsidRDefault="00180860" w:rsidP="00C359C9">
      <w:pPr>
        <w:spacing w:line="360" w:lineRule="auto"/>
        <w:ind w:firstLine="720"/>
        <w:jc w:val="both"/>
        <w:rPr>
          <w:rFonts w:ascii="Sylfaen" w:hAnsi="Sylfaen"/>
          <w:lang w:val="hy-AM"/>
        </w:rPr>
      </w:pPr>
      <w:r w:rsidRPr="00180860">
        <w:rPr>
          <w:rFonts w:ascii="Sylfaen" w:hAnsi="Sylfaen"/>
          <w:lang w:val="hy-AM"/>
        </w:rPr>
        <w:t xml:space="preserve">Հետևաբար, նպատակային ֆունկցիային զուգահեռ, համակարգում դրվում է խիստ երկրաչափական </w:t>
      </w:r>
      <w:r w:rsidR="00203BE0">
        <w:rPr>
          <w:rFonts w:ascii="Sylfaen" w:hAnsi="Sylfaen"/>
          <w:lang w:val="hy-AM"/>
        </w:rPr>
        <w:t>ս</w:t>
      </w:r>
      <w:r w:rsidRPr="00180860">
        <w:rPr>
          <w:rFonts w:ascii="Sylfaen" w:hAnsi="Sylfaen"/>
          <w:lang w:val="hy-AM"/>
        </w:rPr>
        <w:t>ահմանափակում. բջիջները չպետք է վերածածկվեն: Մաթեմատիկորեն այս սահմանափակումը ձևակերպվում է բազմությունների հատման միջոցով:</w:t>
      </w:r>
    </w:p>
    <w:p w14:paraId="4745F26E" w14:textId="5D2706D4" w:rsidR="00180860" w:rsidRPr="009261C6" w:rsidRDefault="00180860" w:rsidP="00C359C9">
      <w:pPr>
        <w:spacing w:line="360" w:lineRule="auto"/>
        <w:ind w:firstLine="720"/>
        <w:jc w:val="both"/>
        <w:rPr>
          <w:rFonts w:ascii="Sylfaen" w:hAnsi="Sylfaen"/>
          <w:lang w:val="hy-AM"/>
        </w:rPr>
      </w:pPr>
      <w:r w:rsidRPr="00180860">
        <w:rPr>
          <w:rFonts w:ascii="Sylfaen" w:hAnsi="Sylfaen"/>
          <w:lang w:val="hy-AM"/>
        </w:rPr>
        <w:t>Եթե</w:t>
      </w:r>
      <w:r w:rsidR="00F934D7" w:rsidRPr="009261C6">
        <w:rPr>
          <w:rFonts w:ascii="Sylfaen" w:hAnsi="Sylfaen"/>
          <w:lang w:val="hy-AM"/>
        </w:rPr>
        <w:t xml:space="preserve"> </w:t>
      </w:r>
      <m:oMath>
        <m:r>
          <w:rPr>
            <w:rFonts w:ascii="Cambria Math" w:hAnsi="Cambria Math"/>
            <w:lang w:val="hy-AM"/>
          </w:rPr>
          <m:t>S</m:t>
        </m:r>
        <m:d>
          <m:dPr>
            <m:ctrlPr>
              <w:rPr>
                <w:rFonts w:ascii="Cambria Math" w:hAnsi="Cambria Math"/>
                <w:i/>
              </w:rPr>
            </m:ctrlPr>
          </m:dPr>
          <m:e>
            <m:sSub>
              <m:sSubPr>
                <m:ctrlPr>
                  <w:rPr>
                    <w:rFonts w:ascii="Cambria Math" w:hAnsi="Cambria Math"/>
                    <w:i/>
                  </w:rPr>
                </m:ctrlPr>
              </m:sSubPr>
              <m:e>
                <m:r>
                  <w:rPr>
                    <w:rFonts w:ascii="Cambria Math" w:hAnsi="Cambria Math"/>
                    <w:lang w:val="hy-AM"/>
                  </w:rPr>
                  <m:t>c</m:t>
                </m:r>
              </m:e>
              <m:sub>
                <m:r>
                  <w:rPr>
                    <w:rFonts w:ascii="Cambria Math" w:hAnsi="Cambria Math"/>
                    <w:lang w:val="hy-AM"/>
                  </w:rPr>
                  <m:t>i</m:t>
                </m:r>
              </m:sub>
            </m:sSub>
          </m:e>
        </m:d>
      </m:oMath>
      <w:r w:rsidR="00DA1CDD" w:rsidRPr="009261C6">
        <w:rPr>
          <w:lang w:val="hy-AM"/>
        </w:rPr>
        <w:t xml:space="preserve"> </w:t>
      </w:r>
      <w:r w:rsidR="00DA1CDD" w:rsidRPr="009261C6">
        <w:rPr>
          <w:rFonts w:ascii="Sylfaen" w:hAnsi="Sylfaen"/>
          <w:lang w:val="hy-AM"/>
        </w:rPr>
        <w:t xml:space="preserve">-ն </w:t>
      </w:r>
      <m:oMath>
        <m:sSub>
          <m:sSubPr>
            <m:ctrlPr>
              <w:rPr>
                <w:rFonts w:ascii="Cambria Math" w:hAnsi="Cambria Math"/>
                <w:i/>
              </w:rPr>
            </m:ctrlPr>
          </m:sSubPr>
          <m:e>
            <m:r>
              <w:rPr>
                <w:rFonts w:ascii="Cambria Math" w:hAnsi="Cambria Math"/>
                <w:lang w:val="hy-AM"/>
              </w:rPr>
              <m:t>c</m:t>
            </m:r>
          </m:e>
          <m:sub>
            <m:r>
              <w:rPr>
                <w:rFonts w:ascii="Cambria Math" w:hAnsi="Cambria Math"/>
                <w:lang w:val="hy-AM"/>
              </w:rPr>
              <m:t>i</m:t>
            </m:r>
          </m:sub>
        </m:sSub>
      </m:oMath>
      <w:r w:rsidR="009261C6" w:rsidRPr="009261C6">
        <w:rPr>
          <w:lang w:val="hy-AM"/>
        </w:rPr>
        <w:t xml:space="preserve"> </w:t>
      </w:r>
      <w:r w:rsidR="009261C6" w:rsidRPr="009261C6">
        <w:rPr>
          <w:rFonts w:ascii="Sylfaen" w:hAnsi="Sylfaen"/>
          <w:lang w:val="hy-AM"/>
        </w:rPr>
        <w:t xml:space="preserve">բջջի զբաղեցրած ֆիզիկական մակերեսի (տիրույթի) կետերի բազմությունն է, ապա ցանկացած երկու տարբեր i </w:t>
      </w:r>
      <w:r w:rsidR="009261C6">
        <w:rPr>
          <w:rFonts w:ascii="Sylfaen" w:hAnsi="Sylfaen"/>
          <w:lang w:val="hy-AM"/>
        </w:rPr>
        <w:t xml:space="preserve">և </w:t>
      </w:r>
      <w:r w:rsidR="009261C6" w:rsidRPr="009261C6">
        <w:rPr>
          <w:rFonts w:ascii="Sylfaen" w:hAnsi="Sylfaen"/>
          <w:lang w:val="hy-AM"/>
        </w:rPr>
        <w:t>j բջիջների համար պետք է բավարարվի հետևյալ պայմանը.</w:t>
      </w:r>
    </w:p>
    <w:p w14:paraId="1125D4DD" w14:textId="2A6A4AEB" w:rsidR="00C223E5" w:rsidRPr="006D3230" w:rsidRDefault="00182B0B" w:rsidP="006D3230">
      <w:pPr>
        <w:spacing w:line="360" w:lineRule="auto"/>
        <w:jc w:val="right"/>
        <w:rPr>
          <w:rFonts w:ascii="Sylfaen" w:hAnsi="Sylfaen"/>
          <w:lang w:val="hy-AM"/>
        </w:rPr>
      </w:pPr>
      <m:oMath>
        <m:r>
          <w:rPr>
            <w:rFonts w:ascii="Cambria Math" w:hAnsi="Cambria Math"/>
            <w:lang w:val="hy-AM"/>
          </w:rPr>
          <m:t>S</m:t>
        </m:r>
        <m:d>
          <m:dPr>
            <m:ctrlPr>
              <w:rPr>
                <w:rFonts w:ascii="Cambria Math" w:hAnsi="Cambria Math"/>
                <w:i/>
                <w:lang w:val="hy-AM"/>
              </w:rPr>
            </m:ctrlPr>
          </m:dPr>
          <m:e>
            <m:r>
              <w:rPr>
                <w:rFonts w:ascii="Cambria Math" w:hAnsi="Cambria Math"/>
                <w:lang w:val="hy-AM"/>
              </w:rPr>
              <m:t>տիրույթ</m:t>
            </m:r>
          </m:e>
        </m:d>
        <m:d>
          <m:dPr>
            <m:ctrlPr>
              <w:rPr>
                <w:rFonts w:ascii="Cambria Math" w:hAnsi="Cambria Math"/>
                <w:i/>
                <w:lang w:val="hy-AM"/>
              </w:rPr>
            </m:ctrlPr>
          </m:dPr>
          <m:e>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i</m:t>
                </m:r>
              </m:sub>
            </m:sSub>
          </m:e>
        </m:d>
        <m:r>
          <w:rPr>
            <w:rFonts w:ascii="Cambria Math" w:hAnsi="Cambria Math"/>
            <w:lang w:val="hy-AM"/>
          </w:rPr>
          <m:t>∩S</m:t>
        </m:r>
        <m:d>
          <m:dPr>
            <m:ctrlPr>
              <w:rPr>
                <w:rFonts w:ascii="Cambria Math" w:hAnsi="Cambria Math"/>
                <w:i/>
                <w:lang w:val="hy-AM"/>
              </w:rPr>
            </m:ctrlPr>
          </m:dPr>
          <m:e>
            <m:r>
              <w:rPr>
                <w:rFonts w:ascii="Cambria Math" w:hAnsi="Cambria Math"/>
                <w:lang w:val="hy-AM"/>
              </w:rPr>
              <m:t>տիրույթ</m:t>
            </m:r>
          </m:e>
        </m:d>
        <m:d>
          <m:dPr>
            <m:ctrlPr>
              <w:rPr>
                <w:rFonts w:ascii="Cambria Math" w:hAnsi="Cambria Math"/>
                <w:i/>
                <w:lang w:val="hy-AM"/>
              </w:rPr>
            </m:ctrlPr>
          </m:dPr>
          <m:e>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j</m:t>
                </m:r>
              </m:sub>
            </m:sSub>
          </m:e>
        </m:d>
        <m:r>
          <w:rPr>
            <w:rFonts w:ascii="Cambria Math" w:hAnsi="Cambria Math"/>
            <w:lang w:val="hy-AM"/>
          </w:rPr>
          <m:t>= ∅ ,      ∀ i ≠j</m:t>
        </m:r>
      </m:oMath>
      <w:r w:rsidRPr="00E317CE">
        <w:rPr>
          <w:rFonts w:ascii="Sylfaen" w:hAnsi="Sylfaen"/>
          <w:lang w:val="hy-AM"/>
        </w:rPr>
        <w:t xml:space="preserve"> </w:t>
      </w:r>
      <w:r w:rsidR="006D3230" w:rsidRPr="006D3230">
        <w:rPr>
          <w:rFonts w:ascii="Sylfaen" w:hAnsi="Sylfaen"/>
          <w:lang w:val="hy-AM"/>
        </w:rPr>
        <w:t xml:space="preserve">                    </w:t>
      </w:r>
      <w:r w:rsidRPr="00E317CE">
        <w:rPr>
          <w:rFonts w:ascii="Sylfaen" w:hAnsi="Sylfaen"/>
          <w:lang w:val="hy-AM"/>
        </w:rPr>
        <w:t xml:space="preserve"> </w:t>
      </w:r>
      <w:r w:rsidR="006D3230" w:rsidRPr="006D3230">
        <w:rPr>
          <w:rFonts w:ascii="Sylfaen" w:hAnsi="Sylfaen"/>
          <w:lang w:val="hy-AM"/>
        </w:rPr>
        <w:t>(2.3)</w:t>
      </w:r>
    </w:p>
    <w:p w14:paraId="2A98CE4C" w14:textId="4C845A37" w:rsidR="00D221E6" w:rsidRPr="007F013B" w:rsidRDefault="00075448" w:rsidP="00C359C9">
      <w:pPr>
        <w:spacing w:before="240" w:line="360" w:lineRule="auto"/>
        <w:ind w:firstLine="720"/>
        <w:jc w:val="both"/>
        <w:rPr>
          <w:rFonts w:ascii="Sylfaen" w:hAnsi="Sylfaen"/>
          <w:lang w:val="hy-AM"/>
        </w:rPr>
      </w:pPr>
      <w:r w:rsidRPr="00E317CE">
        <w:rPr>
          <w:rFonts w:ascii="Sylfaen" w:hAnsi="Sylfaen"/>
          <w:lang w:val="hy-AM"/>
        </w:rPr>
        <w:t>Տեղաբաշխման ալգորիթմի մարտահրավերը կայանում է նրանում, որ այն պետք է գտնի</w:t>
      </w:r>
      <w:r w:rsidR="005062A9">
        <w:rPr>
          <w:rFonts w:ascii="Sylfaen" w:hAnsi="Sylfaen"/>
          <w:lang w:val="hy-AM"/>
        </w:rPr>
        <w:t xml:space="preserve"> </w:t>
      </w:r>
      <m:oMath>
        <m:nary>
          <m:naryPr>
            <m:chr m:val="∑"/>
            <m:limLoc m:val="undOvr"/>
            <m:subHide m:val="1"/>
            <m:supHide m:val="1"/>
            <m:ctrlPr>
              <w:rPr>
                <w:rFonts w:ascii="Cambria Math" w:hAnsi="Cambria Math"/>
                <w:i/>
              </w:rPr>
            </m:ctrlPr>
          </m:naryPr>
          <m:sub/>
          <m:sup/>
          <m:e>
            <m:r>
              <w:rPr>
                <w:rFonts w:ascii="Cambria Math" w:hAnsi="Cambria Math"/>
                <w:lang w:val="hy-AM"/>
              </w:rPr>
              <m:t>ԼԵԿԳ(n)</m:t>
            </m:r>
          </m:e>
        </m:nary>
      </m:oMath>
      <w:r w:rsidR="007A4E40" w:rsidRPr="00E317CE">
        <w:rPr>
          <w:rFonts w:ascii="Sylfaen" w:hAnsi="Sylfaen"/>
          <w:lang w:val="hy-AM"/>
        </w:rPr>
        <w:t xml:space="preserve"> -ի նվազագույն արժեքը՝ անշեղորեն բավարարելով  </w:t>
      </w:r>
      <m:oMath>
        <m:r>
          <w:rPr>
            <w:rFonts w:ascii="Cambria Math" w:hAnsi="Cambria Math"/>
            <w:lang w:val="hy-AM"/>
          </w:rPr>
          <m:t>S</m:t>
        </m:r>
        <m:d>
          <m:dPr>
            <m:ctrlPr>
              <w:rPr>
                <w:rFonts w:ascii="Cambria Math" w:hAnsi="Cambria Math"/>
                <w:i/>
                <w:lang w:val="hy-AM"/>
              </w:rPr>
            </m:ctrlPr>
          </m:dPr>
          <m:e>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i</m:t>
                </m:r>
              </m:sub>
            </m:sSub>
          </m:e>
        </m:d>
        <m:r>
          <w:rPr>
            <w:rFonts w:ascii="Cambria Math" w:hAnsi="Cambria Math"/>
            <w:lang w:val="hy-AM"/>
          </w:rPr>
          <m:t>∩S</m:t>
        </m:r>
        <m:d>
          <m:dPr>
            <m:ctrlPr>
              <w:rPr>
                <w:rFonts w:ascii="Cambria Math" w:hAnsi="Cambria Math"/>
                <w:i/>
                <w:lang w:val="hy-AM"/>
              </w:rPr>
            </m:ctrlPr>
          </m:dPr>
          <m:e>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j</m:t>
                </m:r>
              </m:sub>
            </m:sSub>
          </m:e>
        </m:d>
        <m:r>
          <w:rPr>
            <w:rFonts w:ascii="Cambria Math" w:hAnsi="Cambria Math"/>
            <w:lang w:val="hy-AM"/>
          </w:rPr>
          <m:t>= ∅</m:t>
        </m:r>
      </m:oMath>
      <w:r w:rsidR="007A4E40" w:rsidRPr="00E317CE">
        <w:rPr>
          <w:rFonts w:ascii="Sylfaen" w:hAnsi="Sylfaen"/>
          <w:lang w:val="hy-AM"/>
        </w:rPr>
        <w:t xml:space="preserve"> </w:t>
      </w:r>
      <w:r w:rsidR="00D221E6" w:rsidRPr="00E317CE">
        <w:rPr>
          <w:rFonts w:ascii="Sylfaen" w:hAnsi="Sylfaen"/>
          <w:lang w:val="hy-AM"/>
        </w:rPr>
        <w:t>սահմանափակման պայմանին:</w:t>
      </w:r>
    </w:p>
    <w:p w14:paraId="2A487347" w14:textId="2469EEC9" w:rsidR="00F56941" w:rsidRPr="002E1B12" w:rsidRDefault="00F56941" w:rsidP="00F052E5">
      <w:pPr>
        <w:pStyle w:val="Heading3"/>
        <w:spacing w:line="360" w:lineRule="auto"/>
        <w:jc w:val="center"/>
        <w:rPr>
          <w:b/>
          <w:bCs/>
          <w:lang w:val="hy-AM"/>
        </w:rPr>
      </w:pPr>
      <w:bookmarkStart w:id="29" w:name="_Toc227687639"/>
      <w:r w:rsidRPr="002E1B12">
        <w:rPr>
          <w:b/>
          <w:bCs/>
          <w:lang w:val="hy-AM"/>
        </w:rPr>
        <w:t xml:space="preserve">2.1.4. Հակասող նպատակների հավասարակշռումը և </w:t>
      </w:r>
      <w:r w:rsidR="00985FA7" w:rsidRPr="002E1B12">
        <w:rPr>
          <w:b/>
          <w:bCs/>
          <w:lang w:val="hy-AM"/>
        </w:rPr>
        <w:t>դ</w:t>
      </w:r>
      <w:r w:rsidRPr="002E1B12">
        <w:rPr>
          <w:b/>
          <w:bCs/>
          <w:lang w:val="hy-AM"/>
        </w:rPr>
        <w:t xml:space="preserve">ինամիկ </w:t>
      </w:r>
      <w:r w:rsidR="00985FA7" w:rsidRPr="002E1B12">
        <w:rPr>
          <w:b/>
          <w:bCs/>
          <w:lang w:val="hy-AM"/>
        </w:rPr>
        <w:t>տ</w:t>
      </w:r>
      <w:r w:rsidRPr="002E1B12">
        <w:rPr>
          <w:b/>
          <w:bCs/>
          <w:lang w:val="hy-AM"/>
        </w:rPr>
        <w:t xml:space="preserve">ուգանքների </w:t>
      </w:r>
      <w:r w:rsidR="00985FA7" w:rsidRPr="002E1B12">
        <w:rPr>
          <w:b/>
          <w:bCs/>
          <w:lang w:val="hy-AM"/>
        </w:rPr>
        <w:t>մ</w:t>
      </w:r>
      <w:r w:rsidRPr="002E1B12">
        <w:rPr>
          <w:b/>
          <w:bCs/>
          <w:lang w:val="hy-AM"/>
        </w:rPr>
        <w:t>եթոդը</w:t>
      </w:r>
      <w:bookmarkEnd w:id="29"/>
    </w:p>
    <w:p w14:paraId="66C749EE" w14:textId="07D9648B" w:rsidR="004916A4" w:rsidRPr="00E317CE" w:rsidRDefault="004916A4" w:rsidP="00C359C9">
      <w:pPr>
        <w:spacing w:line="360" w:lineRule="auto"/>
        <w:ind w:firstLine="720"/>
        <w:jc w:val="both"/>
        <w:rPr>
          <w:rFonts w:ascii="Sylfaen" w:hAnsi="Sylfaen"/>
          <w:lang w:val="hy-AM"/>
        </w:rPr>
      </w:pPr>
      <w:r w:rsidRPr="00E317CE">
        <w:rPr>
          <w:rFonts w:ascii="Sylfaen" w:hAnsi="Sylfaen"/>
          <w:lang w:val="hy-AM"/>
        </w:rPr>
        <w:t xml:space="preserve">Ինչպես նշվեց, զուտ լարերի կրճատումը հանգեցնում է մակերեսների </w:t>
      </w:r>
      <w:r w:rsidR="004B6605" w:rsidRPr="004B6605">
        <w:rPr>
          <w:rFonts w:ascii="Sylfaen" w:hAnsi="Sylfaen"/>
          <w:lang w:val="hy-AM"/>
        </w:rPr>
        <w:t xml:space="preserve">գերխտացմանը </w:t>
      </w:r>
      <w:r w:rsidRPr="00E317CE">
        <w:rPr>
          <w:rFonts w:ascii="Sylfaen" w:hAnsi="Sylfaen"/>
          <w:lang w:val="hy-AM"/>
        </w:rPr>
        <w:t>(բջիջները կուտակվում են չիպի կենտրոնում՝ նվազագույնի հասցնելով լարերի երկարությունը, բայց առավելագույնի հասցնելով վերածածկումը), մինչդեռ միայն վերածածկումների խիստ բացառումը սահմանափակում է ալգորիթմի ճկունությունը՝ արգելափակելով այն վատ լոկալ մինիմումներում:</w:t>
      </w:r>
    </w:p>
    <w:p w14:paraId="521C8221" w14:textId="71ABF7EF" w:rsidR="006D7A98" w:rsidRPr="00E317CE" w:rsidRDefault="004916A4" w:rsidP="004E7D59">
      <w:pPr>
        <w:spacing w:after="240" w:line="360" w:lineRule="auto"/>
        <w:jc w:val="both"/>
        <w:rPr>
          <w:rFonts w:ascii="Sylfaen" w:hAnsi="Sylfaen"/>
          <w:lang w:val="hy-AM"/>
        </w:rPr>
      </w:pPr>
      <w:r w:rsidRPr="00E317CE">
        <w:rPr>
          <w:rFonts w:ascii="Sylfaen" w:hAnsi="Sylfaen"/>
          <w:lang w:val="hy-AM"/>
        </w:rPr>
        <w:t xml:space="preserve">Այս հակասությունը լուծելու նպատակով ալգորիթմում կիրառվում է բազմաչափ օպտիմալացման մոտեցում, որտեղ երկու պարամետրերը միավորվում են մեկ գլոբալ </w:t>
      </w:r>
      <w:r w:rsidRPr="00E317CE">
        <w:rPr>
          <w:rFonts w:ascii="Sylfaen" w:hAnsi="Sylfaen"/>
          <w:lang w:val="hy-AM"/>
        </w:rPr>
        <w:lastRenderedPageBreak/>
        <w:t>Նպատակային ֆունկցիայի</w:t>
      </w:r>
      <w:r w:rsidR="0017762E">
        <w:rPr>
          <w:rFonts w:ascii="Sylfaen" w:hAnsi="Sylfaen"/>
          <w:lang w:val="hy-AM"/>
        </w:rPr>
        <w:t xml:space="preserve"> </w:t>
      </w:r>
      <w:r w:rsidRPr="00E317CE">
        <w:rPr>
          <w:rFonts w:ascii="Sylfaen" w:hAnsi="Sylfaen"/>
          <w:lang w:val="hy-AM"/>
        </w:rPr>
        <w:t>մեջ՝ համապատասխան կշռային գործակիցներով: Համակարգի նպատակային ֆունկցիան ունի հետևյալ տեսքը.</w:t>
      </w:r>
    </w:p>
    <w:p w14:paraId="15C87736" w14:textId="0AD26BAF" w:rsidR="006D7A98" w:rsidRPr="006D3230" w:rsidRDefault="00202AFE" w:rsidP="004E7D59">
      <w:pPr>
        <w:spacing w:after="240" w:line="360" w:lineRule="auto"/>
        <w:jc w:val="right"/>
        <w:rPr>
          <w:rFonts w:ascii="Sylfaen" w:hAnsi="Sylfaen"/>
          <w:lang w:val="hy-AM"/>
        </w:rPr>
      </w:pPr>
      <m:oMath>
        <m:r>
          <w:rPr>
            <w:rFonts w:ascii="Cambria Math" w:hAnsi="Cambria Math"/>
            <w:lang w:val="hy-AM"/>
          </w:rPr>
          <m:t xml:space="preserve">Նպատակային ֆունկցիա = </m:t>
        </m:r>
        <m:nary>
          <m:naryPr>
            <m:chr m:val="∑"/>
            <m:limLoc m:val="undOvr"/>
            <m:subHide m:val="1"/>
            <m:supHide m:val="1"/>
            <m:ctrlPr>
              <w:rPr>
                <w:rFonts w:ascii="Cambria Math" w:hAnsi="Cambria Math"/>
                <w:i/>
              </w:rPr>
            </m:ctrlPr>
          </m:naryPr>
          <m:sub/>
          <m:sup/>
          <m:e>
            <m:r>
              <w:rPr>
                <w:rFonts w:ascii="Cambria Math" w:hAnsi="Cambria Math"/>
                <w:lang w:val="hy-AM"/>
              </w:rPr>
              <m:t>ԼԵԿԳ+ β</m:t>
            </m:r>
            <m:d>
              <m:dPr>
                <m:ctrlPr>
                  <w:rPr>
                    <w:rFonts w:ascii="Cambria Math" w:hAnsi="Cambria Math"/>
                    <w:i/>
                    <w:lang w:val="hy-AM"/>
                  </w:rPr>
                </m:ctrlPr>
              </m:dPr>
              <m:e>
                <m:r>
                  <w:rPr>
                    <w:rFonts w:ascii="Cambria Math" w:hAnsi="Cambria Math"/>
                    <w:lang w:val="hy-AM"/>
                  </w:rPr>
                  <m:t>T</m:t>
                </m:r>
              </m:e>
            </m:d>
            <m:r>
              <w:rPr>
                <w:rFonts w:ascii="Cambria Math" w:hAnsi="Cambria Math"/>
                <w:lang w:val="hy-AM"/>
              </w:rPr>
              <m:t xml:space="preserve">×վերածածկման մակերես  </m:t>
            </m:r>
          </m:e>
        </m:nary>
      </m:oMath>
      <w:r w:rsidR="006D3230" w:rsidRPr="006D3230">
        <w:rPr>
          <w:rFonts w:ascii="Sylfaen" w:hAnsi="Sylfaen"/>
          <w:lang w:val="hy-AM"/>
        </w:rPr>
        <w:t xml:space="preserve">   (2.4)</w:t>
      </w:r>
    </w:p>
    <w:p w14:paraId="1610E486" w14:textId="28AB1CD0" w:rsidR="002127BD" w:rsidRDefault="007B1B28" w:rsidP="00C359C9">
      <w:pPr>
        <w:spacing w:line="360" w:lineRule="auto"/>
        <w:ind w:firstLine="720"/>
        <w:jc w:val="both"/>
        <w:rPr>
          <w:rFonts w:ascii="Sylfaen" w:hAnsi="Sylfaen"/>
          <w:lang w:val="hy-AM"/>
        </w:rPr>
      </w:pPr>
      <w:r w:rsidRPr="002123DA">
        <w:rPr>
          <w:rFonts w:ascii="Sylfaen" w:hAnsi="Sylfaen"/>
          <w:lang w:val="hy-AM"/>
        </w:rPr>
        <w:t xml:space="preserve">Այստեղ կարևորագույն նորարարություն է հանդիսանում վերածածկման տուգանքի գործակցի՝ </w:t>
      </w:r>
      <w:r w:rsidRPr="007B1B28">
        <w:rPr>
          <w:rFonts w:ascii="Sylfaen" w:hAnsi="Sylfaen"/>
        </w:rPr>
        <w:t>β</w:t>
      </w:r>
      <w:r>
        <w:rPr>
          <w:rFonts w:ascii="Sylfaen" w:hAnsi="Sylfaen"/>
          <w:lang w:val="hy-AM"/>
        </w:rPr>
        <w:t xml:space="preserve"> </w:t>
      </w:r>
      <w:r w:rsidRPr="007B1B28">
        <w:rPr>
          <w:rFonts w:ascii="Sylfaen" w:hAnsi="Sylfaen"/>
          <w:lang w:val="hy-AM"/>
        </w:rPr>
        <w:t xml:space="preserve">ի դինամիկ բնույթը: Ի տարբերություն պարզագույն մոդելների, որտեղ տուգանքը հաստատուն մեծություն է, մշակված համակարգում ներդրվել է </w:t>
      </w:r>
      <w:r w:rsidR="002A6A10">
        <w:rPr>
          <w:rFonts w:ascii="Sylfaen" w:hAnsi="Sylfaen"/>
          <w:lang w:val="hy-AM"/>
        </w:rPr>
        <w:t>դ</w:t>
      </w:r>
      <w:r w:rsidRPr="007B1B28">
        <w:rPr>
          <w:rFonts w:ascii="Sylfaen" w:hAnsi="Sylfaen"/>
          <w:lang w:val="hy-AM"/>
        </w:rPr>
        <w:t xml:space="preserve">ինամիկ տուգանքների մեխանիզմ: </w:t>
      </w:r>
      <w:r w:rsidR="00FC1D86" w:rsidRPr="00FC1D86">
        <w:rPr>
          <w:rFonts w:ascii="Sylfaen" w:hAnsi="Sylfaen"/>
          <w:lang w:val="hy-AM"/>
        </w:rPr>
        <w:t>β</w:t>
      </w:r>
      <w:r w:rsidR="00FC1D86">
        <w:rPr>
          <w:rFonts w:ascii="Sylfaen" w:hAnsi="Sylfaen"/>
          <w:lang w:val="hy-AM"/>
        </w:rPr>
        <w:t xml:space="preserve"> </w:t>
      </w:r>
      <w:r w:rsidR="00FC1D86" w:rsidRPr="00FC1D86">
        <w:rPr>
          <w:rFonts w:ascii="Sylfaen" w:hAnsi="Sylfaen"/>
          <w:lang w:val="hy-AM"/>
        </w:rPr>
        <w:t xml:space="preserve">գործակիցը կախված է օպտիմալացման ընթացիկ փուլից, մասնավորապես՝ </w:t>
      </w:r>
      <w:r w:rsidR="00EC3573">
        <w:rPr>
          <w:rFonts w:ascii="Sylfaen" w:hAnsi="Sylfaen"/>
          <w:lang w:val="hy-AM"/>
        </w:rPr>
        <w:t xml:space="preserve">թրծման նմանակման </w:t>
      </w:r>
      <w:r w:rsidR="00FC1D86" w:rsidRPr="00FC1D86">
        <w:rPr>
          <w:rFonts w:ascii="Sylfaen" w:hAnsi="Sylfaen"/>
          <w:lang w:val="hy-AM"/>
        </w:rPr>
        <w:t xml:space="preserve"> համակարգի T</w:t>
      </w:r>
      <w:r w:rsidR="00FC1D86">
        <w:rPr>
          <w:rFonts w:ascii="Sylfaen" w:hAnsi="Sylfaen"/>
          <w:lang w:val="hy-AM"/>
        </w:rPr>
        <w:t xml:space="preserve"> </w:t>
      </w:r>
      <w:r w:rsidR="00FC1D86" w:rsidRPr="00FC1D86">
        <w:rPr>
          <w:rFonts w:ascii="Sylfaen" w:hAnsi="Sylfaen"/>
          <w:lang w:val="hy-AM"/>
        </w:rPr>
        <w:t>ջերմաստիճանից:</w:t>
      </w:r>
    </w:p>
    <w:p w14:paraId="100C74A9" w14:textId="517D4CD5" w:rsidR="00E17321" w:rsidRPr="004E7D59" w:rsidRDefault="007D02F2" w:rsidP="004E7D59">
      <w:pPr>
        <w:spacing w:before="240" w:after="240" w:line="360" w:lineRule="auto"/>
        <w:jc w:val="right"/>
        <w:rPr>
          <w:rFonts w:ascii="Sylfaen" w:hAnsi="Sylfaen"/>
          <w:iCs/>
          <w:lang w:val="hy-AM"/>
        </w:rPr>
      </w:pPr>
      <m:oMath>
        <m:r>
          <w:rPr>
            <w:rFonts w:ascii="Cambria Math" w:hAnsi="Cambria Math"/>
            <w:lang w:val="hy-AM"/>
          </w:rPr>
          <m:t>β</m:t>
        </m:r>
        <m:d>
          <m:dPr>
            <m:ctrlPr>
              <w:rPr>
                <w:rFonts w:ascii="Cambria Math" w:hAnsi="Cambria Math"/>
                <w:i/>
              </w:rPr>
            </m:ctrlPr>
          </m:dPr>
          <m:e>
            <m:sSub>
              <m:sSubPr>
                <m:ctrlPr>
                  <w:rPr>
                    <w:rFonts w:ascii="Cambria Math" w:hAnsi="Cambria Math"/>
                    <w:i/>
                  </w:rPr>
                </m:ctrlPr>
              </m:sSubPr>
              <m:e>
                <m:r>
                  <w:rPr>
                    <w:rFonts w:ascii="Cambria Math" w:hAnsi="Cambria Math"/>
                    <w:lang w:val="hy-AM"/>
                  </w:rPr>
                  <m:t>T</m:t>
                </m:r>
              </m:e>
              <m:sub>
                <m:r>
                  <w:rPr>
                    <w:rFonts w:ascii="Cambria Math" w:hAnsi="Cambria Math"/>
                    <w:lang w:val="hy-AM"/>
                  </w:rPr>
                  <m:t>նորմ</m:t>
                </m:r>
              </m:sub>
            </m:sSub>
          </m:e>
        </m:d>
        <m:r>
          <w:rPr>
            <w:rFonts w:ascii="Cambria Math" w:hAnsi="Cambria Math"/>
            <w:lang w:val="hy-AM"/>
          </w:rPr>
          <m:t xml:space="preserve">= </m:t>
        </m:r>
        <m:sSub>
          <m:sSubPr>
            <m:ctrlPr>
              <w:rPr>
                <w:rFonts w:ascii="Cambria Math" w:hAnsi="Cambria Math"/>
                <w:i/>
              </w:rPr>
            </m:ctrlPr>
          </m:sSubPr>
          <m:e>
            <m:r>
              <w:rPr>
                <w:rFonts w:ascii="Cambria Math" w:hAnsi="Cambria Math"/>
                <w:lang w:val="hy-AM"/>
              </w:rPr>
              <m:t>β</m:t>
            </m:r>
          </m:e>
          <m:sub>
            <m:r>
              <w:rPr>
                <w:rFonts w:ascii="Cambria Math" w:hAnsi="Cambria Math"/>
                <w:lang w:val="hy-AM"/>
              </w:rPr>
              <m:t>սկզբ</m:t>
            </m:r>
          </m:sub>
        </m:sSub>
        <m:r>
          <w:rPr>
            <w:rFonts w:ascii="Cambria Math" w:hAnsi="Cambria Math"/>
            <w:lang w:val="hy-AM"/>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lang w:val="hy-AM"/>
                          </w:rPr>
                          <m:t>β</m:t>
                        </m:r>
                      </m:e>
                      <m:sub>
                        <m:r>
                          <w:rPr>
                            <w:rFonts w:ascii="Cambria Math" w:hAnsi="Cambria Math"/>
                            <w:lang w:val="hy-AM"/>
                          </w:rPr>
                          <m:t>վերջ</m:t>
                        </m:r>
                      </m:sub>
                    </m:sSub>
                  </m:num>
                  <m:den>
                    <m:sSub>
                      <m:sSubPr>
                        <m:ctrlPr>
                          <w:rPr>
                            <w:rFonts w:ascii="Cambria Math" w:hAnsi="Cambria Math"/>
                            <w:i/>
                          </w:rPr>
                        </m:ctrlPr>
                      </m:sSubPr>
                      <m:e>
                        <m:r>
                          <w:rPr>
                            <w:rFonts w:ascii="Cambria Math" w:hAnsi="Cambria Math"/>
                            <w:lang w:val="hy-AM"/>
                          </w:rPr>
                          <m:t>β</m:t>
                        </m:r>
                      </m:e>
                      <m:sub>
                        <m:r>
                          <w:rPr>
                            <w:rFonts w:ascii="Cambria Math" w:hAnsi="Cambria Math"/>
                            <w:lang w:val="hy-AM"/>
                          </w:rPr>
                          <m:t>սկզբ</m:t>
                        </m:r>
                      </m:sub>
                    </m:sSub>
                  </m:den>
                </m:f>
              </m:e>
            </m:d>
          </m:e>
          <m:sup>
            <m:r>
              <w:rPr>
                <w:rFonts w:ascii="Cambria Math" w:hAnsi="Cambria Math"/>
                <w:lang w:val="hy-AM"/>
              </w:rPr>
              <m:t>1-</m:t>
            </m:r>
            <m:sSub>
              <m:sSubPr>
                <m:ctrlPr>
                  <w:rPr>
                    <w:rFonts w:ascii="Cambria Math" w:hAnsi="Cambria Math"/>
                    <w:i/>
                  </w:rPr>
                </m:ctrlPr>
              </m:sSubPr>
              <m:e>
                <m:r>
                  <w:rPr>
                    <w:rFonts w:ascii="Cambria Math" w:hAnsi="Cambria Math"/>
                    <w:lang w:val="hy-AM"/>
                  </w:rPr>
                  <m:t>T</m:t>
                </m:r>
              </m:e>
              <m:sub>
                <m:r>
                  <w:rPr>
                    <w:rFonts w:ascii="Cambria Math" w:hAnsi="Cambria Math"/>
                    <w:lang w:val="hy-AM"/>
                  </w:rPr>
                  <m:t>նորմ</m:t>
                </m:r>
              </m:sub>
            </m:sSub>
          </m:sup>
        </m:sSup>
      </m:oMath>
      <w:r w:rsidR="006D3230" w:rsidRPr="006D3230">
        <w:rPr>
          <w:rFonts w:ascii="Sylfaen" w:hAnsi="Sylfaen"/>
          <w:lang w:val="hy-AM"/>
        </w:rPr>
        <w:t xml:space="preserve">                                        </w:t>
      </w:r>
      <w:r w:rsidR="006D3230" w:rsidRPr="006D3230">
        <w:rPr>
          <w:rFonts w:ascii="Sylfaen" w:hAnsi="Sylfaen"/>
          <w:iCs/>
          <w:lang w:val="hy-AM"/>
        </w:rPr>
        <w:t>(2.5)</w:t>
      </w:r>
    </w:p>
    <w:p w14:paraId="01B3AA72" w14:textId="5C24BD38" w:rsidR="00D55C52" w:rsidRPr="00E17321" w:rsidRDefault="00A42263" w:rsidP="00FC1D86">
      <w:pPr>
        <w:spacing w:line="360" w:lineRule="auto"/>
        <w:jc w:val="both"/>
        <w:rPr>
          <w:rFonts w:ascii="Sylfaen" w:hAnsi="Sylfaen"/>
          <w:i/>
          <w:iCs/>
        </w:rPr>
      </w:pPr>
      <m:oMathPara>
        <m:oMathParaPr>
          <m:jc m:val="left"/>
        </m:oMathParaPr>
        <m:oMath>
          <m:sSub>
            <m:sSubPr>
              <m:ctrlPr>
                <w:rPr>
                  <w:rFonts w:ascii="Cambria Math" w:hAnsi="Cambria Math"/>
                  <w:i/>
                  <w:iCs/>
                </w:rPr>
              </m:ctrlPr>
            </m:sSubPr>
            <m:e>
              <m:r>
                <w:rPr>
                  <w:rFonts w:ascii="Cambria Math" w:hAnsi="Cambria Math"/>
                </w:rPr>
                <m:t>T</m:t>
              </m:r>
            </m:e>
            <m:sub>
              <m:r>
                <w:rPr>
                  <w:rFonts w:ascii="Cambria Math" w:hAnsi="Cambria Math"/>
                  <w:lang w:val="hy-AM"/>
                </w:rPr>
                <m:t>նորմ</m:t>
              </m:r>
            </m:sub>
          </m:sSub>
          <m:r>
            <w:rPr>
              <w:rFonts w:ascii="Cambria Math" w:hAnsi="Cambria Math"/>
            </w:rPr>
            <m:t>∈</m:t>
          </m:r>
          <m:d>
            <m:dPr>
              <m:begChr m:val="["/>
              <m:endChr m:val="]"/>
              <m:ctrlPr>
                <w:rPr>
                  <w:rFonts w:ascii="Cambria Math" w:hAnsi="Cambria Math"/>
                  <w:i/>
                  <w:iCs/>
                </w:rPr>
              </m:ctrlPr>
            </m:dPr>
            <m:e>
              <m:r>
                <w:rPr>
                  <w:rFonts w:ascii="Cambria Math" w:hAnsi="Cambria Math"/>
                </w:rPr>
                <m:t>0,1</m:t>
              </m:r>
            </m:e>
          </m:d>
          <m:r>
            <w:rPr>
              <w:rFonts w:ascii="Cambria Math" w:hAnsi="Cambria Math"/>
            </w:rPr>
            <m:t>-</m:t>
          </m:r>
          <m:r>
            <w:rPr>
              <w:rFonts w:ascii="Cambria Math" w:hAnsi="Cambria Math"/>
              <w:lang w:val="hy-AM"/>
            </w:rPr>
            <m:t xml:space="preserve">նորմալացված ջերմաստիճան </m:t>
          </m:r>
          <m:d>
            <m:dPr>
              <m:ctrlPr>
                <w:rPr>
                  <w:rFonts w:ascii="Cambria Math" w:hAnsi="Cambria Math"/>
                  <w:i/>
                  <w:iCs/>
                </w:rPr>
              </m:ctrlPr>
            </m:dPr>
            <m:e>
              <m:r>
                <w:rPr>
                  <w:rFonts w:ascii="Cambria Math" w:hAnsi="Cambria Math"/>
                </w:rPr>
                <m:t>1= Տաք, 0=Սառը</m:t>
              </m:r>
            </m:e>
          </m:d>
        </m:oMath>
      </m:oMathPara>
    </w:p>
    <w:p w14:paraId="2CB5029F" w14:textId="2468494B" w:rsidR="004B46BE" w:rsidRPr="00E17321" w:rsidRDefault="00A42263" w:rsidP="00FC1D86">
      <w:pPr>
        <w:spacing w:line="360" w:lineRule="auto"/>
        <w:jc w:val="both"/>
        <w:rPr>
          <w:rFonts w:ascii="Sylfaen" w:hAnsi="Sylfaen"/>
          <w:i/>
          <w:iCs/>
          <w:lang w:val="ru-RU"/>
        </w:rPr>
      </w:pPr>
      <m:oMathPara>
        <m:oMathParaPr>
          <m:jc m:val="left"/>
        </m:oMathParaPr>
        <m:oMath>
          <m:sSub>
            <m:sSubPr>
              <m:ctrlPr>
                <w:rPr>
                  <w:rFonts w:ascii="Cambria Math" w:hAnsi="Cambria Math"/>
                  <w:i/>
                  <w:iCs/>
                </w:rPr>
              </m:ctrlPr>
            </m:sSubPr>
            <m:e>
              <m:r>
                <w:rPr>
                  <w:rFonts w:ascii="Cambria Math" w:hAnsi="Cambria Math"/>
                </w:rPr>
                <m:t>β</m:t>
              </m:r>
            </m:e>
            <m:sub>
              <m:r>
                <w:rPr>
                  <w:rFonts w:ascii="Cambria Math" w:hAnsi="Cambria Math"/>
                  <w:lang w:val="hy-AM"/>
                </w:rPr>
                <m:t>սկզբ</m:t>
              </m:r>
            </m:sub>
          </m:sSub>
          <m:r>
            <w:rPr>
              <w:rFonts w:ascii="Cambria Math" w:hAnsi="Cambria Math"/>
            </w:rPr>
            <m:t>-</m:t>
          </m:r>
          <m:r>
            <w:rPr>
              <w:rFonts w:ascii="Cambria Math" w:hAnsi="Cambria Math"/>
              <w:lang w:val="ru-RU"/>
            </w:rPr>
            <m:t>սկզբնական (թույլ) տույժի գործակից</m:t>
          </m:r>
        </m:oMath>
      </m:oMathPara>
    </w:p>
    <w:p w14:paraId="3A766563" w14:textId="1D15380F" w:rsidR="002127BD" w:rsidRPr="00DB7563" w:rsidRDefault="00A42263" w:rsidP="007E722F">
      <w:pPr>
        <w:spacing w:after="240" w:line="360" w:lineRule="auto"/>
        <w:jc w:val="both"/>
        <w:rPr>
          <w:rFonts w:ascii="Sylfaen" w:hAnsi="Sylfaen"/>
          <w:i/>
          <w:iCs/>
          <w:lang w:val="ru-RU"/>
        </w:rPr>
      </w:pPr>
      <m:oMathPara>
        <m:oMathParaPr>
          <m:jc m:val="left"/>
        </m:oMathParaPr>
        <m:oMath>
          <m:sSub>
            <m:sSubPr>
              <m:ctrlPr>
                <w:rPr>
                  <w:rFonts w:ascii="Cambria Math" w:hAnsi="Cambria Math"/>
                  <w:i/>
                  <w:iCs/>
                </w:rPr>
              </m:ctrlPr>
            </m:sSubPr>
            <m:e>
              <m:r>
                <w:rPr>
                  <w:rFonts w:ascii="Cambria Math" w:hAnsi="Cambria Math"/>
                </w:rPr>
                <m:t>β</m:t>
              </m:r>
            </m:e>
            <m:sub>
              <m:r>
                <w:rPr>
                  <w:rFonts w:ascii="Cambria Math" w:hAnsi="Cambria Math"/>
                  <w:lang w:val="hy-AM"/>
                </w:rPr>
                <m:t>վերջ</m:t>
              </m:r>
            </m:sub>
          </m:sSub>
          <m:r>
            <w:rPr>
              <w:rFonts w:ascii="Cambria Math" w:hAnsi="Cambria Math"/>
            </w:rPr>
            <m:t>-</m:t>
          </m:r>
          <m:r>
            <w:rPr>
              <w:rFonts w:ascii="Cambria Math" w:hAnsi="Cambria Math"/>
              <w:lang w:val="ru-RU"/>
            </w:rPr>
            <m:t>վերջնական (խիստ) տույժի գործակից</m:t>
          </m:r>
        </m:oMath>
      </m:oMathPara>
    </w:p>
    <w:p w14:paraId="2D4ED34C" w14:textId="3A9DB10D" w:rsidR="00B80E92" w:rsidRDefault="00B80E92" w:rsidP="00C359C9">
      <w:pPr>
        <w:spacing w:line="360" w:lineRule="auto"/>
        <w:jc w:val="both"/>
        <w:rPr>
          <w:rFonts w:ascii="Sylfaen" w:hAnsi="Sylfaen"/>
          <w:lang w:val="hy-AM"/>
        </w:rPr>
      </w:pPr>
      <w:r w:rsidRPr="00B80E92">
        <w:rPr>
          <w:rFonts w:ascii="Sylfaen" w:hAnsi="Sylfaen"/>
          <w:lang w:val="hy-AM"/>
        </w:rPr>
        <w:t>Դինամիկ տուգանքի ֆիզիկական տրամաբանությունը հետևյալն է.</w:t>
      </w:r>
    </w:p>
    <w:p w14:paraId="06C29C4B" w14:textId="6900F536" w:rsidR="00B80E92" w:rsidRPr="00B80E92" w:rsidRDefault="00984C4F" w:rsidP="00C359C9">
      <w:pPr>
        <w:spacing w:line="360" w:lineRule="auto"/>
        <w:jc w:val="both"/>
        <w:rPr>
          <w:rFonts w:ascii="Sylfaen" w:hAnsi="Sylfaen"/>
          <w:lang w:val="hy-AM"/>
        </w:rPr>
      </w:pPr>
      <w:r>
        <w:rPr>
          <w:rFonts w:ascii="Sylfaen" w:hAnsi="Sylfaen"/>
          <w:lang w:val="hy-AM"/>
        </w:rPr>
        <w:t xml:space="preserve">Ալգորիթմի սկզբում՝երբ ջերմաստիճանը բարձր է, </w:t>
      </w:r>
      <w:r w:rsidR="00B80E92" w:rsidRPr="00B80E92">
        <w:rPr>
          <w:rFonts w:ascii="Sylfaen" w:hAnsi="Sylfaen"/>
          <w:lang w:val="hy-AM"/>
        </w:rPr>
        <w:t xml:space="preserve"> β(T)</w:t>
      </w:r>
      <w:r w:rsidR="00B80E92">
        <w:rPr>
          <w:rFonts w:ascii="Sylfaen" w:hAnsi="Sylfaen"/>
          <w:lang w:val="hy-AM"/>
        </w:rPr>
        <w:t xml:space="preserve"> </w:t>
      </w:r>
      <w:r w:rsidR="00B80E92" w:rsidRPr="00B80E92">
        <w:rPr>
          <w:rFonts w:ascii="Sylfaen" w:hAnsi="Sylfaen"/>
          <w:lang w:val="hy-AM"/>
        </w:rPr>
        <w:t>գործակիցը ընդունում է շատ փոքր արժեք: Ալգորիթմը «հանդուրժում է» ֆիզիկական վերածածկումները, ինչը թույլ է տալիս բջիջներին ազատորեն տեղաշարժվել մակերեսով և գտնել իրենց միացված ցանցերին ամենամոտ, լարերի տեսանկյունից գլոբալ օպտիմալ դիրքերը: Այս փուլում թույլատրված անօրինական վիճակները ծառայում են որպես կամուրջ՝ վատ դասավորություններից խուսափելու համար:</w:t>
      </w:r>
    </w:p>
    <w:p w14:paraId="1EE921C9" w14:textId="5192606B" w:rsidR="00B80E92" w:rsidRDefault="00984C4F" w:rsidP="004E7D59">
      <w:pPr>
        <w:spacing w:after="240" w:line="360" w:lineRule="auto"/>
        <w:jc w:val="both"/>
        <w:rPr>
          <w:rFonts w:ascii="Sylfaen" w:hAnsi="Sylfaen"/>
          <w:lang w:val="hy-AM"/>
        </w:rPr>
      </w:pPr>
      <w:r>
        <w:rPr>
          <w:rFonts w:ascii="Sylfaen" w:hAnsi="Sylfaen"/>
          <w:lang w:val="hy-AM"/>
        </w:rPr>
        <w:t>Ալգորիթմի ավարտին՝</w:t>
      </w:r>
      <w:r w:rsidR="009D5AD2">
        <w:rPr>
          <w:rFonts w:ascii="Sylfaen" w:hAnsi="Sylfaen"/>
          <w:lang w:val="hy-AM"/>
        </w:rPr>
        <w:t xml:space="preserve"> ջ</w:t>
      </w:r>
      <w:r w:rsidR="00B80E92" w:rsidRPr="00B80E92">
        <w:rPr>
          <w:rFonts w:ascii="Sylfaen" w:hAnsi="Sylfaen"/>
          <w:lang w:val="hy-AM"/>
        </w:rPr>
        <w:t>երմաստիճանի նվազմանը զուգընթաց</w:t>
      </w:r>
      <w:r w:rsidR="009D5AD2">
        <w:rPr>
          <w:rFonts w:ascii="Sylfaen" w:hAnsi="Sylfaen"/>
          <w:lang w:val="hy-AM"/>
        </w:rPr>
        <w:t>,</w:t>
      </w:r>
      <w:r w:rsidR="00B80E92" w:rsidRPr="00B80E92">
        <w:rPr>
          <w:rFonts w:ascii="Sylfaen" w:hAnsi="Sylfaen"/>
          <w:lang w:val="hy-AM"/>
        </w:rPr>
        <w:t xml:space="preserve"> β(T)</w:t>
      </w:r>
      <w:r w:rsidR="00B80E92">
        <w:rPr>
          <w:rFonts w:ascii="Sylfaen" w:hAnsi="Sylfaen"/>
          <w:lang w:val="hy-AM"/>
        </w:rPr>
        <w:t xml:space="preserve"> </w:t>
      </w:r>
      <w:r w:rsidR="00B80E92" w:rsidRPr="00B80E92">
        <w:rPr>
          <w:rFonts w:ascii="Sylfaen" w:hAnsi="Sylfaen"/>
          <w:lang w:val="hy-AM"/>
        </w:rPr>
        <w:t xml:space="preserve">գործակիցը էքսպոնենցիալ կերպով աճում է՝ վերածվելով խիստ տուգանքի: Սա ստիպում է համակարգին վանել իրար վրա գտնվող բջիջներին՝ քանդելով վերածածկումները և ստացված </w:t>
      </w:r>
      <w:r w:rsidR="004B185F">
        <w:rPr>
          <w:rFonts w:ascii="Sylfaen" w:hAnsi="Sylfaen"/>
          <w:lang w:val="hy-AM"/>
        </w:rPr>
        <w:t>դ</w:t>
      </w:r>
      <w:r w:rsidR="004B185F" w:rsidRPr="004B185F">
        <w:rPr>
          <w:rFonts w:ascii="Sylfaen" w:hAnsi="Sylfaen"/>
          <w:lang w:val="hy-AM"/>
        </w:rPr>
        <w:t>ասավորվածություն</w:t>
      </w:r>
      <w:r w:rsidR="004B185F">
        <w:rPr>
          <w:rFonts w:ascii="Sylfaen" w:hAnsi="Sylfaen"/>
          <w:lang w:val="hy-AM"/>
        </w:rPr>
        <w:t xml:space="preserve">ը </w:t>
      </w:r>
      <w:r w:rsidR="00B80E92" w:rsidRPr="004B185F">
        <w:rPr>
          <w:rFonts w:ascii="Sylfaen" w:hAnsi="Sylfaen"/>
          <w:lang w:val="hy-AM"/>
        </w:rPr>
        <w:t>մղելով</w:t>
      </w:r>
      <w:r w:rsidR="00B80E92" w:rsidRPr="00B80E92">
        <w:rPr>
          <w:rFonts w:ascii="Sylfaen" w:hAnsi="Sylfaen"/>
          <w:lang w:val="hy-AM"/>
        </w:rPr>
        <w:t xml:space="preserve"> դեպի </w:t>
      </w:r>
      <w:r w:rsidR="002A4FBE">
        <w:rPr>
          <w:rFonts w:ascii="Sylfaen" w:hAnsi="Sylfaen"/>
          <w:lang w:val="hy-AM"/>
        </w:rPr>
        <w:t>թ</w:t>
      </w:r>
      <w:r w:rsidR="002A4FBE" w:rsidRPr="002A4FBE">
        <w:rPr>
          <w:rFonts w:ascii="Sylfaen" w:hAnsi="Sylfaen"/>
          <w:lang w:val="hy-AM"/>
        </w:rPr>
        <w:t>ույլատրելի</w:t>
      </w:r>
      <w:r w:rsidR="002A4FBE">
        <w:rPr>
          <w:rFonts w:ascii="Sylfaen" w:hAnsi="Sylfaen"/>
          <w:lang w:val="hy-AM"/>
        </w:rPr>
        <w:t xml:space="preserve"> </w:t>
      </w:r>
      <w:r w:rsidR="00B80E92" w:rsidRPr="00B80E92">
        <w:rPr>
          <w:rFonts w:ascii="Sylfaen" w:hAnsi="Sylfaen"/>
          <w:lang w:val="hy-AM"/>
        </w:rPr>
        <w:t>վիճակ:</w:t>
      </w:r>
    </w:p>
    <w:p w14:paraId="2D610D6F" w14:textId="5C4CBDC5" w:rsidR="00E96634" w:rsidRPr="002E1B12" w:rsidRDefault="00E96634" w:rsidP="004E7D59">
      <w:pPr>
        <w:pStyle w:val="Heading3"/>
        <w:spacing w:line="360" w:lineRule="auto"/>
        <w:jc w:val="center"/>
        <w:rPr>
          <w:b/>
          <w:bCs/>
          <w:lang w:val="hy-AM"/>
        </w:rPr>
      </w:pPr>
      <w:bookmarkStart w:id="30" w:name="_Toc227687640"/>
      <w:r w:rsidRPr="002E1B12">
        <w:rPr>
          <w:b/>
          <w:bCs/>
          <w:lang w:val="hy-AM"/>
        </w:rPr>
        <w:t>2.1.5. Եզրակացություն</w:t>
      </w:r>
      <w:bookmarkEnd w:id="30"/>
    </w:p>
    <w:p w14:paraId="4CD9E480" w14:textId="6A4228C8" w:rsidR="00E96634" w:rsidRDefault="000935C0" w:rsidP="007E722F">
      <w:pPr>
        <w:spacing w:after="240" w:line="360" w:lineRule="auto"/>
        <w:ind w:firstLine="720"/>
        <w:jc w:val="both"/>
        <w:rPr>
          <w:rFonts w:ascii="Sylfaen" w:hAnsi="Sylfaen"/>
          <w:lang w:val="hy-AM"/>
        </w:rPr>
      </w:pPr>
      <w:r w:rsidRPr="000935C0">
        <w:rPr>
          <w:rFonts w:ascii="Sylfaen" w:hAnsi="Sylfaen"/>
          <w:lang w:val="hy-AM"/>
        </w:rPr>
        <w:t xml:space="preserve">Ամփոփելով խնդրի </w:t>
      </w:r>
      <w:r w:rsidR="002A4FBE">
        <w:rPr>
          <w:rFonts w:ascii="Sylfaen" w:hAnsi="Sylfaen"/>
          <w:lang w:val="hy-AM"/>
        </w:rPr>
        <w:t>մաթեմատիկական</w:t>
      </w:r>
      <w:r w:rsidRPr="000935C0">
        <w:rPr>
          <w:rFonts w:ascii="Sylfaen" w:hAnsi="Sylfaen"/>
          <w:lang w:val="hy-AM"/>
        </w:rPr>
        <w:t xml:space="preserve"> դրվածքը՝ հանգում ենք այն եզրակացության, որ </w:t>
      </w:r>
      <w:r w:rsidR="008372DF">
        <w:rPr>
          <w:rFonts w:ascii="Sylfaen" w:hAnsi="Sylfaen"/>
          <w:lang w:val="hy-AM"/>
        </w:rPr>
        <w:t>ԳՄԻՍ</w:t>
      </w:r>
      <w:r w:rsidRPr="000935C0">
        <w:rPr>
          <w:rFonts w:ascii="Sylfaen" w:hAnsi="Sylfaen"/>
          <w:lang w:val="hy-AM"/>
        </w:rPr>
        <w:t xml:space="preserve">-երի տեղաբաշխումը մաթեմատիկորեն ձևակերպվում է </w:t>
      </w:r>
      <w:r w:rsidRPr="000935C0">
        <w:rPr>
          <w:rFonts w:ascii="Sylfaen" w:hAnsi="Sylfaen"/>
          <w:lang w:val="hy-AM"/>
        </w:rPr>
        <w:lastRenderedPageBreak/>
        <w:t>որպես N! բարդություն ունեցող հսկայածավալ վիճակների տարածությունում նպատակային ֆունկցիայի մինիմալացման խնդիր:</w:t>
      </w:r>
      <w:r w:rsidR="004B74AE">
        <w:rPr>
          <w:rFonts w:ascii="Sylfaen" w:hAnsi="Sylfaen"/>
          <w:lang w:val="hy-AM"/>
        </w:rPr>
        <w:t xml:space="preserve"> </w:t>
      </w:r>
      <w:r w:rsidR="00796AEE">
        <w:rPr>
          <w:rFonts w:ascii="Sylfaen" w:hAnsi="Sylfaen"/>
          <w:lang w:val="hy-AM"/>
        </w:rPr>
        <w:t>Օպ</w:t>
      </w:r>
      <w:r w:rsidR="004B74AE">
        <w:rPr>
          <w:rFonts w:ascii="Sylfaen" w:hAnsi="Sylfaen"/>
          <w:lang w:val="hy-AM"/>
        </w:rPr>
        <w:t xml:space="preserve">տիմալացման ալգորիթմը </w:t>
      </w:r>
      <w:r w:rsidRPr="000935C0">
        <w:rPr>
          <w:rFonts w:ascii="Sylfaen" w:hAnsi="Sylfaen"/>
          <w:lang w:val="hy-AM"/>
        </w:rPr>
        <w:t xml:space="preserve"> առաջնորդվում է մեկ միասնական մաթեմատիկական հավասարմամբ, որը դինամիկ տուգանքների մեթոդի միջոցով խելամտորեն հավասարակշռում է կապերի կիսապարագծային երկարության </w:t>
      </w:r>
      <w:r w:rsidR="000100B0">
        <w:rPr>
          <w:rFonts w:ascii="Sylfaen" w:hAnsi="Sylfaen"/>
          <w:lang w:val="hy-AM"/>
        </w:rPr>
        <w:t>ԼԵԿԳ</w:t>
      </w:r>
      <w:r w:rsidRPr="000935C0">
        <w:rPr>
          <w:rFonts w:ascii="Sylfaen" w:hAnsi="Sylfaen"/>
          <w:lang w:val="hy-AM"/>
        </w:rPr>
        <w:t xml:space="preserve"> կրճատումը և մակերեսային վերածածկումների զրոյացումը: </w:t>
      </w:r>
    </w:p>
    <w:p w14:paraId="0692B840" w14:textId="16EC9900" w:rsidR="003C39CA" w:rsidRPr="002E1B12" w:rsidRDefault="003C39CA" w:rsidP="003C39CA">
      <w:pPr>
        <w:pStyle w:val="Heading2"/>
        <w:spacing w:line="360" w:lineRule="auto"/>
        <w:rPr>
          <w:b/>
          <w:bCs/>
          <w:lang w:val="hy-AM"/>
        </w:rPr>
      </w:pPr>
      <w:bookmarkStart w:id="31" w:name="_Toc227687641"/>
      <w:r w:rsidRPr="002E1B12">
        <w:rPr>
          <w:b/>
          <w:bCs/>
          <w:lang w:val="hy-AM"/>
        </w:rPr>
        <w:t xml:space="preserve">2.2. </w:t>
      </w:r>
      <w:r w:rsidR="002E1B12" w:rsidRPr="002E1B12">
        <w:rPr>
          <w:b/>
          <w:bCs/>
          <w:lang w:val="hy-AM"/>
        </w:rPr>
        <w:t>Թրծման նմանակման</w:t>
      </w:r>
      <w:r w:rsidRPr="002E1B12">
        <w:rPr>
          <w:b/>
          <w:bCs/>
          <w:lang w:val="hy-AM"/>
        </w:rPr>
        <w:t xml:space="preserve">  </w:t>
      </w:r>
      <w:r w:rsidR="004B74AE" w:rsidRPr="002E1B12">
        <w:rPr>
          <w:b/>
          <w:bCs/>
          <w:lang w:val="hy-AM"/>
        </w:rPr>
        <w:t>հավանակային</w:t>
      </w:r>
      <w:r w:rsidRPr="002E1B12">
        <w:rPr>
          <w:b/>
          <w:bCs/>
          <w:lang w:val="hy-AM"/>
        </w:rPr>
        <w:t xml:space="preserve"> </w:t>
      </w:r>
      <w:r w:rsidR="002E1B12" w:rsidRPr="002E1B12">
        <w:rPr>
          <w:b/>
          <w:bCs/>
          <w:lang w:val="hy-AM"/>
        </w:rPr>
        <w:t>ապարատը</w:t>
      </w:r>
      <w:bookmarkEnd w:id="31"/>
    </w:p>
    <w:p w14:paraId="59E6615F" w14:textId="069272ED" w:rsidR="003C39CA" w:rsidRPr="002E1B12" w:rsidRDefault="007F1B3B" w:rsidP="004E7D59">
      <w:pPr>
        <w:pStyle w:val="Heading3"/>
        <w:spacing w:line="360" w:lineRule="auto"/>
        <w:jc w:val="center"/>
        <w:rPr>
          <w:b/>
          <w:bCs/>
          <w:lang w:val="hy-AM"/>
        </w:rPr>
      </w:pPr>
      <w:bookmarkStart w:id="32" w:name="_Toc227687642"/>
      <w:r w:rsidRPr="002E1B12">
        <w:rPr>
          <w:b/>
          <w:bCs/>
          <w:lang w:val="hy-AM"/>
        </w:rPr>
        <w:t>2.2.1. Ներածություն</w:t>
      </w:r>
      <w:bookmarkEnd w:id="32"/>
    </w:p>
    <w:p w14:paraId="0E1C7F13" w14:textId="5D2CEAF7" w:rsidR="007F1B3B" w:rsidRDefault="003C125B" w:rsidP="007E722F">
      <w:pPr>
        <w:spacing w:line="360" w:lineRule="auto"/>
        <w:ind w:firstLine="720"/>
        <w:jc w:val="both"/>
        <w:rPr>
          <w:rFonts w:ascii="Sylfaen" w:hAnsi="Sylfaen"/>
          <w:lang w:val="hy-AM"/>
        </w:rPr>
      </w:pPr>
      <w:r w:rsidRPr="003C125B">
        <w:rPr>
          <w:rFonts w:ascii="Sylfaen" w:hAnsi="Sylfaen"/>
          <w:lang w:val="hy-AM"/>
        </w:rPr>
        <w:t>Սույն բաժնում դիտարկվում են ալգորիթմի տեսական հիմքերը՝ թերմոդինամիկական պրոցեսներից մինչև դիսկրետ մաթեմատիկայի տիրույթում հավանականային անցումների մոդելավորումը: Մանրամասն ներկայացվում են ալգորիթմի հիմնաքարային բաղադրիչները՝ Մետրոպոլիսի չափանիշը, Բոլցմանի բաշխումը, սառեցման ռազմավարությունները, ինչպես նաև վիճակների գեներացման գործիքակազմը, որոնք ապահովում են լոկալ էներգետիկ մինիմումներից դուրս գալու և գլոբալ օպտիմում գտնելու մաթեմատիկական երաշխիքը:</w:t>
      </w:r>
    </w:p>
    <w:p w14:paraId="6A4B6CC0" w14:textId="77D3C8CB" w:rsidR="00B86C7B" w:rsidRPr="002E1B12" w:rsidRDefault="00B86C7B" w:rsidP="004E7D59">
      <w:pPr>
        <w:pStyle w:val="Heading3"/>
        <w:spacing w:line="360" w:lineRule="auto"/>
        <w:jc w:val="center"/>
        <w:rPr>
          <w:b/>
          <w:bCs/>
          <w:lang w:val="hy-AM"/>
        </w:rPr>
      </w:pPr>
      <w:bookmarkStart w:id="33" w:name="_Toc227687643"/>
      <w:r w:rsidRPr="002E1B12">
        <w:rPr>
          <w:b/>
          <w:bCs/>
          <w:lang w:val="hy-AM"/>
        </w:rPr>
        <w:t xml:space="preserve">2.2.2. Թերմոդինամիկական անալոգիան և էներգետիկ </w:t>
      </w:r>
      <w:r w:rsidR="00D86DAC" w:rsidRPr="002E1B12">
        <w:rPr>
          <w:b/>
          <w:bCs/>
          <w:lang w:val="hy-AM"/>
        </w:rPr>
        <w:t xml:space="preserve">ռելիեֆում </w:t>
      </w:r>
      <w:r w:rsidRPr="002E1B12">
        <w:rPr>
          <w:b/>
          <w:bCs/>
          <w:lang w:val="hy-AM"/>
        </w:rPr>
        <w:t>գլոբալ օպտիմումի որոնումը</w:t>
      </w:r>
      <w:bookmarkEnd w:id="33"/>
    </w:p>
    <w:p w14:paraId="6170A4D9" w14:textId="3A85E99C" w:rsidR="00D95C2B" w:rsidRPr="00D95C2B" w:rsidRDefault="00A16E84" w:rsidP="007E722F">
      <w:pPr>
        <w:spacing w:line="360" w:lineRule="auto"/>
        <w:ind w:firstLine="720"/>
        <w:jc w:val="both"/>
        <w:rPr>
          <w:rFonts w:ascii="Sylfaen" w:hAnsi="Sylfaen"/>
          <w:lang w:val="hy-AM"/>
        </w:rPr>
      </w:pPr>
      <w:r>
        <w:rPr>
          <w:rFonts w:ascii="Sylfaen" w:hAnsi="Sylfaen"/>
          <w:lang w:val="hy-AM"/>
        </w:rPr>
        <w:t>Թրծման նմանակում</w:t>
      </w:r>
      <w:r w:rsidR="00D95C2B" w:rsidRPr="00D95C2B">
        <w:rPr>
          <w:rFonts w:ascii="Sylfaen" w:hAnsi="Sylfaen"/>
          <w:lang w:val="hy-AM"/>
        </w:rPr>
        <w:t xml:space="preserve"> ալգորիթմը մետաէվրիստիկ մոտեցում է, որը հիմնված է կոշտ մարմինների ֆիզիկայում հայտնի ջերմային թրծման պրոցեսի խիստ մաթեմատիկական մոդելավորման վրա: Ֆիզիկական թրծման պրոցեսում մետաղը տաքացվում է մինչև հալման ջերմաստիճան, ինչի արդյունքում ատոմները ստանում են բարձր կինետիկ էներգիա և տեղաշարժվում են խիստ քաոսային, դիսկրետ հետագծերով՝ հեռանալով իրենց սկզբնական դիրքերից: Այնուհետև ջերմաստիճանը դանդաղ և խիստ վերահսկվող կերպով իջեցվում է: Դանդաղ սառեցման շնորհիվ ատոմները կարողանում են խուսափել լոկալ էներգետիկ մինիմումներից և վերջնական սառեցման պահին զբաղեցնել այնպիսի դիրքեր, որոնք ապահովում են նյութի կատարյալ բյուրեղային ցանց՝ համակարգի նվազագույն էներգետիկ վիճակով (</w:t>
      </w:r>
      <w:r w:rsidR="003805E9">
        <w:rPr>
          <w:rFonts w:ascii="Sylfaen" w:hAnsi="Sylfaen"/>
          <w:lang w:val="hy-AM"/>
        </w:rPr>
        <w:t>գ</w:t>
      </w:r>
      <w:r w:rsidR="00D95C2B" w:rsidRPr="00D95C2B">
        <w:rPr>
          <w:rFonts w:ascii="Sylfaen" w:hAnsi="Sylfaen"/>
          <w:lang w:val="hy-AM"/>
        </w:rPr>
        <w:t>լոբալ մինիմում):</w:t>
      </w:r>
    </w:p>
    <w:p w14:paraId="7DFB4786" w14:textId="39711630" w:rsidR="00B86C7B" w:rsidRDefault="00D95C2B" w:rsidP="007E722F">
      <w:pPr>
        <w:spacing w:line="360" w:lineRule="auto"/>
        <w:ind w:firstLine="720"/>
        <w:jc w:val="both"/>
        <w:rPr>
          <w:rFonts w:ascii="Sylfaen" w:hAnsi="Sylfaen"/>
          <w:lang w:val="hy-AM"/>
        </w:rPr>
      </w:pPr>
      <w:r w:rsidRPr="00D95C2B">
        <w:rPr>
          <w:rFonts w:ascii="Sylfaen" w:hAnsi="Sylfaen"/>
          <w:lang w:val="hy-AM"/>
        </w:rPr>
        <w:lastRenderedPageBreak/>
        <w:t>Տեղաբաշխման խնդրում այս ֆիզիկական երևույթը պրոյեկտվում է կոմբինատոր օպտիմալացման դաշտ: Համակարգի մաթեմատիկական անալոգիան ունի հետևյալ տեսքը.</w:t>
      </w:r>
    </w:p>
    <w:p w14:paraId="3BF7C99A" w14:textId="6EE52793" w:rsidR="00D95C2B" w:rsidRPr="00D95C2B" w:rsidRDefault="00D95C2B" w:rsidP="00D95C2B">
      <w:pPr>
        <w:spacing w:line="360" w:lineRule="auto"/>
        <w:jc w:val="both"/>
        <w:rPr>
          <w:rFonts w:ascii="Sylfaen" w:hAnsi="Sylfaen"/>
          <w:lang w:val="hy-AM"/>
        </w:rPr>
      </w:pPr>
      <w:r w:rsidRPr="00D95C2B">
        <w:rPr>
          <w:rFonts w:ascii="Sylfaen" w:hAnsi="Sylfaen"/>
          <w:lang w:val="hy-AM"/>
        </w:rPr>
        <w:t>Ֆիզիկական համակարգի էներգիան (E) համարժեք է միկրոսխեմայի տեղաբաշխման Նպատակային ֆունկցիային:</w:t>
      </w:r>
    </w:p>
    <w:p w14:paraId="2BFDE4A0" w14:textId="55B06D46" w:rsidR="00D95C2B" w:rsidRPr="00D95C2B" w:rsidRDefault="00D95C2B" w:rsidP="00D95C2B">
      <w:pPr>
        <w:spacing w:line="360" w:lineRule="auto"/>
        <w:jc w:val="both"/>
        <w:rPr>
          <w:rFonts w:ascii="Sylfaen" w:hAnsi="Sylfaen"/>
          <w:lang w:val="hy-AM"/>
        </w:rPr>
      </w:pPr>
      <w:r w:rsidRPr="00D95C2B">
        <w:rPr>
          <w:rFonts w:ascii="Sylfaen" w:hAnsi="Sylfaen"/>
          <w:lang w:val="hy-AM"/>
        </w:rPr>
        <w:t xml:space="preserve">Ատոմների դասավորությունը համարժեք է բջիջների </w:t>
      </w:r>
      <w:r w:rsidR="00D01BD4" w:rsidRPr="00D01BD4">
        <w:rPr>
          <w:rFonts w:ascii="Sylfaen" w:hAnsi="Sylfaen"/>
          <w:lang w:val="hy-AM"/>
        </w:rPr>
        <w:t xml:space="preserve">տարածական </w:t>
      </w:r>
      <w:r w:rsidRPr="00D95C2B">
        <w:rPr>
          <w:rFonts w:ascii="Sylfaen" w:hAnsi="Sylfaen"/>
          <w:lang w:val="hy-AM"/>
        </w:rPr>
        <w:t>դիրքերին :</w:t>
      </w:r>
    </w:p>
    <w:p w14:paraId="46389322" w14:textId="48CD06F3" w:rsidR="00D95C2B" w:rsidRPr="00D95C2B" w:rsidRDefault="00D95C2B" w:rsidP="00D95C2B">
      <w:pPr>
        <w:spacing w:line="360" w:lineRule="auto"/>
        <w:jc w:val="both"/>
        <w:rPr>
          <w:rFonts w:ascii="Sylfaen" w:hAnsi="Sylfaen"/>
          <w:lang w:val="hy-AM"/>
        </w:rPr>
      </w:pPr>
      <w:r w:rsidRPr="00D95C2B">
        <w:rPr>
          <w:rFonts w:ascii="Sylfaen" w:hAnsi="Sylfaen"/>
          <w:lang w:val="hy-AM"/>
        </w:rPr>
        <w:t>Ատոմների ջերմային շարժումը դառնում է բջիջների կոորդինատների պատահական տեղաշարժ կամ փոխարինում:</w:t>
      </w:r>
    </w:p>
    <w:p w14:paraId="4EB5F779" w14:textId="22068429" w:rsidR="00D95C2B" w:rsidRDefault="00D95C2B" w:rsidP="00D95C2B">
      <w:pPr>
        <w:spacing w:line="360" w:lineRule="auto"/>
        <w:jc w:val="both"/>
        <w:rPr>
          <w:rFonts w:ascii="Sylfaen" w:hAnsi="Sylfaen"/>
          <w:lang w:val="hy-AM"/>
        </w:rPr>
      </w:pPr>
      <w:r w:rsidRPr="00D95C2B">
        <w:rPr>
          <w:rFonts w:ascii="Sylfaen" w:hAnsi="Sylfaen"/>
          <w:lang w:val="hy-AM"/>
        </w:rPr>
        <w:t xml:space="preserve">Ջերմաստիճանը (T) վերածվում է աբստրակտ ղեկավարող պարամետրի , որը որոշում է ալգորիթմի </w:t>
      </w:r>
      <w:r w:rsidR="00394090">
        <w:rPr>
          <w:rFonts w:ascii="Sylfaen" w:hAnsi="Sylfaen"/>
          <w:lang w:val="hy-AM"/>
        </w:rPr>
        <w:t>հետազոտական</w:t>
      </w:r>
      <w:r w:rsidRPr="00D95C2B">
        <w:rPr>
          <w:rFonts w:ascii="Sylfaen" w:hAnsi="Sylfaen"/>
          <w:lang w:val="hy-AM"/>
        </w:rPr>
        <w:t xml:space="preserve"> ագրեսիվությունը:</w:t>
      </w:r>
    </w:p>
    <w:p w14:paraId="4D0A52E9" w14:textId="0F58AF3D" w:rsidR="00DB0A63" w:rsidRPr="003D325F" w:rsidRDefault="00DB0A63" w:rsidP="003D325F">
      <w:pPr>
        <w:spacing w:line="360" w:lineRule="auto"/>
        <w:jc w:val="both"/>
        <w:rPr>
          <w:rFonts w:ascii="Sylfaen" w:hAnsi="Sylfaen"/>
          <w:lang w:val="hy-AM"/>
        </w:rPr>
      </w:pPr>
      <w:r>
        <w:rPr>
          <w:rFonts w:ascii="Sylfaen" w:hAnsi="Sylfaen"/>
          <w:noProof/>
          <w:lang w:val="hy-AM"/>
        </w:rPr>
        <w:drawing>
          <wp:inline distT="0" distB="0" distL="0" distR="0" wp14:anchorId="58476A43" wp14:editId="4B6D7BB6">
            <wp:extent cx="5395844" cy="28727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8676" cy="2879572"/>
                    </a:xfrm>
                    <a:prstGeom prst="rect">
                      <a:avLst/>
                    </a:prstGeom>
                    <a:noFill/>
                  </pic:spPr>
                </pic:pic>
              </a:graphicData>
            </a:graphic>
          </wp:inline>
        </w:drawing>
      </w:r>
    </w:p>
    <w:p w14:paraId="4DD4E40C" w14:textId="18AC8F79" w:rsidR="003D325F" w:rsidRDefault="003D325F" w:rsidP="006D3230">
      <w:pPr>
        <w:spacing w:line="360" w:lineRule="auto"/>
        <w:jc w:val="center"/>
        <w:rPr>
          <w:rFonts w:ascii="Sylfaen" w:hAnsi="Sylfaen"/>
          <w:i/>
          <w:iCs/>
          <w:sz w:val="20"/>
          <w:szCs w:val="20"/>
          <w:lang w:val="hy-AM"/>
        </w:rPr>
      </w:pPr>
      <w:r w:rsidRPr="00090F2A">
        <w:rPr>
          <w:rFonts w:ascii="Sylfaen" w:hAnsi="Sylfaen"/>
          <w:i/>
          <w:iCs/>
          <w:sz w:val="20"/>
          <w:szCs w:val="20"/>
          <w:lang w:val="hy-AM"/>
        </w:rPr>
        <w:t>Նկ</w:t>
      </w:r>
      <w:r w:rsidR="00090F2A" w:rsidRPr="00090F2A">
        <w:rPr>
          <w:i/>
          <w:iCs/>
          <w:sz w:val="20"/>
          <w:szCs w:val="20"/>
          <w:lang w:val="hy-AM"/>
        </w:rPr>
        <w:t>․</w:t>
      </w:r>
      <w:r w:rsidRPr="006D3230">
        <w:rPr>
          <w:rFonts w:ascii="Sylfaen" w:hAnsi="Sylfaen"/>
          <w:i/>
          <w:iCs/>
          <w:sz w:val="20"/>
          <w:szCs w:val="20"/>
          <w:lang w:val="hy-AM"/>
        </w:rPr>
        <w:t xml:space="preserve"> 2.</w:t>
      </w:r>
      <w:r w:rsidR="006D3230" w:rsidRPr="006D3230">
        <w:rPr>
          <w:rFonts w:ascii="Sylfaen" w:hAnsi="Sylfaen"/>
          <w:i/>
          <w:iCs/>
          <w:sz w:val="20"/>
          <w:szCs w:val="20"/>
          <w:lang w:val="hy-AM"/>
        </w:rPr>
        <w:t>2</w:t>
      </w:r>
      <w:r w:rsidRPr="006D3230">
        <w:rPr>
          <w:rFonts w:ascii="Sylfaen" w:hAnsi="Sylfaen"/>
          <w:i/>
          <w:iCs/>
          <w:sz w:val="20"/>
          <w:szCs w:val="20"/>
          <w:lang w:val="hy-AM"/>
        </w:rPr>
        <w:t>.</w:t>
      </w:r>
      <w:r w:rsidR="006D3230" w:rsidRPr="006D3230">
        <w:rPr>
          <w:rFonts w:ascii="Sylfaen" w:hAnsi="Sylfaen"/>
          <w:i/>
          <w:iCs/>
          <w:sz w:val="20"/>
          <w:szCs w:val="20"/>
          <w:lang w:val="hy-AM"/>
        </w:rPr>
        <w:t>1.</w:t>
      </w:r>
      <w:r w:rsidRPr="006D3230">
        <w:rPr>
          <w:rFonts w:ascii="Sylfaen" w:hAnsi="Sylfaen"/>
          <w:i/>
          <w:iCs/>
          <w:sz w:val="20"/>
          <w:szCs w:val="20"/>
          <w:lang w:val="hy-AM"/>
        </w:rPr>
        <w:t xml:space="preserve"> </w:t>
      </w:r>
      <w:r w:rsidR="006A4E89" w:rsidRPr="006D3230">
        <w:rPr>
          <w:rFonts w:ascii="Sylfaen" w:hAnsi="Sylfaen"/>
          <w:i/>
          <w:iCs/>
          <w:sz w:val="20"/>
          <w:szCs w:val="20"/>
          <w:lang w:val="hy-AM"/>
        </w:rPr>
        <w:t>Թրծման նմանակման</w:t>
      </w:r>
      <w:r w:rsidR="00FD28A7" w:rsidRPr="006D3230">
        <w:rPr>
          <w:rFonts w:ascii="Sylfaen" w:hAnsi="Sylfaen"/>
          <w:i/>
          <w:iCs/>
          <w:sz w:val="20"/>
          <w:szCs w:val="20"/>
          <w:lang w:val="hy-AM"/>
        </w:rPr>
        <w:t xml:space="preserve"> ալգորիթմի</w:t>
      </w:r>
      <w:r w:rsidRPr="006D3230">
        <w:rPr>
          <w:rFonts w:ascii="Sylfaen" w:hAnsi="Sylfaen"/>
          <w:i/>
          <w:iCs/>
          <w:sz w:val="20"/>
          <w:szCs w:val="20"/>
          <w:lang w:val="hy-AM"/>
        </w:rPr>
        <w:t xml:space="preserve"> աշխատանքի սկզբունքը էներգետիկ </w:t>
      </w:r>
      <w:r w:rsidR="008E79EA" w:rsidRPr="006D3230">
        <w:rPr>
          <w:rFonts w:ascii="Sylfaen" w:hAnsi="Sylfaen"/>
          <w:i/>
          <w:iCs/>
          <w:sz w:val="20"/>
          <w:szCs w:val="20"/>
          <w:lang w:val="hy-AM"/>
        </w:rPr>
        <w:t>ռելիեֆում</w:t>
      </w:r>
      <w:r w:rsidRPr="006D3230">
        <w:rPr>
          <w:rFonts w:ascii="Sylfaen" w:hAnsi="Sylfaen"/>
          <w:i/>
          <w:iCs/>
          <w:sz w:val="20"/>
          <w:szCs w:val="20"/>
          <w:lang w:val="hy-AM"/>
        </w:rPr>
        <w:t>. լոկալ մինիմումներից դուրսբերում բարձր ջերմաստիճանի ազդեցությամբ:</w:t>
      </w:r>
    </w:p>
    <w:p w14:paraId="1AE3FC5B" w14:textId="77777777" w:rsidR="006D3230" w:rsidRDefault="006D3230" w:rsidP="00D175E7">
      <w:pPr>
        <w:spacing w:line="360" w:lineRule="auto"/>
        <w:rPr>
          <w:rFonts w:ascii="Sylfaen" w:hAnsi="Sylfaen"/>
          <w:lang w:val="hy-AM"/>
        </w:rPr>
      </w:pPr>
    </w:p>
    <w:p w14:paraId="2224E10F" w14:textId="6A41C712" w:rsidR="00A73088" w:rsidRPr="00A73088" w:rsidRDefault="00A73088" w:rsidP="007E722F">
      <w:pPr>
        <w:spacing w:line="360" w:lineRule="auto"/>
        <w:ind w:firstLine="720"/>
        <w:jc w:val="both"/>
        <w:rPr>
          <w:rFonts w:ascii="Sylfaen" w:hAnsi="Sylfaen"/>
          <w:lang w:val="hy-AM"/>
        </w:rPr>
      </w:pPr>
      <w:r w:rsidRPr="00A73088">
        <w:rPr>
          <w:rFonts w:ascii="Sylfaen" w:hAnsi="Sylfaen"/>
          <w:lang w:val="hy-AM"/>
        </w:rPr>
        <w:t xml:space="preserve">Ինչպես երևում է էներգետիկ լանդշաֆտի գրաֆիկից (Նկ 2.3), պարզագույն </w:t>
      </w:r>
      <w:r w:rsidR="00ED4DED" w:rsidRPr="003230EE">
        <w:rPr>
          <w:rFonts w:ascii="Sylfaen" w:hAnsi="Sylfaen"/>
          <w:lang w:val="hy-AM"/>
        </w:rPr>
        <w:t>ագահ</w:t>
      </w:r>
      <w:r w:rsidRPr="003230EE">
        <w:rPr>
          <w:rFonts w:ascii="Sylfaen" w:hAnsi="Sylfaen"/>
          <w:lang w:val="hy-AM"/>
        </w:rPr>
        <w:t xml:space="preserve"> </w:t>
      </w:r>
      <w:r w:rsidRPr="00A73088">
        <w:rPr>
          <w:rFonts w:ascii="Sylfaen" w:hAnsi="Sylfaen"/>
          <w:lang w:val="hy-AM"/>
        </w:rPr>
        <w:t xml:space="preserve">ալգորիթմները , որոնք ընդունում են միայն նպատակային ֆունկցիան բարելավող (էներգիան իջեցնող) քայլեր, անխուսափելիորեն արգելափակվում են առաջին իսկ լոկալ մինիմումում: </w:t>
      </w:r>
      <w:r w:rsidR="00ED4DED">
        <w:rPr>
          <w:rFonts w:ascii="Sylfaen" w:hAnsi="Sylfaen"/>
          <w:lang w:val="hy-AM"/>
        </w:rPr>
        <w:t>Թրծման նմանակում</w:t>
      </w:r>
      <w:r w:rsidRPr="00A73088">
        <w:rPr>
          <w:rFonts w:ascii="Sylfaen" w:hAnsi="Sylfaen"/>
          <w:lang w:val="hy-AM"/>
        </w:rPr>
        <w:t xml:space="preserve"> ալգորիթմի ֆիզիկական հզորությունը կայանում է նրանում, որ այն ունակ է կատարել «վատացնող» (էներգիան մեծացնող) քայլեր՝ </w:t>
      </w:r>
      <w:r w:rsidR="00F21A42" w:rsidRPr="00F21A42">
        <w:rPr>
          <w:rFonts w:ascii="Sylfaen" w:hAnsi="Sylfaen"/>
          <w:lang w:val="hy-AM"/>
        </w:rPr>
        <w:t>ռելիեֆի</w:t>
      </w:r>
      <w:r w:rsidR="00F21A42" w:rsidRPr="00D86DAC">
        <w:rPr>
          <w:lang w:val="hy-AM"/>
        </w:rPr>
        <w:t xml:space="preserve"> </w:t>
      </w:r>
      <w:r w:rsidRPr="00A73088">
        <w:rPr>
          <w:rFonts w:ascii="Sylfaen" w:hAnsi="Sylfaen"/>
          <w:lang w:val="hy-AM"/>
        </w:rPr>
        <w:t>փոսերից (լոկալ մինիմումներից) վեր բարձրանալու և ավելի խորը (գլոբալ) օպտիմում որոնելու համար:</w:t>
      </w:r>
    </w:p>
    <w:p w14:paraId="2D0DEBF0" w14:textId="15ACB551" w:rsidR="007C238A" w:rsidRPr="002E1B12" w:rsidRDefault="007C238A" w:rsidP="004E7D59">
      <w:pPr>
        <w:pStyle w:val="Heading3"/>
        <w:spacing w:line="360" w:lineRule="auto"/>
        <w:jc w:val="center"/>
        <w:rPr>
          <w:b/>
          <w:bCs/>
          <w:lang w:val="hy-AM"/>
        </w:rPr>
      </w:pPr>
      <w:bookmarkStart w:id="34" w:name="_Toc227687644"/>
      <w:r w:rsidRPr="002E1B12">
        <w:rPr>
          <w:b/>
          <w:bCs/>
          <w:lang w:val="hy-AM"/>
        </w:rPr>
        <w:lastRenderedPageBreak/>
        <w:t>2.2.3. Մետրոպոլիսի չափանիշը և անցման հավանականության Բոլցմանի բաշխումը</w:t>
      </w:r>
      <w:bookmarkEnd w:id="34"/>
    </w:p>
    <w:p w14:paraId="675989F8" w14:textId="6DC47C01" w:rsidR="007C238A" w:rsidRDefault="001B3BF0" w:rsidP="007E722F">
      <w:pPr>
        <w:spacing w:line="360" w:lineRule="auto"/>
        <w:ind w:firstLine="720"/>
        <w:jc w:val="both"/>
        <w:rPr>
          <w:rFonts w:ascii="Sylfaen" w:hAnsi="Sylfaen"/>
          <w:lang w:val="hy-AM"/>
        </w:rPr>
      </w:pPr>
      <w:r>
        <w:rPr>
          <w:rFonts w:ascii="Sylfaen" w:hAnsi="Sylfaen"/>
          <w:lang w:val="hy-AM"/>
        </w:rPr>
        <w:t>Թրծման նմանակում</w:t>
      </w:r>
      <w:r w:rsidR="00012A24" w:rsidRPr="00012A24">
        <w:rPr>
          <w:rFonts w:ascii="Sylfaen" w:hAnsi="Sylfaen"/>
          <w:lang w:val="hy-AM"/>
        </w:rPr>
        <w:t xml:space="preserve"> ալգորիթմում </w:t>
      </w:r>
      <w:r w:rsidR="002A2260" w:rsidRPr="002A2260">
        <w:rPr>
          <w:rFonts w:ascii="Sylfaen" w:hAnsi="Sylfaen"/>
          <w:lang w:val="hy-AM"/>
        </w:rPr>
        <w:t>որոնման տտարածության</w:t>
      </w:r>
      <w:r w:rsidR="00012A24" w:rsidRPr="002A2260">
        <w:rPr>
          <w:rFonts w:ascii="Sylfaen" w:hAnsi="Sylfaen"/>
          <w:lang w:val="hy-AM"/>
        </w:rPr>
        <w:t xml:space="preserve"> մեջ </w:t>
      </w:r>
      <w:r w:rsidR="002A2260" w:rsidRPr="002A2260">
        <w:rPr>
          <w:rFonts w:ascii="Sylfaen" w:hAnsi="Sylfaen"/>
          <w:lang w:val="hy-AM"/>
        </w:rPr>
        <w:t>փնտրումը</w:t>
      </w:r>
      <w:r w:rsidR="00012A24" w:rsidRPr="002A2260">
        <w:rPr>
          <w:rFonts w:ascii="Sylfaen" w:hAnsi="Sylfaen"/>
          <w:lang w:val="hy-AM"/>
        </w:rPr>
        <w:t xml:space="preserve"> իրականացվում է</w:t>
      </w:r>
      <w:r w:rsidR="00012A24" w:rsidRPr="00012A24">
        <w:rPr>
          <w:rFonts w:ascii="Sylfaen" w:hAnsi="Sylfaen"/>
          <w:lang w:val="hy-AM"/>
        </w:rPr>
        <w:t xml:space="preserve"> Մետրոպոլիսի ալգորիթմի սկզբունքներով</w:t>
      </w:r>
      <w:r w:rsidR="00E123EA" w:rsidRPr="00E123EA">
        <w:rPr>
          <w:lang w:val="hy-AM"/>
        </w:rPr>
        <w:t xml:space="preserve"> </w:t>
      </w:r>
      <w:r w:rsidR="00E123EA" w:rsidRPr="00E123EA">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_Ref227342926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3</w:t>
      </w:r>
      <w:r w:rsidR="00212EBF">
        <w:rPr>
          <w:rFonts w:ascii="Sylfaen" w:hAnsi="Sylfaen"/>
          <w:lang w:val="hy-AM"/>
        </w:rPr>
        <w:fldChar w:fldCharType="end"/>
      </w:r>
      <w:r w:rsidR="00E123EA" w:rsidRPr="00E123EA">
        <w:rPr>
          <w:rFonts w:ascii="Sylfaen" w:hAnsi="Sylfaen"/>
          <w:lang w:val="hy-AM"/>
        </w:rPr>
        <w:t>]</w:t>
      </w:r>
      <w:r w:rsidR="00012A24" w:rsidRPr="00012A24">
        <w:rPr>
          <w:rFonts w:ascii="Sylfaen" w:hAnsi="Sylfaen"/>
          <w:lang w:val="hy-AM"/>
        </w:rPr>
        <w:t>: Ենթադրենք ալգորիթմը գտնվում է ընթացիկ վիճակում՝ ունենալով տեղաբաշխման</w:t>
      </w:r>
      <w:r w:rsidR="00012A24">
        <w:rPr>
          <w:rFonts w:ascii="Sylfaen" w:hAnsi="Sylfaen"/>
          <w:lang w:val="hy-AM"/>
        </w:rPr>
        <w:t xml:space="preserve"> </w:t>
      </w:r>
      <m:oMath>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հին</m:t>
            </m:r>
          </m:sub>
        </m:sSub>
      </m:oMath>
      <w:r w:rsidR="00760A59">
        <w:rPr>
          <w:rFonts w:ascii="Sylfaen" w:hAnsi="Sylfaen"/>
          <w:lang w:val="hy-AM"/>
        </w:rPr>
        <w:t xml:space="preserve"> </w:t>
      </w:r>
      <w:r w:rsidR="00D457AF" w:rsidRPr="00D457AF">
        <w:rPr>
          <w:rFonts w:ascii="Sylfaen" w:hAnsi="Sylfaen"/>
          <w:lang w:val="hy-AM"/>
        </w:rPr>
        <w:t xml:space="preserve"> նպատակային</w:t>
      </w:r>
      <w:r w:rsidR="0095084E">
        <w:rPr>
          <w:rFonts w:ascii="Sylfaen" w:hAnsi="Sylfaen"/>
          <w:lang w:val="hy-AM"/>
        </w:rPr>
        <w:t xml:space="preserve"> </w:t>
      </w:r>
      <w:r w:rsidR="00D457AF" w:rsidRPr="00D457AF">
        <w:rPr>
          <w:rFonts w:ascii="Sylfaen" w:hAnsi="Sylfaen"/>
          <w:lang w:val="hy-AM"/>
        </w:rPr>
        <w:t>արժեք:</w:t>
      </w:r>
      <w:r w:rsidR="0095084E">
        <w:rPr>
          <w:rFonts w:ascii="Sylfaen" w:hAnsi="Sylfaen"/>
          <w:lang w:val="hy-AM"/>
        </w:rPr>
        <w:t xml:space="preserve"> </w:t>
      </w:r>
      <w:r w:rsidR="00D457AF" w:rsidRPr="00D457AF">
        <w:rPr>
          <w:rFonts w:ascii="Sylfaen" w:hAnsi="Sylfaen"/>
          <w:lang w:val="hy-AM"/>
        </w:rPr>
        <w:t xml:space="preserve">Գեներացնելով նոր պատահական դասավորություն՝ համակարգը ստանում է նոր նպատակային արժեք՝ </w:t>
      </w:r>
      <m:oMath>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նոր</m:t>
            </m:r>
          </m:sub>
        </m:sSub>
      </m:oMath>
      <w:r w:rsidR="00B30C87">
        <w:rPr>
          <w:rFonts w:ascii="Sylfaen" w:hAnsi="Sylfaen"/>
          <w:lang w:val="hy-AM"/>
        </w:rPr>
        <w:t xml:space="preserve"> </w:t>
      </w:r>
      <w:r w:rsidR="00B30C87" w:rsidRPr="00B30C87">
        <w:rPr>
          <w:rFonts w:ascii="Sylfaen" w:hAnsi="Sylfaen"/>
          <w:lang w:val="hy-AM"/>
        </w:rPr>
        <w:t>: Այս երկու վիճակների էներգետիկ տարբերությունը նշանակվում է որպես</w:t>
      </w:r>
      <w:r w:rsidR="00B30C87">
        <w:rPr>
          <w:rFonts w:ascii="Sylfaen" w:hAnsi="Sylfaen"/>
          <w:lang w:val="hy-AM"/>
        </w:rPr>
        <w:t xml:space="preserve"> </w:t>
      </w:r>
      <m:oMath>
        <m:r>
          <w:rPr>
            <w:rFonts w:ascii="Cambria Math" w:hAnsi="Cambria Math"/>
            <w:lang w:val="hy-AM"/>
          </w:rPr>
          <m:t>∆c</m:t>
        </m:r>
      </m:oMath>
      <w:r w:rsidR="00B30C87" w:rsidRPr="00B30C87">
        <w:rPr>
          <w:rFonts w:ascii="Sylfaen" w:hAnsi="Sylfaen"/>
          <w:lang w:val="hy-AM"/>
        </w:rPr>
        <w:t xml:space="preserve"> , որտեղ </w:t>
      </w:r>
      <m:oMath>
        <m:r>
          <w:rPr>
            <w:rFonts w:ascii="Cambria Math" w:hAnsi="Cambria Math"/>
            <w:lang w:val="hy-AM"/>
          </w:rPr>
          <m:t xml:space="preserve">∆c= </m:t>
        </m:r>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նոր</m:t>
            </m:r>
          </m:sub>
        </m:sSub>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հին</m:t>
            </m:r>
          </m:sub>
        </m:sSub>
      </m:oMath>
      <w:r w:rsidR="00540C74">
        <w:rPr>
          <w:rFonts w:ascii="Sylfaen" w:hAnsi="Sylfaen"/>
          <w:lang w:val="hy-AM"/>
        </w:rPr>
        <w:t xml:space="preserve"> ։</w:t>
      </w:r>
    </w:p>
    <w:p w14:paraId="3742EB16" w14:textId="082C9E4F" w:rsidR="00540C74" w:rsidRDefault="00F11E4A" w:rsidP="00D457AF">
      <w:pPr>
        <w:spacing w:line="360" w:lineRule="auto"/>
        <w:jc w:val="both"/>
        <w:rPr>
          <w:rFonts w:ascii="Sylfaen" w:hAnsi="Sylfaen"/>
          <w:iCs/>
          <w:lang w:val="hy-AM"/>
        </w:rPr>
      </w:pPr>
      <w:r w:rsidRPr="00F11E4A">
        <w:rPr>
          <w:rFonts w:ascii="Sylfaen" w:hAnsi="Sylfaen"/>
          <w:iCs/>
          <w:lang w:val="hy-AM"/>
        </w:rPr>
        <w:t>Նոր վիճակի ընդունման կամ մերժման որոշումը կայացվում է ըստ հետևյալ մաթեմատիկական տրամաբանության.</w:t>
      </w:r>
    </w:p>
    <w:p w14:paraId="7E3BDC21" w14:textId="4F3624B7" w:rsidR="007C238A" w:rsidRPr="00356891" w:rsidRDefault="008E6D0E" w:rsidP="00356891">
      <w:pPr>
        <w:pStyle w:val="ListParagraph"/>
        <w:numPr>
          <w:ilvl w:val="0"/>
          <w:numId w:val="45"/>
        </w:numPr>
        <w:spacing w:line="360" w:lineRule="auto"/>
        <w:jc w:val="both"/>
        <w:rPr>
          <w:rFonts w:ascii="Sylfaen" w:hAnsi="Sylfaen"/>
          <w:lang w:val="hy-AM"/>
        </w:rPr>
      </w:pPr>
      <w:r w:rsidRPr="00356891">
        <w:rPr>
          <w:rFonts w:ascii="Sylfaen" w:hAnsi="Sylfaen"/>
          <w:iCs/>
          <w:lang w:val="hy-AM"/>
        </w:rPr>
        <w:t xml:space="preserve">Եթե գեներացված նոր վիճակն ավելի լավն է կամ հավասար է հնին (այսինքն՝ նպատակային ֆունկցիան նվազել կամ մնացել է նույնը, </w:t>
      </w:r>
      <m:oMath>
        <m:r>
          <w:rPr>
            <w:rFonts w:ascii="Cambria Math" w:hAnsi="Cambria Math"/>
            <w:lang w:val="hy-AM"/>
          </w:rPr>
          <m:t>∆c≤0</m:t>
        </m:r>
      </m:oMath>
      <w:r w:rsidR="00002DF1" w:rsidRPr="00356891">
        <w:rPr>
          <w:rFonts w:ascii="Sylfaen" w:hAnsi="Sylfaen"/>
          <w:lang w:val="hy-AM"/>
        </w:rPr>
        <w:t>), ապա ալգորիթմը ընդունում է այդ քայլը 1 (100%) հավանականությամբ: Սա արտահայտում է ալգորիթմի բնական ձգտումը դեպի մինիմում:</w:t>
      </w:r>
    </w:p>
    <w:p w14:paraId="7A9C1D4B" w14:textId="6716E352" w:rsidR="00002DF1" w:rsidRDefault="00002DF1" w:rsidP="00356891">
      <w:pPr>
        <w:pStyle w:val="ListParagraph"/>
        <w:numPr>
          <w:ilvl w:val="0"/>
          <w:numId w:val="45"/>
        </w:numPr>
        <w:spacing w:line="360" w:lineRule="auto"/>
        <w:jc w:val="both"/>
        <w:rPr>
          <w:rFonts w:ascii="Sylfaen" w:hAnsi="Sylfaen"/>
          <w:iCs/>
          <w:lang w:val="hy-AM"/>
        </w:rPr>
      </w:pPr>
      <w:r w:rsidRPr="00356891">
        <w:rPr>
          <w:rFonts w:ascii="Sylfaen" w:hAnsi="Sylfaen"/>
          <w:iCs/>
          <w:lang w:val="hy-AM"/>
        </w:rPr>
        <w:t>Եթե նոր վիճակը վատթարացնում է համակարգի որակը (նպատակային ֆունկցիան աճում է,</w:t>
      </w:r>
      <w:r w:rsidR="0064391A" w:rsidRPr="00356891">
        <w:rPr>
          <w:rFonts w:ascii="Cambria Math" w:hAnsi="Cambria Math"/>
          <w:i/>
          <w:lang w:val="hy-AM"/>
        </w:rPr>
        <w:t xml:space="preserve"> </w:t>
      </w:r>
      <m:oMath>
        <m:r>
          <w:rPr>
            <w:rFonts w:ascii="Cambria Math" w:hAnsi="Cambria Math"/>
            <w:lang w:val="hy-AM"/>
          </w:rPr>
          <m:t>∆c&gt;0</m:t>
        </m:r>
      </m:oMath>
      <w:r w:rsidR="004C72C9" w:rsidRPr="00356891">
        <w:rPr>
          <w:rFonts w:ascii="Cambria Math" w:hAnsi="Cambria Math"/>
          <w:i/>
          <w:lang w:val="hy-AM"/>
        </w:rPr>
        <w:t xml:space="preserve">), </w:t>
      </w:r>
      <w:r w:rsidR="004C72C9" w:rsidRPr="00356891">
        <w:rPr>
          <w:rFonts w:ascii="Sylfaen" w:hAnsi="Sylfaen"/>
          <w:iCs/>
          <w:lang w:val="hy-AM"/>
        </w:rPr>
        <w:t>ալգորիթմն անմիջապես չի մերժում այն, որպեսզի չհայտնվի լոկալ մինիմումի ծուղակում: Փոխարենը, համակարգը հաշվարկում է այդ վատացնող վիճակին անցնելու հավանականությունը (P)՝ հենվելով վիճակագրական ֆիզիկայից հայտնի Բոլցմանի-Գիբսի բաշխման ֆունկցիայի վրա:</w:t>
      </w:r>
    </w:p>
    <w:p w14:paraId="696B25BD" w14:textId="77777777" w:rsidR="004E6CDE" w:rsidRPr="00356891" w:rsidRDefault="004E6CDE" w:rsidP="004E6CDE">
      <w:pPr>
        <w:pStyle w:val="ListParagraph"/>
        <w:spacing w:line="360" w:lineRule="auto"/>
        <w:jc w:val="both"/>
        <w:rPr>
          <w:rFonts w:ascii="Sylfaen" w:hAnsi="Sylfaen"/>
          <w:iCs/>
          <w:lang w:val="hy-AM"/>
        </w:rPr>
      </w:pPr>
    </w:p>
    <w:p w14:paraId="1471F69C" w14:textId="3ADF558D" w:rsidR="004E6CDE" w:rsidRDefault="00C0215F" w:rsidP="007E722F">
      <w:pPr>
        <w:spacing w:line="360" w:lineRule="auto"/>
        <w:ind w:firstLine="720"/>
        <w:jc w:val="both"/>
        <w:rPr>
          <w:rFonts w:ascii="Sylfaen" w:hAnsi="Sylfaen"/>
          <w:iCs/>
          <w:lang w:val="hy-AM"/>
        </w:rPr>
      </w:pPr>
      <w:r w:rsidRPr="00C0215F">
        <w:rPr>
          <w:rFonts w:ascii="Sylfaen" w:hAnsi="Sylfaen"/>
          <w:iCs/>
          <w:lang w:val="hy-AM"/>
        </w:rPr>
        <w:t>Անցման հավանականությունը ձևակերպվում է հետևյալ հավասարումների համակարգով.</w:t>
      </w:r>
    </w:p>
    <w:p w14:paraId="52AB73B7" w14:textId="68FACF00" w:rsidR="00C0215F" w:rsidRPr="00D175E7" w:rsidRDefault="00514F31" w:rsidP="00D175E7">
      <w:pPr>
        <w:spacing w:line="360" w:lineRule="auto"/>
        <w:jc w:val="right"/>
        <w:rPr>
          <w:rFonts w:ascii="Sylfaen" w:hAnsi="Sylfaen"/>
          <w:iCs/>
          <w:lang w:val="hy-AM"/>
        </w:rPr>
      </w:pPr>
      <m:oMath>
        <m:r>
          <w:rPr>
            <w:rFonts w:ascii="Cambria Math" w:hAnsi="Cambria Math"/>
            <w:lang w:val="hy-AM"/>
          </w:rPr>
          <m:t xml:space="preserve">P= </m:t>
        </m:r>
        <m:d>
          <m:dPr>
            <m:begChr m:val="{"/>
            <m:endChr m:val=""/>
            <m:ctrlPr>
              <w:rPr>
                <w:rFonts w:ascii="Cambria Math" w:hAnsi="Cambria Math"/>
                <w:i/>
                <w:iCs/>
                <w:lang w:val="hy-AM"/>
              </w:rPr>
            </m:ctrlPr>
          </m:dPr>
          <m:e>
            <m:eqArr>
              <m:eqArrPr>
                <m:ctrlPr>
                  <w:rPr>
                    <w:rFonts w:ascii="Cambria Math" w:hAnsi="Cambria Math"/>
                    <w:i/>
                    <w:iCs/>
                    <w:lang w:val="hy-AM"/>
                  </w:rPr>
                </m:ctrlPr>
              </m:eqArrPr>
              <m:e>
                <m:r>
                  <w:rPr>
                    <w:rFonts w:ascii="Cambria Math" w:hAnsi="Cambria Math"/>
                    <w:lang w:val="hy-AM"/>
                  </w:rPr>
                  <m:t xml:space="preserve">1 ,        եթե ∆c≤0 </m:t>
                </m:r>
              </m:e>
              <m:e>
                <m:sSup>
                  <m:sSupPr>
                    <m:ctrlPr>
                      <w:rPr>
                        <w:rFonts w:ascii="Cambria Math" w:hAnsi="Cambria Math"/>
                        <w:i/>
                        <w:iCs/>
                        <w:lang w:val="hy-AM"/>
                      </w:rPr>
                    </m:ctrlPr>
                  </m:sSupPr>
                  <m:e>
                    <m:r>
                      <w:rPr>
                        <w:rFonts w:ascii="Cambria Math" w:hAnsi="Cambria Math"/>
                        <w:lang w:val="hy-AM"/>
                      </w:rPr>
                      <m:t xml:space="preserve"> e</m:t>
                    </m:r>
                  </m:e>
                  <m:sup>
                    <m:r>
                      <w:rPr>
                        <w:rFonts w:ascii="Cambria Math" w:hAnsi="Cambria Math"/>
                        <w:lang w:val="hy-AM"/>
                      </w:rPr>
                      <m:t>-</m:t>
                    </m:r>
                    <m:f>
                      <m:fPr>
                        <m:ctrlPr>
                          <w:rPr>
                            <w:rFonts w:ascii="Cambria Math" w:hAnsi="Cambria Math"/>
                            <w:i/>
                            <w:iCs/>
                            <w:lang w:val="hy-AM"/>
                          </w:rPr>
                        </m:ctrlPr>
                      </m:fPr>
                      <m:num>
                        <m:r>
                          <w:rPr>
                            <w:rFonts w:ascii="Cambria Math" w:hAnsi="Cambria Math"/>
                            <w:lang w:val="hy-AM"/>
                          </w:rPr>
                          <m:t>∆c</m:t>
                        </m:r>
                      </m:num>
                      <m:den>
                        <m:r>
                          <w:rPr>
                            <w:rFonts w:ascii="Cambria Math" w:hAnsi="Cambria Math"/>
                            <w:lang w:val="hy-AM"/>
                          </w:rPr>
                          <m:t>t</m:t>
                        </m:r>
                      </m:den>
                    </m:f>
                  </m:sup>
                </m:sSup>
                <m:r>
                  <w:rPr>
                    <w:rFonts w:ascii="Cambria Math" w:hAnsi="Cambria Math"/>
                    <w:lang w:val="hy-AM"/>
                  </w:rPr>
                  <m:t xml:space="preserve">  ,  եթե ∆c&gt;0 </m:t>
                </m:r>
              </m:e>
            </m:eqArr>
          </m:e>
        </m:d>
      </m:oMath>
      <w:r w:rsidR="00D175E7" w:rsidRPr="00D175E7">
        <w:rPr>
          <w:rFonts w:ascii="Sylfaen" w:hAnsi="Sylfaen"/>
          <w:iCs/>
          <w:lang w:val="hy-AM"/>
        </w:rPr>
        <w:t xml:space="preserve">                                            (2.6)</w:t>
      </w:r>
    </w:p>
    <w:p w14:paraId="3064A398" w14:textId="77777777" w:rsidR="004E6CDE" w:rsidRPr="00E40993" w:rsidRDefault="004E6CDE" w:rsidP="00C0215F">
      <w:pPr>
        <w:spacing w:line="360" w:lineRule="auto"/>
        <w:jc w:val="center"/>
        <w:rPr>
          <w:rFonts w:ascii="Sylfaen" w:hAnsi="Sylfaen"/>
          <w:iCs/>
          <w:lang w:val="hy-AM"/>
        </w:rPr>
      </w:pPr>
    </w:p>
    <w:p w14:paraId="2C09C40B" w14:textId="1180CA73" w:rsidR="00E40993" w:rsidRPr="00E40993" w:rsidRDefault="00E40993" w:rsidP="004E6CDE">
      <w:pPr>
        <w:spacing w:line="360" w:lineRule="auto"/>
        <w:jc w:val="both"/>
        <w:rPr>
          <w:rFonts w:ascii="Sylfaen" w:hAnsi="Sylfaen"/>
          <w:iCs/>
          <w:lang w:val="hy-AM"/>
        </w:rPr>
      </w:pPr>
      <w:r w:rsidRPr="00E40993">
        <w:rPr>
          <w:rFonts w:ascii="Sylfaen" w:hAnsi="Sylfaen"/>
          <w:iCs/>
          <w:lang w:val="hy-AM"/>
        </w:rPr>
        <w:t>որտեղ՝P — նոր (վատացնող) վիճակին անցնելու հավանականությունն է (0&lt;P&lt;1),</w:t>
      </w:r>
    </w:p>
    <w:p w14:paraId="3C1728EA" w14:textId="10F69137" w:rsidR="00E40993" w:rsidRPr="00F85DDC" w:rsidRDefault="00E40993" w:rsidP="004E6CDE">
      <w:pPr>
        <w:spacing w:line="360" w:lineRule="auto"/>
        <w:jc w:val="both"/>
        <w:rPr>
          <w:rFonts w:ascii="Sylfaen" w:hAnsi="Sylfaen"/>
          <w:iCs/>
          <w:lang w:val="hy-AM"/>
        </w:rPr>
      </w:pPr>
      <w:r w:rsidRPr="00E40993">
        <w:rPr>
          <w:rFonts w:ascii="Sylfaen" w:hAnsi="Sylfaen"/>
          <w:iCs/>
          <w:lang w:val="hy-AM"/>
        </w:rPr>
        <w:t>Δc — նպատակային ֆունկցիայի արժեքի փոփոխությունն է (</w:t>
      </w:r>
      <m:oMath>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նոր</m:t>
            </m:r>
          </m:sub>
        </m:sSub>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հին</m:t>
            </m:r>
          </m:sub>
        </m:sSub>
      </m:oMath>
      <w:r w:rsidR="00F85DDC" w:rsidRPr="00F85DDC">
        <w:rPr>
          <w:rFonts w:ascii="Sylfaen" w:hAnsi="Sylfaen"/>
          <w:lang w:val="hy-AM"/>
        </w:rPr>
        <w:t>)</w:t>
      </w:r>
    </w:p>
    <w:p w14:paraId="35ABF027" w14:textId="0DC49495" w:rsidR="00E40993" w:rsidRPr="00E40993" w:rsidRDefault="00E40993" w:rsidP="004E6CDE">
      <w:pPr>
        <w:spacing w:line="360" w:lineRule="auto"/>
        <w:jc w:val="both"/>
        <w:rPr>
          <w:rFonts w:ascii="Sylfaen" w:hAnsi="Sylfaen"/>
          <w:iCs/>
          <w:lang w:val="hy-AM"/>
        </w:rPr>
      </w:pPr>
      <w:r w:rsidRPr="00E40993">
        <w:rPr>
          <w:rFonts w:ascii="Sylfaen" w:hAnsi="Sylfaen"/>
          <w:iCs/>
          <w:lang w:val="hy-AM"/>
        </w:rPr>
        <w:t>t— համակարգի ընթացիկ աբստրակտ ջերմաստիճանն է,</w:t>
      </w:r>
    </w:p>
    <w:p w14:paraId="066E89CF" w14:textId="24278A3E" w:rsidR="004E6CDE" w:rsidRDefault="00E40993" w:rsidP="007E722F">
      <w:pPr>
        <w:spacing w:after="240" w:line="360" w:lineRule="auto"/>
        <w:jc w:val="both"/>
        <w:rPr>
          <w:rFonts w:ascii="Sylfaen" w:hAnsi="Sylfaen"/>
          <w:iCs/>
          <w:lang w:val="hy-AM"/>
        </w:rPr>
      </w:pPr>
      <w:r w:rsidRPr="00E40993">
        <w:rPr>
          <w:rFonts w:ascii="Sylfaen" w:hAnsi="Sylfaen"/>
          <w:iCs/>
          <w:lang w:val="hy-AM"/>
        </w:rPr>
        <w:t>e — Էյլերի թիվն է (բնական լոգարիթմի հիմքը):</w:t>
      </w:r>
    </w:p>
    <w:p w14:paraId="166F9994" w14:textId="413E19BF" w:rsidR="004016D4" w:rsidRPr="00544772" w:rsidRDefault="004016D4" w:rsidP="007E722F">
      <w:pPr>
        <w:spacing w:line="360" w:lineRule="auto"/>
        <w:ind w:firstLine="720"/>
        <w:jc w:val="both"/>
        <w:rPr>
          <w:rFonts w:ascii="Sylfaen" w:hAnsi="Sylfaen"/>
          <w:iCs/>
          <w:lang w:val="hy-AM"/>
        </w:rPr>
      </w:pPr>
      <w:r w:rsidRPr="00544772">
        <w:rPr>
          <w:rFonts w:ascii="Sylfaen" w:hAnsi="Sylfaen"/>
          <w:iCs/>
          <w:lang w:val="hy-AM"/>
        </w:rPr>
        <w:lastRenderedPageBreak/>
        <w:t>Որքան մեծ է Δc-ն (այսինքն՝ նոր վիճակը շատ ավելի վատն է հնից), այնքան էքսպոնենտի ցուցիչը դառնում է ավելի բացասական, և ընդունման P հավանականությունը կտրուկ ձգտում է զրոյի: Համակարգը հակված չէ ընդունել ծայրահեղ վատացնող քայլեր:</w:t>
      </w:r>
    </w:p>
    <w:p w14:paraId="77F8CCAE" w14:textId="70F9BE2B" w:rsidR="00544772" w:rsidRPr="00544772" w:rsidRDefault="00A13B6F" w:rsidP="007E722F">
      <w:pPr>
        <w:spacing w:before="240" w:line="360" w:lineRule="auto"/>
        <w:ind w:firstLine="720"/>
        <w:jc w:val="both"/>
        <w:rPr>
          <w:rFonts w:ascii="Sylfaen" w:hAnsi="Sylfaen"/>
          <w:iCs/>
          <w:lang w:val="hy-AM"/>
        </w:rPr>
      </w:pPr>
      <w:r w:rsidRPr="00544772">
        <w:rPr>
          <w:rFonts w:ascii="Sylfaen" w:hAnsi="Sylfaen"/>
          <w:iCs/>
          <w:lang w:val="hy-AM"/>
        </w:rPr>
        <w:t>Բարձր ջերմաստիճանների</w:t>
      </w:r>
      <w:r w:rsidR="00F5574E" w:rsidRPr="00544772">
        <w:rPr>
          <w:rFonts w:ascii="Sylfaen" w:hAnsi="Sylfaen"/>
          <w:iCs/>
          <w:lang w:val="hy-AM"/>
        </w:rPr>
        <w:t xml:space="preserve"> </w:t>
      </w:r>
      <m:oMath>
        <m:r>
          <w:rPr>
            <w:rFonts w:ascii="Cambria Math" w:hAnsi="Cambria Math"/>
            <w:lang w:val="hy-AM"/>
          </w:rPr>
          <m:t>(t→∞)</m:t>
        </m:r>
      </m:oMath>
      <w:r w:rsidR="00223F87" w:rsidRPr="00544772">
        <w:rPr>
          <w:rFonts w:ascii="Sylfaen" w:hAnsi="Sylfaen"/>
          <w:iCs/>
          <w:lang w:val="hy-AM"/>
        </w:rPr>
        <w:t xml:space="preserve"> դեպքում հարաբերությունը </w:t>
      </w:r>
      <m:oMath>
        <m:d>
          <m:dPr>
            <m:ctrlPr>
              <w:rPr>
                <w:rFonts w:ascii="Cambria Math" w:hAnsi="Cambria Math"/>
                <w:i/>
                <w:iCs/>
                <w:lang w:val="hy-AM"/>
              </w:rPr>
            </m:ctrlPr>
          </m:dPr>
          <m:e>
            <m:f>
              <m:fPr>
                <m:ctrlPr>
                  <w:rPr>
                    <w:rFonts w:ascii="Cambria Math" w:hAnsi="Cambria Math"/>
                    <w:i/>
                    <w:iCs/>
                    <w:lang w:val="hy-AM"/>
                  </w:rPr>
                </m:ctrlPr>
              </m:fPr>
              <m:num>
                <m:r>
                  <w:rPr>
                    <w:rFonts w:ascii="Cambria Math" w:hAnsi="Cambria Math"/>
                    <w:lang w:val="hy-AM"/>
                  </w:rPr>
                  <m:t>∆c</m:t>
                </m:r>
              </m:num>
              <m:den>
                <m:r>
                  <w:rPr>
                    <w:rFonts w:ascii="Cambria Math" w:hAnsi="Cambria Math"/>
                    <w:lang w:val="hy-AM"/>
                  </w:rPr>
                  <m:t>t</m:t>
                </m:r>
              </m:den>
            </m:f>
          </m:e>
        </m:d>
        <m:r>
          <w:rPr>
            <w:rFonts w:ascii="Cambria Math" w:hAnsi="Cambria Math"/>
            <w:lang w:val="hy-AM"/>
          </w:rPr>
          <m:t>→0</m:t>
        </m:r>
      </m:oMath>
      <w:r w:rsidR="00E31F2D" w:rsidRPr="00544772">
        <w:rPr>
          <w:rFonts w:ascii="Sylfaen" w:hAnsi="Sylfaen"/>
          <w:iCs/>
          <w:lang w:val="hy-AM"/>
        </w:rPr>
        <w:t xml:space="preserve"> , ինչը նշանակում է </w:t>
      </w:r>
      <m:oMath>
        <m:sSup>
          <m:sSupPr>
            <m:ctrlPr>
              <w:rPr>
                <w:rFonts w:ascii="Cambria Math" w:hAnsi="Cambria Math"/>
                <w:i/>
                <w:iCs/>
                <w:lang w:val="hy-AM"/>
              </w:rPr>
            </m:ctrlPr>
          </m:sSupPr>
          <m:e>
            <m:r>
              <w:rPr>
                <w:rFonts w:ascii="Cambria Math" w:hAnsi="Cambria Math"/>
                <w:lang w:val="hy-AM"/>
              </w:rPr>
              <m:t>e</m:t>
            </m:r>
          </m:e>
          <m:sup>
            <m:r>
              <w:rPr>
                <w:rFonts w:ascii="Cambria Math" w:hAnsi="Cambria Math"/>
                <w:lang w:val="hy-AM"/>
              </w:rPr>
              <m:t>0</m:t>
            </m:r>
          </m:sup>
        </m:sSup>
        <m:r>
          <w:rPr>
            <w:rFonts w:ascii="Cambria Math" w:hAnsi="Cambria Math"/>
            <w:lang w:val="hy-AM"/>
          </w:rPr>
          <m:t>=1</m:t>
        </m:r>
      </m:oMath>
      <w:r w:rsidR="00051D8B" w:rsidRPr="00544772">
        <w:rPr>
          <w:rFonts w:ascii="Sylfaen" w:hAnsi="Sylfaen"/>
          <w:iCs/>
          <w:lang w:val="hy-AM"/>
        </w:rPr>
        <w:t>: Այսինքն, պրոցեսի սկզբում (բարձր</w:t>
      </w:r>
      <w:r w:rsidR="004B725B" w:rsidRPr="00544772">
        <w:rPr>
          <w:rFonts w:ascii="Sylfaen" w:hAnsi="Sylfaen"/>
          <w:iCs/>
          <w:lang w:val="hy-AM"/>
        </w:rPr>
        <w:t xml:space="preserve"> </w:t>
      </w:r>
      <w:r w:rsidR="00051D8B" w:rsidRPr="00544772">
        <w:rPr>
          <w:rFonts w:ascii="Sylfaen" w:hAnsi="Sylfaen"/>
          <w:iCs/>
          <w:lang w:val="hy-AM"/>
        </w:rPr>
        <w:t xml:space="preserve">T) ալգորիթմը գրեթե 100% հավանականությամբ ընդունում է ցանկացած վատացնող քայլ՝ կատարելով լայնածավալ գլոբալ որոնում էներգետիկ </w:t>
      </w:r>
      <w:r w:rsidR="00E8072B" w:rsidRPr="00544772">
        <w:rPr>
          <w:lang w:val="hy-AM"/>
        </w:rPr>
        <w:t>ռելիեֆում</w:t>
      </w:r>
      <w:r w:rsidR="00051D8B" w:rsidRPr="00544772">
        <w:rPr>
          <w:rFonts w:ascii="Sylfaen" w:hAnsi="Sylfaen"/>
          <w:iCs/>
          <w:lang w:val="hy-AM"/>
        </w:rPr>
        <w:t>: Սակայն, երբ ջերմաստիճանը մոտենում է զրոյին</w:t>
      </w:r>
      <w:r w:rsidR="004B725B" w:rsidRPr="00544772">
        <w:rPr>
          <w:rFonts w:ascii="Sylfaen" w:hAnsi="Sylfaen"/>
          <w:iCs/>
          <w:lang w:val="hy-AM"/>
        </w:rPr>
        <w:t xml:space="preserve"> </w:t>
      </w:r>
      <m:oMath>
        <m:r>
          <w:rPr>
            <w:rFonts w:ascii="Cambria Math" w:hAnsi="Cambria Math"/>
            <w:lang w:val="hy-AM"/>
          </w:rPr>
          <m:t>(t→0)</m:t>
        </m:r>
      </m:oMath>
      <w:r w:rsidR="00D2502A" w:rsidRPr="00544772">
        <w:rPr>
          <w:rFonts w:ascii="Sylfaen" w:hAnsi="Sylfaen"/>
          <w:iCs/>
          <w:lang w:val="hy-AM"/>
        </w:rPr>
        <w:t xml:space="preserve">, </w:t>
      </w:r>
      <m:oMath>
        <m:d>
          <m:dPr>
            <m:ctrlPr>
              <w:rPr>
                <w:rFonts w:ascii="Cambria Math" w:hAnsi="Cambria Math"/>
                <w:i/>
                <w:iCs/>
                <w:lang w:val="hy-AM"/>
              </w:rPr>
            </m:ctrlPr>
          </m:dPr>
          <m:e>
            <m:f>
              <m:fPr>
                <m:ctrlPr>
                  <w:rPr>
                    <w:rFonts w:ascii="Cambria Math" w:hAnsi="Cambria Math"/>
                    <w:i/>
                    <w:iCs/>
                    <w:lang w:val="hy-AM"/>
                  </w:rPr>
                </m:ctrlPr>
              </m:fPr>
              <m:num>
                <m:r>
                  <w:rPr>
                    <w:rFonts w:ascii="Cambria Math" w:hAnsi="Cambria Math"/>
                    <w:lang w:val="hy-AM"/>
                  </w:rPr>
                  <m:t>∆c</m:t>
                </m:r>
              </m:num>
              <m:den>
                <m:r>
                  <w:rPr>
                    <w:rFonts w:ascii="Cambria Math" w:hAnsi="Cambria Math"/>
                    <w:lang w:val="hy-AM"/>
                  </w:rPr>
                  <m:t>t</m:t>
                </m:r>
              </m:den>
            </m:f>
          </m:e>
        </m:d>
        <m:r>
          <w:rPr>
            <w:rFonts w:ascii="Cambria Math" w:hAnsi="Cambria Math"/>
            <w:lang w:val="hy-AM"/>
          </w:rPr>
          <m:t>→∞</m:t>
        </m:r>
      </m:oMath>
      <w:r w:rsidR="00D2502A" w:rsidRPr="00544772">
        <w:rPr>
          <w:rFonts w:ascii="Sylfaen" w:hAnsi="Sylfaen"/>
          <w:iCs/>
          <w:lang w:val="hy-AM"/>
        </w:rPr>
        <w:t xml:space="preserve"> </w:t>
      </w:r>
      <w:r w:rsidR="00860194" w:rsidRPr="00544772">
        <w:rPr>
          <w:rFonts w:ascii="Sylfaen" w:hAnsi="Sylfaen"/>
          <w:iCs/>
          <w:lang w:val="hy-AM"/>
        </w:rPr>
        <w:t xml:space="preserve">, և </w:t>
      </w:r>
      <m:oMath>
        <m:sSup>
          <m:sSupPr>
            <m:ctrlPr>
              <w:rPr>
                <w:rFonts w:ascii="Cambria Math" w:hAnsi="Cambria Math"/>
                <w:i/>
                <w:iCs/>
                <w:lang w:val="hy-AM"/>
              </w:rPr>
            </m:ctrlPr>
          </m:sSupPr>
          <m:e>
            <m:r>
              <w:rPr>
                <w:rFonts w:ascii="Cambria Math" w:hAnsi="Cambria Math"/>
                <w:lang w:val="hy-AM"/>
              </w:rPr>
              <m:t>(e</m:t>
            </m:r>
          </m:e>
          <m:sup>
            <m:r>
              <w:rPr>
                <w:rFonts w:ascii="Cambria Math" w:hAnsi="Cambria Math"/>
                <w:lang w:val="hy-AM"/>
              </w:rPr>
              <m:t>-∞</m:t>
            </m:r>
          </m:sup>
        </m:sSup>
        <m:r>
          <w:rPr>
            <w:rFonts w:ascii="Cambria Math" w:hAnsi="Cambria Math"/>
            <w:lang w:val="hy-AM"/>
          </w:rPr>
          <m:t>)→0</m:t>
        </m:r>
      </m:oMath>
      <w:r w:rsidR="00860194" w:rsidRPr="00544772">
        <w:rPr>
          <w:rFonts w:ascii="Sylfaen" w:hAnsi="Sylfaen"/>
          <w:iCs/>
          <w:lang w:val="hy-AM"/>
        </w:rPr>
        <w:t xml:space="preserve"> </w:t>
      </w:r>
      <w:r w:rsidR="00DF1F13" w:rsidRPr="00544772">
        <w:rPr>
          <w:rFonts w:ascii="Sylfaen" w:hAnsi="Sylfaen"/>
          <w:iCs/>
          <w:lang w:val="hy-AM"/>
        </w:rPr>
        <w:t>: Ցածր ջերմաստիճաններում ալգորիթմը դառնում է զուտ ագահ վայրէջք՝ մերժելով գրեթե բոլոր վատացնող քայլերը և կատարելով միայն լոկալ միկրո-օպտիմալացում:</w:t>
      </w:r>
    </w:p>
    <w:p w14:paraId="4ED1C16F" w14:textId="1F5B419B" w:rsidR="00544772" w:rsidRPr="00E8072B" w:rsidRDefault="00053201" w:rsidP="004E7D59">
      <w:pPr>
        <w:spacing w:after="240" w:line="360" w:lineRule="auto"/>
        <w:ind w:firstLine="720"/>
        <w:jc w:val="both"/>
        <w:rPr>
          <w:rFonts w:ascii="Sylfaen" w:hAnsi="Sylfaen"/>
          <w:lang w:val="hy-AM"/>
        </w:rPr>
      </w:pPr>
      <w:r w:rsidRPr="00E8072B">
        <w:rPr>
          <w:rFonts w:ascii="Sylfaen" w:hAnsi="Sylfaen"/>
          <w:lang w:val="hy-AM"/>
        </w:rPr>
        <w:t xml:space="preserve">Անցման որոշումը ծրագրային մակարդակում կայացվում է պարզ հավանականային մեխանիզմով. գեներացվում է պատահական թիվ </w:t>
      </w:r>
      <m:oMath>
        <m:r>
          <w:rPr>
            <w:rFonts w:ascii="Cambria Math" w:hAnsi="Cambria Math"/>
            <w:lang w:val="hy-AM"/>
          </w:rPr>
          <m:t>r∈</m:t>
        </m:r>
        <m:d>
          <m:dPr>
            <m:begChr m:val="["/>
            <m:endChr m:val="]"/>
            <m:ctrlPr>
              <w:rPr>
                <w:rFonts w:ascii="Cambria Math" w:hAnsi="Cambria Math"/>
                <w:i/>
                <w:lang w:val="hy-AM"/>
              </w:rPr>
            </m:ctrlPr>
          </m:dPr>
          <m:e>
            <m:r>
              <w:rPr>
                <w:rFonts w:ascii="Cambria Math" w:hAnsi="Cambria Math"/>
                <w:lang w:val="hy-AM"/>
              </w:rPr>
              <m:t>0,1</m:t>
            </m:r>
          </m:e>
        </m:d>
      </m:oMath>
      <w:r w:rsidR="00F26C10" w:rsidRPr="00E8072B">
        <w:rPr>
          <w:rFonts w:ascii="Sylfaen" w:hAnsi="Sylfaen"/>
          <w:lang w:val="hy-AM"/>
        </w:rPr>
        <w:t xml:space="preserve"> միջակայքից, և եթե r</w:t>
      </w:r>
      <w:r w:rsidR="00572880" w:rsidRPr="00E8072B">
        <w:rPr>
          <w:rFonts w:ascii="Sylfaen" w:hAnsi="Sylfaen"/>
          <w:lang w:val="hy-AM"/>
        </w:rPr>
        <w:t xml:space="preserve"> </w:t>
      </w:r>
      <w:r w:rsidR="00F26C10" w:rsidRPr="00E8072B">
        <w:rPr>
          <w:rFonts w:ascii="Sylfaen" w:hAnsi="Sylfaen"/>
          <w:lang w:val="hy-AM"/>
        </w:rPr>
        <w:t>&lt;</w:t>
      </w:r>
      <w:r w:rsidR="00572880" w:rsidRPr="00E8072B">
        <w:rPr>
          <w:rFonts w:ascii="Sylfaen" w:hAnsi="Sylfaen"/>
          <w:lang w:val="hy-AM"/>
        </w:rPr>
        <w:t xml:space="preserve"> </w:t>
      </w:r>
      <w:r w:rsidR="00F26C10" w:rsidRPr="00E8072B">
        <w:rPr>
          <w:rFonts w:ascii="Sylfaen" w:hAnsi="Sylfaen"/>
          <w:lang w:val="hy-AM"/>
        </w:rPr>
        <w:t>P, նոր վիճակը ընդունվում է։</w:t>
      </w:r>
      <w:r w:rsidR="00EA7BA6" w:rsidRPr="00E8072B">
        <w:rPr>
          <w:rFonts w:ascii="Sylfaen" w:hAnsi="Sylfaen"/>
          <w:lang w:val="hy-AM"/>
        </w:rPr>
        <w:t xml:space="preserve"> </w:t>
      </w:r>
    </w:p>
    <w:p w14:paraId="510E3FE5" w14:textId="2FF127AE" w:rsidR="006457E1" w:rsidRPr="002E1B12" w:rsidRDefault="00E4013D" w:rsidP="004E7D59">
      <w:pPr>
        <w:pStyle w:val="Heading3"/>
        <w:spacing w:line="360" w:lineRule="auto"/>
        <w:jc w:val="center"/>
        <w:rPr>
          <w:b/>
          <w:bCs/>
          <w:iCs/>
          <w:lang w:val="hy-AM"/>
        </w:rPr>
      </w:pPr>
      <w:bookmarkStart w:id="35" w:name="_Toc227687645"/>
      <w:r w:rsidRPr="002E1B12">
        <w:rPr>
          <w:b/>
          <w:bCs/>
          <w:iCs/>
          <w:lang w:val="hy-AM"/>
        </w:rPr>
        <w:t>2.2.4.</w:t>
      </w:r>
      <w:r w:rsidR="00B0681B" w:rsidRPr="002E1B12">
        <w:rPr>
          <w:b/>
          <w:bCs/>
          <w:lang w:val="hy-AM"/>
        </w:rPr>
        <w:t xml:space="preserve"> Սառեցման ռազմավարությունը</w:t>
      </w:r>
      <w:bookmarkEnd w:id="35"/>
    </w:p>
    <w:p w14:paraId="396C18CD" w14:textId="7ABC3B0D" w:rsidR="006457E1" w:rsidRDefault="006457E1" w:rsidP="007E722F">
      <w:pPr>
        <w:spacing w:line="360" w:lineRule="auto"/>
        <w:ind w:firstLine="720"/>
        <w:jc w:val="both"/>
        <w:rPr>
          <w:rFonts w:ascii="Sylfaen" w:hAnsi="Sylfaen"/>
          <w:lang w:val="hy-AM"/>
        </w:rPr>
      </w:pPr>
      <w:r w:rsidRPr="006457E1">
        <w:rPr>
          <w:rFonts w:ascii="Sylfaen" w:hAnsi="Sylfaen"/>
          <w:lang w:val="hy-AM"/>
        </w:rPr>
        <w:t>Որպեսզի ալգորիթմը տեսականորեն երաշխավորի գլոբալ մինիմումի բացահայտումը (կամ դրան խիստ մոտ վիճակ), համակարգի ջերմաստիճանը (T) պետք է իջեցվի ճշգրիտ հաշվարկված ինտերվալներով: Սառեցման գրաֆիկը</w:t>
      </w:r>
      <w:r w:rsidR="003072B9">
        <w:rPr>
          <w:rFonts w:ascii="Sylfaen" w:hAnsi="Sylfaen"/>
          <w:lang w:val="hy-AM"/>
        </w:rPr>
        <w:t xml:space="preserve"> </w:t>
      </w:r>
      <w:r w:rsidRPr="006457E1">
        <w:rPr>
          <w:rFonts w:ascii="Sylfaen" w:hAnsi="Sylfaen"/>
          <w:lang w:val="hy-AM"/>
        </w:rPr>
        <w:t xml:space="preserve">սահմանում է սկզբնական ջերմաստիճանը </w:t>
      </w:r>
      <m:oMath>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0</m:t>
            </m:r>
          </m:sub>
        </m:sSub>
      </m:oMath>
      <w:r w:rsidRPr="006457E1">
        <w:rPr>
          <w:rFonts w:ascii="Sylfaen" w:hAnsi="Sylfaen"/>
          <w:lang w:val="hy-AM"/>
        </w:rPr>
        <w:t>, յուրաքանչյուր ջերմաստիճանային քայլում կատարվող իտերացիաների քանակը և ջերմաստիճանի անկման կանոնը:</w:t>
      </w:r>
    </w:p>
    <w:p w14:paraId="7AD44449" w14:textId="24DC3119" w:rsidR="007F4F52" w:rsidRDefault="00FB75FF" w:rsidP="006457E1">
      <w:pPr>
        <w:spacing w:line="360" w:lineRule="auto"/>
        <w:jc w:val="both"/>
        <w:rPr>
          <w:rFonts w:ascii="Sylfaen" w:hAnsi="Sylfaen"/>
          <w:lang w:val="hy-AM"/>
        </w:rPr>
      </w:pPr>
      <w:r>
        <w:rPr>
          <w:rFonts w:ascii="Sylfaen" w:hAnsi="Sylfaen"/>
          <w:lang w:val="hy-AM"/>
        </w:rPr>
        <w:t>Ա</w:t>
      </w:r>
      <w:r w:rsidR="007F4F52" w:rsidRPr="007F4F52">
        <w:rPr>
          <w:rFonts w:ascii="Sylfaen" w:hAnsi="Sylfaen"/>
          <w:lang w:val="hy-AM"/>
        </w:rPr>
        <w:t>մենատարածված և ապացուցված մոդելը երկրաչափական պրոգրեսիայով</w:t>
      </w:r>
      <w:r w:rsidR="003072B9">
        <w:rPr>
          <w:rFonts w:ascii="Sylfaen" w:hAnsi="Sylfaen"/>
          <w:lang w:val="hy-AM"/>
        </w:rPr>
        <w:t xml:space="preserve"> </w:t>
      </w:r>
      <w:r w:rsidR="007F4F52" w:rsidRPr="007F4F52">
        <w:rPr>
          <w:rFonts w:ascii="Sylfaen" w:hAnsi="Sylfaen"/>
          <w:lang w:val="hy-AM"/>
        </w:rPr>
        <w:t xml:space="preserve">սառեցման ռազմավարությունն է, որը նկարագրվում է հետևյալ </w:t>
      </w:r>
      <w:r w:rsidR="00A65FF9">
        <w:rPr>
          <w:rFonts w:ascii="Sylfaen" w:hAnsi="Sylfaen"/>
          <w:lang w:val="hy-AM"/>
        </w:rPr>
        <w:t>ա</w:t>
      </w:r>
      <w:r w:rsidR="00A65FF9" w:rsidRPr="00A65FF9">
        <w:rPr>
          <w:rFonts w:ascii="Sylfaen" w:hAnsi="Sylfaen"/>
          <w:lang w:val="hy-AM"/>
        </w:rPr>
        <w:t>նդրադարձ</w:t>
      </w:r>
      <w:r w:rsidR="00A65FF9">
        <w:rPr>
          <w:rFonts w:ascii="Sylfaen" w:hAnsi="Sylfaen"/>
          <w:lang w:val="hy-AM"/>
        </w:rPr>
        <w:t xml:space="preserve"> </w:t>
      </w:r>
      <w:r w:rsidR="007F4F52" w:rsidRPr="007F4F52">
        <w:rPr>
          <w:rFonts w:ascii="Sylfaen" w:hAnsi="Sylfaen"/>
          <w:lang w:val="hy-AM"/>
        </w:rPr>
        <w:t>հավասարմամբ.</w:t>
      </w:r>
    </w:p>
    <w:bookmarkStart w:id="36" w:name="_Hlk226149495"/>
    <w:p w14:paraId="2889FDB0" w14:textId="2345F70A" w:rsidR="007F4F52" w:rsidRPr="002123DA" w:rsidRDefault="00A42263" w:rsidP="00D175E7">
      <w:pPr>
        <w:spacing w:line="360" w:lineRule="auto"/>
        <w:jc w:val="right"/>
        <w:rPr>
          <w:rFonts w:ascii="Sylfaen" w:hAnsi="Sylfaen"/>
          <w:lang w:val="hy-AM"/>
        </w:rPr>
      </w:pPr>
      <m:oMath>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k+1</m:t>
            </m:r>
          </m:sub>
        </m:sSub>
        <m:r>
          <w:rPr>
            <w:rFonts w:ascii="Cambria Math" w:hAnsi="Cambria Math"/>
            <w:lang w:val="hy-AM"/>
          </w:rPr>
          <m:t>= α×</m:t>
        </m:r>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k</m:t>
            </m:r>
          </m:sub>
        </m:sSub>
      </m:oMath>
      <w:bookmarkEnd w:id="36"/>
      <w:r w:rsidR="00D175E7" w:rsidRPr="002123DA">
        <w:rPr>
          <w:rFonts w:ascii="Sylfaen" w:hAnsi="Sylfaen"/>
          <w:lang w:val="hy-AM"/>
        </w:rPr>
        <w:t xml:space="preserve">                                                        (2.7)</w:t>
      </w:r>
    </w:p>
    <w:p w14:paraId="6BB70EDB" w14:textId="77777777" w:rsidR="007B4E14" w:rsidRPr="007B4E14" w:rsidRDefault="007B4E14" w:rsidP="007B4E14">
      <w:pPr>
        <w:spacing w:line="360" w:lineRule="auto"/>
        <w:jc w:val="both"/>
        <w:rPr>
          <w:rFonts w:ascii="Sylfaen" w:hAnsi="Sylfaen"/>
          <w:lang w:val="hy-AM"/>
        </w:rPr>
      </w:pPr>
      <w:r w:rsidRPr="007B4E14">
        <w:rPr>
          <w:rFonts w:ascii="Sylfaen" w:hAnsi="Sylfaen"/>
          <w:lang w:val="hy-AM"/>
        </w:rPr>
        <w:t>որտեղ՝</w:t>
      </w:r>
    </w:p>
    <w:p w14:paraId="1595D1F6" w14:textId="6AB23A32" w:rsidR="007B4E14" w:rsidRPr="007B4E14" w:rsidRDefault="00A42263" w:rsidP="007B4E14">
      <w:pPr>
        <w:spacing w:line="360" w:lineRule="auto"/>
        <w:jc w:val="both"/>
        <w:rPr>
          <w:rFonts w:ascii="Sylfaen" w:hAnsi="Sylfaen"/>
          <w:lang w:val="hy-AM"/>
        </w:rPr>
      </w:pPr>
      <m:oMath>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k</m:t>
            </m:r>
          </m:sub>
        </m:sSub>
      </m:oMath>
      <w:r w:rsidR="007B4E14" w:rsidRPr="007B4E14">
        <w:rPr>
          <w:rFonts w:ascii="Sylfaen" w:hAnsi="Sylfaen"/>
          <w:lang w:val="hy-AM"/>
        </w:rPr>
        <w:t>-ն ընթացիկ իտերացիոն քայլի ջերմաստիճանն է:</w:t>
      </w:r>
    </w:p>
    <w:p w14:paraId="2FA49346" w14:textId="74054EEF" w:rsidR="007B4E14" w:rsidRPr="007B4E14" w:rsidRDefault="00A42263" w:rsidP="007B4E14">
      <w:pPr>
        <w:spacing w:line="360" w:lineRule="auto"/>
        <w:jc w:val="both"/>
        <w:rPr>
          <w:rFonts w:ascii="Sylfaen" w:hAnsi="Sylfaen"/>
          <w:lang w:val="hy-AM"/>
        </w:rPr>
      </w:pPr>
      <m:oMath>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k+1</m:t>
            </m:r>
          </m:sub>
        </m:sSub>
      </m:oMath>
      <w:r w:rsidR="007B4E14" w:rsidRPr="007B4E14">
        <w:rPr>
          <w:rFonts w:ascii="Sylfaen" w:hAnsi="Sylfaen"/>
          <w:lang w:val="hy-AM"/>
        </w:rPr>
        <w:t>-ը հաջորդ քայլի ջերմաստիճանն է:</w:t>
      </w:r>
    </w:p>
    <w:p w14:paraId="55FF8C3F" w14:textId="724DF819" w:rsidR="005419B1" w:rsidRDefault="007B4E14" w:rsidP="007E722F">
      <w:pPr>
        <w:spacing w:after="240" w:line="360" w:lineRule="auto"/>
        <w:jc w:val="both"/>
        <w:rPr>
          <w:rFonts w:ascii="Sylfaen" w:hAnsi="Sylfaen"/>
          <w:lang w:val="hy-AM"/>
        </w:rPr>
      </w:pPr>
      <w:r w:rsidRPr="007B4E14">
        <w:rPr>
          <w:rFonts w:ascii="Sylfaen" w:hAnsi="Sylfaen"/>
          <w:lang w:val="hy-AM"/>
        </w:rPr>
        <w:t>α-ն սառեցման գործակիցն է, որը ընկած է (0,1) միջակայքում:</w:t>
      </w:r>
    </w:p>
    <w:p w14:paraId="1AE4A9A6" w14:textId="79E9EE7B" w:rsidR="00837FA2" w:rsidRPr="00837FA2" w:rsidRDefault="00FA3444" w:rsidP="007E722F">
      <w:pPr>
        <w:spacing w:line="360" w:lineRule="auto"/>
        <w:ind w:firstLine="720"/>
        <w:jc w:val="both"/>
        <w:rPr>
          <w:rFonts w:ascii="Sylfaen" w:hAnsi="Sylfaen"/>
          <w:lang w:val="hy-AM"/>
        </w:rPr>
      </w:pPr>
      <w:r w:rsidRPr="00FA3444">
        <w:rPr>
          <w:rFonts w:ascii="Sylfaen" w:hAnsi="Sylfaen"/>
          <w:lang w:val="hy-AM"/>
        </w:rPr>
        <w:lastRenderedPageBreak/>
        <w:t xml:space="preserve">Օպտիմալացման կայունությունը պահպանելու համար հաճախ ընտրվում է </w:t>
      </w:r>
      <m:oMath>
        <m:r>
          <w:rPr>
            <w:rFonts w:ascii="Cambria Math" w:hAnsi="Cambria Math"/>
            <w:lang w:val="hy-AM"/>
          </w:rPr>
          <m:t>α∈[0.95,0.99]</m:t>
        </m:r>
      </m:oMath>
      <w:r w:rsidR="00837FA2" w:rsidRPr="00837FA2">
        <w:rPr>
          <w:lang w:val="hy-AM"/>
        </w:rPr>
        <w:t xml:space="preserve"> մ</w:t>
      </w:r>
      <w:r w:rsidR="00837FA2" w:rsidRPr="00837FA2">
        <w:rPr>
          <w:rFonts w:ascii="Sylfaen" w:hAnsi="Sylfaen"/>
          <w:lang w:val="hy-AM"/>
        </w:rPr>
        <w:t>իջակայքը : Այս գործակիցը երաշխավորում է, որ ջերմաստիճանի անկումը լինի բավարար դանդաղ</w:t>
      </w:r>
      <w:r w:rsidR="00C653F0" w:rsidRPr="00C653F0">
        <w:rPr>
          <w:rFonts w:ascii="Sylfaen" w:hAnsi="Sylfaen"/>
          <w:lang w:val="hy-AM"/>
        </w:rPr>
        <w:t>,</w:t>
      </w:r>
      <w:r w:rsidR="00837FA2" w:rsidRPr="00837FA2">
        <w:rPr>
          <w:rFonts w:ascii="Sylfaen" w:hAnsi="Sylfaen"/>
          <w:lang w:val="hy-AM"/>
        </w:rPr>
        <w:t xml:space="preserve"> ինչը թույլ է տալիս համակարգին հասնել ջերմադինամիկ հավասարակշռության յուրաքանչյուր ջերմաստիճանային մակարդակում՝ նախքան հաջորդ ավելի սառը և ավելի խիստ փուլին անցնելը:</w:t>
      </w:r>
    </w:p>
    <w:p w14:paraId="56E59AE0" w14:textId="3D23B567" w:rsidR="001B5818" w:rsidRPr="00C653F0" w:rsidRDefault="00837FA2" w:rsidP="007E722F">
      <w:pPr>
        <w:spacing w:line="360" w:lineRule="auto"/>
        <w:ind w:firstLine="720"/>
        <w:jc w:val="both"/>
        <w:rPr>
          <w:rFonts w:ascii="Sylfaen" w:hAnsi="Sylfaen"/>
          <w:lang w:val="hy-AM"/>
        </w:rPr>
      </w:pPr>
      <w:r w:rsidRPr="00837FA2">
        <w:rPr>
          <w:rFonts w:ascii="Sylfaen" w:hAnsi="Sylfaen"/>
          <w:lang w:val="hy-AM"/>
        </w:rPr>
        <w:t>Ալգորիթմը դադարեցնում է աշխատանքը , երբ T-ն հասնում է նախապես սահմանված նվազագույն շեմին</w:t>
      </w:r>
      <w:r w:rsidR="00B2456D" w:rsidRPr="00B2456D">
        <w:rPr>
          <w:rFonts w:ascii="Sylfaen" w:hAnsi="Sylfaen"/>
          <w:lang w:val="hy-AM"/>
        </w:rPr>
        <w:t xml:space="preserve"> </w:t>
      </w:r>
      <m:oMath>
        <m:r>
          <w:rPr>
            <w:rFonts w:ascii="Cambria Math" w:hAnsi="Cambria Math"/>
            <w:lang w:val="hy-AM"/>
          </w:rPr>
          <m:t>(</m:t>
        </m:r>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final</m:t>
            </m:r>
          </m:sub>
        </m:sSub>
        <m:r>
          <w:rPr>
            <w:rFonts w:ascii="Cambria Math" w:hAnsi="Cambria Math"/>
            <w:lang w:val="hy-AM"/>
          </w:rPr>
          <m:t>)</m:t>
        </m:r>
      </m:oMath>
      <w:r w:rsidR="00B2456D" w:rsidRPr="00B2456D">
        <w:rPr>
          <w:rFonts w:ascii="Sylfaen" w:hAnsi="Sylfaen"/>
          <w:lang w:val="hy-AM"/>
        </w:rPr>
        <w:t xml:space="preserve"> </w:t>
      </w:r>
      <w:r w:rsidR="00080E8C" w:rsidRPr="00080E8C">
        <w:rPr>
          <w:rFonts w:ascii="Sylfaen" w:hAnsi="Sylfaen"/>
          <w:lang w:val="hy-AM"/>
        </w:rPr>
        <w:t xml:space="preserve">կամ երբ մի քանի հաջորդական ջերմաստիճանային քայլերի ընթացքում նպատակային ֆունկցիայի էական բարելավում (կամ որևէ նոր վիճակի ընդունում) այլևս </w:t>
      </w:r>
      <w:r w:rsidR="00080E8C" w:rsidRPr="00C653F0">
        <w:rPr>
          <w:rFonts w:ascii="Sylfaen" w:hAnsi="Sylfaen"/>
          <w:lang w:val="hy-AM"/>
        </w:rPr>
        <w:t xml:space="preserve">չի գրանցվում </w:t>
      </w:r>
      <w:r w:rsidR="00C653F0" w:rsidRPr="00C653F0">
        <w:rPr>
          <w:rFonts w:ascii="Sylfaen" w:hAnsi="Sylfaen"/>
          <w:lang w:val="hy-AM"/>
        </w:rPr>
        <w:t>:</w:t>
      </w:r>
    </w:p>
    <w:p w14:paraId="0892C7C5" w14:textId="30C42355" w:rsidR="000D4326" w:rsidRPr="002E1B12" w:rsidRDefault="000D4326" w:rsidP="004E7D59">
      <w:pPr>
        <w:pStyle w:val="Heading3"/>
        <w:spacing w:line="360" w:lineRule="auto"/>
        <w:jc w:val="center"/>
        <w:rPr>
          <w:b/>
          <w:bCs/>
          <w:lang w:val="hy-AM"/>
        </w:rPr>
      </w:pPr>
      <w:bookmarkStart w:id="37" w:name="_Toc227687646"/>
      <w:r w:rsidRPr="002E1B12">
        <w:rPr>
          <w:b/>
          <w:bCs/>
          <w:lang w:val="hy-AM"/>
        </w:rPr>
        <w:t>2.2.</w:t>
      </w:r>
      <w:r w:rsidR="00990023" w:rsidRPr="002E1B12">
        <w:rPr>
          <w:b/>
          <w:bCs/>
          <w:lang w:val="hy-AM"/>
        </w:rPr>
        <w:t>5</w:t>
      </w:r>
      <w:r w:rsidRPr="002E1B12">
        <w:rPr>
          <w:b/>
          <w:bCs/>
          <w:lang w:val="hy-AM"/>
        </w:rPr>
        <w:t>. Եզրակացություն</w:t>
      </w:r>
      <w:bookmarkEnd w:id="37"/>
    </w:p>
    <w:p w14:paraId="15AB00C2" w14:textId="618CB2F8" w:rsidR="000D4326" w:rsidRDefault="00456583" w:rsidP="007E722F">
      <w:pPr>
        <w:spacing w:before="240" w:after="240" w:line="360" w:lineRule="auto"/>
        <w:ind w:firstLine="720"/>
        <w:jc w:val="both"/>
        <w:rPr>
          <w:rFonts w:ascii="Sylfaen" w:hAnsi="Sylfaen"/>
          <w:lang w:val="hy-AM"/>
        </w:rPr>
      </w:pPr>
      <w:r>
        <w:rPr>
          <w:rFonts w:ascii="Sylfaen" w:hAnsi="Sylfaen"/>
          <w:lang w:val="hy-AM"/>
        </w:rPr>
        <w:t>Թրծման նմանակումը</w:t>
      </w:r>
      <w:r w:rsidR="0081396B" w:rsidRPr="0081396B">
        <w:rPr>
          <w:rFonts w:ascii="Sylfaen" w:hAnsi="Sylfaen"/>
          <w:lang w:val="hy-AM"/>
        </w:rPr>
        <w:t xml:space="preserve"> տրամադրում է հզոր մաթեմատիկական գործիքակազմ դիսկրետ օպտիմալացման NP-բարդ խնդիրների լուծման համար: Մետրոպոլիսի ալգորիթմի և Բոլցմանի բաշխման </w:t>
      </w:r>
      <w:r w:rsidR="00F82970">
        <w:rPr>
          <w:rFonts w:ascii="Sylfaen" w:hAnsi="Sylfaen"/>
          <w:lang w:val="hy-AM"/>
        </w:rPr>
        <w:t>զ</w:t>
      </w:r>
      <w:r w:rsidR="00434B04" w:rsidRPr="00434B04">
        <w:rPr>
          <w:rFonts w:ascii="Sylfaen" w:hAnsi="Sylfaen"/>
          <w:lang w:val="hy-AM"/>
        </w:rPr>
        <w:t>ուգակցում</w:t>
      </w:r>
      <w:r w:rsidR="00F82970">
        <w:rPr>
          <w:rFonts w:ascii="Sylfaen" w:hAnsi="Sylfaen"/>
          <w:lang w:val="hy-AM"/>
        </w:rPr>
        <w:t xml:space="preserve">ը </w:t>
      </w:r>
      <w:r w:rsidR="0081396B" w:rsidRPr="0081396B">
        <w:rPr>
          <w:rFonts w:ascii="Sylfaen" w:hAnsi="Sylfaen"/>
          <w:lang w:val="hy-AM"/>
        </w:rPr>
        <w:t xml:space="preserve">ապահովում է խիստ անհրաժեշտ հավանականային մեխանիզմ՝ լոկալ </w:t>
      </w:r>
      <w:r w:rsidR="009D0DD4">
        <w:rPr>
          <w:rFonts w:ascii="Sylfaen" w:hAnsi="Sylfaen"/>
          <w:lang w:val="hy-AM"/>
        </w:rPr>
        <w:t>մինիմումների</w:t>
      </w:r>
      <w:r w:rsidR="0081396B" w:rsidRPr="0081396B">
        <w:rPr>
          <w:rFonts w:ascii="Sylfaen" w:hAnsi="Sylfaen"/>
          <w:lang w:val="hy-AM"/>
        </w:rPr>
        <w:t xml:space="preserve"> արգելափակումներից խուսափելու համար: Միևնույն ժամանակ, սառեցման խիստ ռազմավարությունը </w:t>
      </w:r>
      <m:oMath>
        <m:r>
          <w:rPr>
            <w:rFonts w:ascii="Cambria Math" w:hAnsi="Cambria Math"/>
            <w:lang w:val="hy-AM"/>
          </w:rPr>
          <m:t>(</m:t>
        </m:r>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k+1</m:t>
            </m:r>
          </m:sub>
        </m:sSub>
        <m:r>
          <w:rPr>
            <w:rFonts w:ascii="Cambria Math" w:hAnsi="Cambria Math"/>
            <w:lang w:val="hy-AM"/>
          </w:rPr>
          <m:t>= α×</m:t>
        </m:r>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k</m:t>
            </m:r>
          </m:sub>
        </m:sSub>
        <m:r>
          <w:rPr>
            <w:rFonts w:ascii="Cambria Math" w:hAnsi="Cambria Math"/>
            <w:lang w:val="hy-AM"/>
          </w:rPr>
          <m:t>)</m:t>
        </m:r>
      </m:oMath>
      <w:r w:rsidR="00B52B8E" w:rsidRPr="00B52B8E">
        <w:rPr>
          <w:rFonts w:ascii="Sylfaen" w:hAnsi="Sylfaen"/>
          <w:lang w:val="hy-AM"/>
        </w:rPr>
        <w:t xml:space="preserve"> և տուգանքների ադապտիվ մեթոդը երաշխավորում են, որ ալգորիթմը քաոսային </w:t>
      </w:r>
      <w:r w:rsidR="002A783D" w:rsidRPr="002A783D">
        <w:rPr>
          <w:rFonts w:ascii="Sylfaen" w:hAnsi="Sylfaen"/>
          <w:lang w:val="hy-AM"/>
        </w:rPr>
        <w:t>հետազոտում</w:t>
      </w:r>
      <w:r w:rsidR="002A783D">
        <w:rPr>
          <w:rFonts w:ascii="Sylfaen" w:hAnsi="Sylfaen"/>
          <w:lang w:val="hy-AM"/>
        </w:rPr>
        <w:t>ից</w:t>
      </w:r>
      <w:r w:rsidR="002A783D" w:rsidRPr="002A783D">
        <w:rPr>
          <w:rFonts w:ascii="Sylfaen" w:hAnsi="Sylfaen"/>
          <w:lang w:val="hy-AM"/>
        </w:rPr>
        <w:t xml:space="preserve"> </w:t>
      </w:r>
      <w:r w:rsidR="00B52B8E" w:rsidRPr="00B52B8E">
        <w:rPr>
          <w:rFonts w:ascii="Sylfaen" w:hAnsi="Sylfaen"/>
          <w:lang w:val="hy-AM"/>
        </w:rPr>
        <w:t xml:space="preserve">սահուն կերպով </w:t>
      </w:r>
      <w:r w:rsidR="00127F6F">
        <w:rPr>
          <w:rFonts w:ascii="Sylfaen" w:hAnsi="Sylfaen"/>
          <w:lang w:val="hy-AM"/>
        </w:rPr>
        <w:t>կզուգամիտվի</w:t>
      </w:r>
      <w:r w:rsidR="00B52B8E" w:rsidRPr="00B52B8E">
        <w:rPr>
          <w:rFonts w:ascii="Sylfaen" w:hAnsi="Sylfaen"/>
          <w:lang w:val="hy-AM"/>
        </w:rPr>
        <w:t xml:space="preserve"> դեպի </w:t>
      </w:r>
      <w:r w:rsidR="0061616B">
        <w:rPr>
          <w:rFonts w:ascii="Sylfaen" w:hAnsi="Sylfaen"/>
          <w:lang w:val="hy-AM"/>
        </w:rPr>
        <w:t>թույլատրելի</w:t>
      </w:r>
      <w:r w:rsidR="00B52B8E" w:rsidRPr="00B52B8E">
        <w:rPr>
          <w:rFonts w:ascii="Sylfaen" w:hAnsi="Sylfaen"/>
          <w:lang w:val="hy-AM"/>
        </w:rPr>
        <w:t xml:space="preserve"> վիճակ: Չնայած իր անառարկելի որակական առավելություններին, նկարագրված մաթեմատիկական ապարատը հանգեցնում է վերահաշվարկների վիթխարի քանակի, ինչն առաջացնում է ալգորիթմի արագագործության հիմնախնդիրը: </w:t>
      </w:r>
    </w:p>
    <w:p w14:paraId="46401D16" w14:textId="2B9F48F8" w:rsidR="001455B4" w:rsidRPr="002E1B12" w:rsidRDefault="001455B4" w:rsidP="001455B4">
      <w:pPr>
        <w:pStyle w:val="Heading2"/>
        <w:spacing w:line="360" w:lineRule="auto"/>
        <w:rPr>
          <w:b/>
          <w:bCs/>
          <w:lang w:val="hy-AM"/>
        </w:rPr>
      </w:pPr>
      <w:bookmarkStart w:id="38" w:name="_Toc227687647"/>
      <w:r w:rsidRPr="002E1B12">
        <w:rPr>
          <w:b/>
          <w:bCs/>
          <w:lang w:val="hy-AM"/>
        </w:rPr>
        <w:t>2</w:t>
      </w:r>
      <w:r w:rsidRPr="002E1B12">
        <w:rPr>
          <w:b/>
          <w:bCs/>
          <w:color w:val="385623" w:themeColor="accent6" w:themeShade="80"/>
          <w:lang w:val="hy-AM"/>
        </w:rPr>
        <w:t xml:space="preserve">.3. </w:t>
      </w:r>
      <w:r w:rsidR="002E1B12">
        <w:rPr>
          <w:b/>
          <w:bCs/>
          <w:color w:val="auto"/>
          <w:lang w:val="hy-AM"/>
        </w:rPr>
        <w:t>Հաշվողական</w:t>
      </w:r>
      <w:r w:rsidRPr="002E1B12">
        <w:rPr>
          <w:b/>
          <w:bCs/>
          <w:color w:val="auto"/>
          <w:lang w:val="hy-AM"/>
        </w:rPr>
        <w:t xml:space="preserve"> </w:t>
      </w:r>
      <w:r w:rsidR="002E1B12">
        <w:rPr>
          <w:b/>
          <w:bCs/>
          <w:color w:val="auto"/>
          <w:lang w:val="hy-AM"/>
        </w:rPr>
        <w:t>բարդության</w:t>
      </w:r>
      <w:r w:rsidRPr="002E1B12">
        <w:rPr>
          <w:b/>
          <w:bCs/>
          <w:color w:val="auto"/>
          <w:lang w:val="hy-AM"/>
        </w:rPr>
        <w:t xml:space="preserve"> </w:t>
      </w:r>
      <w:r w:rsidR="002E1B12">
        <w:rPr>
          <w:b/>
          <w:bCs/>
          <w:color w:val="auto"/>
          <w:lang w:val="hy-AM"/>
        </w:rPr>
        <w:t>նվազեցման</w:t>
      </w:r>
      <w:r w:rsidRPr="002E1B12">
        <w:rPr>
          <w:b/>
          <w:bCs/>
          <w:color w:val="auto"/>
          <w:lang w:val="hy-AM"/>
        </w:rPr>
        <w:t xml:space="preserve"> </w:t>
      </w:r>
      <w:r w:rsidR="002E1B12">
        <w:rPr>
          <w:b/>
          <w:bCs/>
          <w:lang w:val="hy-AM"/>
        </w:rPr>
        <w:t>ալգորիթմական</w:t>
      </w:r>
      <w:r w:rsidRPr="002E1B12">
        <w:rPr>
          <w:b/>
          <w:bCs/>
          <w:lang w:val="hy-AM"/>
        </w:rPr>
        <w:t xml:space="preserve"> </w:t>
      </w:r>
      <w:r w:rsidR="002E1B12">
        <w:rPr>
          <w:b/>
          <w:bCs/>
          <w:lang w:val="hy-AM"/>
        </w:rPr>
        <w:t>մոդելները</w:t>
      </w:r>
      <w:bookmarkEnd w:id="38"/>
      <w:r w:rsidRPr="002E1B12">
        <w:rPr>
          <w:b/>
          <w:bCs/>
          <w:lang w:val="hy-AM"/>
        </w:rPr>
        <w:t xml:space="preserve"> </w:t>
      </w:r>
    </w:p>
    <w:p w14:paraId="129F0613" w14:textId="5B8165EC" w:rsidR="001455B4" w:rsidRPr="002E1B12" w:rsidRDefault="002933DF" w:rsidP="004E7D59">
      <w:pPr>
        <w:pStyle w:val="Heading3"/>
        <w:spacing w:line="360" w:lineRule="auto"/>
        <w:jc w:val="center"/>
        <w:rPr>
          <w:b/>
          <w:bCs/>
          <w:lang w:val="hy-AM"/>
        </w:rPr>
      </w:pPr>
      <w:bookmarkStart w:id="39" w:name="_Toc227687648"/>
      <w:r w:rsidRPr="002E1B12">
        <w:rPr>
          <w:b/>
          <w:bCs/>
          <w:lang w:val="hy-AM"/>
        </w:rPr>
        <w:t>2.3.1. Ներածություն</w:t>
      </w:r>
      <w:bookmarkEnd w:id="39"/>
    </w:p>
    <w:p w14:paraId="29A2D8EC" w14:textId="74841296" w:rsidR="002933DF" w:rsidRDefault="00D346FD" w:rsidP="007E722F">
      <w:pPr>
        <w:spacing w:line="360" w:lineRule="auto"/>
        <w:ind w:firstLine="720"/>
        <w:jc w:val="both"/>
        <w:rPr>
          <w:rFonts w:ascii="Sylfaen" w:hAnsi="Sylfaen"/>
          <w:lang w:val="hy-AM"/>
        </w:rPr>
      </w:pPr>
      <w:r w:rsidRPr="00D346FD">
        <w:rPr>
          <w:rFonts w:ascii="Sylfaen" w:hAnsi="Sylfaen"/>
          <w:lang w:val="hy-AM"/>
        </w:rPr>
        <w:t xml:space="preserve">Քանի որ ալգորիթմը պահանջում է միլիոնավոր պատահական տեղաշարժեր, յուրաքանչյուր միկրո-քայլում նպատակային ֆունկցիայի պարզունակ վերահաշվարկը ժամանակակից </w:t>
      </w:r>
      <w:r w:rsidR="008372DF">
        <w:rPr>
          <w:rFonts w:ascii="Sylfaen" w:hAnsi="Sylfaen"/>
          <w:lang w:val="hy-AM"/>
        </w:rPr>
        <w:t>ԳՄԻՍ</w:t>
      </w:r>
      <w:r w:rsidRPr="00D346FD">
        <w:rPr>
          <w:rFonts w:ascii="Sylfaen" w:hAnsi="Sylfaen"/>
          <w:lang w:val="hy-AM"/>
        </w:rPr>
        <w:t xml:space="preserve">-երի համար խլում է անթույլատրելի մեծ հաշվողական ռեսուրսներ: Սույն բաժնում դիտարկվում են այն ինովացիոն ալգորիթմական մոդելները և տվյալների կառույցները, որոնք մշակվել են այս ավարտական աշխատանքի շրջանակներում՝ նպատակ ունենալով նպատակային </w:t>
      </w:r>
      <w:r w:rsidRPr="00D346FD">
        <w:rPr>
          <w:rFonts w:ascii="Sylfaen" w:hAnsi="Sylfaen"/>
          <w:lang w:val="hy-AM"/>
        </w:rPr>
        <w:lastRenderedPageBreak/>
        <w:t>ֆունկցիայի բաղադրիչների հաշվարկման հարյուրավոր միլիարդներ կազմող գործողությունների բարդությունը</w:t>
      </w:r>
      <w:r>
        <w:rPr>
          <w:rFonts w:ascii="Sylfaen" w:hAnsi="Sylfaen"/>
          <w:lang w:val="hy-AM"/>
        </w:rPr>
        <w:t xml:space="preserve"> </w:t>
      </w:r>
      <w:r w:rsidR="00FB16A2" w:rsidRPr="00FB16A2">
        <w:rPr>
          <w:rFonts w:ascii="Sylfaen" w:hAnsi="Sylfaen"/>
          <w:lang w:val="hy-AM"/>
        </w:rPr>
        <w:t>նվազեցնելու</w:t>
      </w:r>
      <w:r w:rsidR="003D0B2E">
        <w:rPr>
          <w:rFonts w:ascii="Sylfaen" w:hAnsi="Sylfaen"/>
          <w:lang w:val="hy-AM"/>
        </w:rPr>
        <w:t>։</w:t>
      </w:r>
    </w:p>
    <w:p w14:paraId="411072EA" w14:textId="2312D7F6" w:rsidR="00FB16A2" w:rsidRPr="002E1B12" w:rsidRDefault="002D608C" w:rsidP="004E7D59">
      <w:pPr>
        <w:pStyle w:val="Heading3"/>
        <w:spacing w:line="360" w:lineRule="auto"/>
        <w:jc w:val="center"/>
        <w:rPr>
          <w:b/>
          <w:bCs/>
          <w:lang w:val="hy-AM"/>
        </w:rPr>
      </w:pPr>
      <w:bookmarkStart w:id="40" w:name="_Toc227687649"/>
      <w:r w:rsidRPr="002E1B12">
        <w:rPr>
          <w:b/>
          <w:bCs/>
          <w:lang w:val="hy-AM"/>
        </w:rPr>
        <w:t xml:space="preserve">2.3.2. </w:t>
      </w:r>
      <m:oMath>
        <m:r>
          <m:rPr>
            <m:sty m:val="bi"/>
          </m:rPr>
          <w:rPr>
            <w:rFonts w:ascii="Cambria Math" w:hAnsi="Cambria Math"/>
            <w:lang w:val="hy-AM"/>
          </w:rPr>
          <m:t>O(</m:t>
        </m:r>
        <m:sSup>
          <m:sSupPr>
            <m:ctrlPr>
              <w:rPr>
                <w:rFonts w:ascii="Cambria Math" w:eastAsia="Times New Roman" w:hAnsi="Cambria Math" w:cs="Times New Roman"/>
                <w:b/>
                <w:bCs/>
                <w:i/>
                <w:color w:val="auto"/>
                <w:szCs w:val="24"/>
                <w:lang w:val="hy-AM"/>
              </w:rPr>
            </m:ctrlPr>
          </m:sSupPr>
          <m:e>
            <m:r>
              <m:rPr>
                <m:sty m:val="bi"/>
              </m:rPr>
              <w:rPr>
                <w:rFonts w:ascii="Cambria Math" w:hAnsi="Cambria Math"/>
                <w:lang w:val="hy-AM"/>
              </w:rPr>
              <m:t>N</m:t>
            </m:r>
          </m:e>
          <m:sup>
            <m:r>
              <m:rPr>
                <m:sty m:val="bi"/>
              </m:rPr>
              <w:rPr>
                <w:rFonts w:ascii="Cambria Math" w:hAnsi="Cambria Math"/>
                <w:lang w:val="hy-AM"/>
              </w:rPr>
              <m:t>2</m:t>
            </m:r>
          </m:sup>
        </m:sSup>
        <m:r>
          <m:rPr>
            <m:sty m:val="bi"/>
          </m:rPr>
          <w:rPr>
            <w:rFonts w:ascii="Cambria Math" w:hAnsi="Cambria Math"/>
            <w:lang w:val="hy-AM"/>
          </w:rPr>
          <m:t>)</m:t>
        </m:r>
      </m:oMath>
      <w:r w:rsidRPr="002E1B12">
        <w:rPr>
          <w:b/>
          <w:bCs/>
          <w:lang w:val="hy-AM"/>
        </w:rPr>
        <w:t xml:space="preserve"> </w:t>
      </w:r>
      <w:r w:rsidR="000F2D48" w:rsidRPr="002E1B12">
        <w:rPr>
          <w:b/>
          <w:bCs/>
          <w:lang w:val="hy-AM"/>
        </w:rPr>
        <w:t>բարդության հաղթահարումը</w:t>
      </w:r>
      <w:r w:rsidRPr="002E1B12">
        <w:rPr>
          <w:b/>
          <w:bCs/>
          <w:lang w:val="hy-AM"/>
        </w:rPr>
        <w:t xml:space="preserve"> և </w:t>
      </w:r>
      <w:r w:rsidR="00175A92" w:rsidRPr="002E1B12">
        <w:rPr>
          <w:b/>
          <w:bCs/>
          <w:lang w:val="hy-AM"/>
        </w:rPr>
        <w:t>տ</w:t>
      </w:r>
      <w:r w:rsidRPr="002E1B12">
        <w:rPr>
          <w:b/>
          <w:bCs/>
          <w:lang w:val="hy-AM"/>
        </w:rPr>
        <w:t xml:space="preserve">արածական </w:t>
      </w:r>
      <w:r w:rsidR="00175A92" w:rsidRPr="002E1B12">
        <w:rPr>
          <w:b/>
          <w:bCs/>
          <w:lang w:val="hy-AM"/>
        </w:rPr>
        <w:t>ց</w:t>
      </w:r>
      <w:r w:rsidRPr="002E1B12">
        <w:rPr>
          <w:b/>
          <w:bCs/>
          <w:lang w:val="hy-AM"/>
        </w:rPr>
        <w:t xml:space="preserve">անցի </w:t>
      </w:r>
      <w:r w:rsidR="00175A92" w:rsidRPr="002E1B12">
        <w:rPr>
          <w:b/>
          <w:bCs/>
          <w:lang w:val="hy-AM"/>
        </w:rPr>
        <w:t>ինտեգրումը</w:t>
      </w:r>
      <w:bookmarkEnd w:id="40"/>
    </w:p>
    <w:p w14:paraId="5509A57C" w14:textId="7F4CFD9F" w:rsidR="000B0B88" w:rsidRDefault="00E464B2" w:rsidP="007E722F">
      <w:pPr>
        <w:spacing w:before="240" w:line="360" w:lineRule="auto"/>
        <w:ind w:firstLine="720"/>
        <w:jc w:val="both"/>
        <w:rPr>
          <w:rFonts w:ascii="Sylfaen" w:hAnsi="Sylfaen"/>
          <w:lang w:val="hy-AM"/>
        </w:rPr>
      </w:pPr>
      <w:r w:rsidRPr="00E464B2">
        <w:rPr>
          <w:rFonts w:ascii="Sylfaen" w:hAnsi="Sylfaen"/>
          <w:lang w:val="hy-AM"/>
        </w:rPr>
        <w:t xml:space="preserve">Տեղաբաշխման որակի գնահատման կարևորագույն չափանիշներից մեկը բջիջների ֆիզիկական վերածածկումների մակերեսի հաշվարկն է: Ավանդական մոտեցումներում, երբ ալգորիթմը պատահականորեն տեղաշարժում է որևէ </w:t>
      </w:r>
      <m:oMath>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i</m:t>
            </m:r>
          </m:sub>
        </m:sSub>
      </m:oMath>
      <w:r w:rsidRPr="00E464B2">
        <w:rPr>
          <w:rFonts w:ascii="Sylfaen" w:hAnsi="Sylfaen"/>
          <w:lang w:val="hy-AM"/>
        </w:rPr>
        <w:t xml:space="preserve"> </w:t>
      </w:r>
      <w:r w:rsidR="003D44B0" w:rsidRPr="003D44B0">
        <w:rPr>
          <w:rFonts w:ascii="Sylfaen" w:hAnsi="Sylfaen"/>
          <w:lang w:val="hy-AM"/>
        </w:rPr>
        <w:t>բջիջ, համակարգը ստիպված է ստուգել դրա հնարավոր հատումը միկրոսխեմայի վրա առկա մնացած բոլոր N−1 բջիջների հետ:</w:t>
      </w:r>
    </w:p>
    <w:p w14:paraId="0FD83030" w14:textId="443F19FF" w:rsidR="00FF0D0E" w:rsidRPr="00FF0D0E" w:rsidRDefault="00B01AFC" w:rsidP="007E722F">
      <w:pPr>
        <w:spacing w:line="360" w:lineRule="auto"/>
        <w:ind w:firstLine="720"/>
        <w:jc w:val="both"/>
        <w:rPr>
          <w:rFonts w:ascii="Sylfaen" w:hAnsi="Sylfaen"/>
          <w:lang w:val="hy-AM"/>
        </w:rPr>
      </w:pPr>
      <w:r>
        <w:rPr>
          <w:rFonts w:ascii="Sylfaen" w:hAnsi="Sylfaen"/>
          <w:lang w:val="hy-AM"/>
        </w:rPr>
        <w:t xml:space="preserve">Սա </w:t>
      </w:r>
      <w:r w:rsidR="003D44B0" w:rsidRPr="003D44B0">
        <w:rPr>
          <w:rFonts w:ascii="Sylfaen" w:hAnsi="Sylfaen"/>
          <w:lang w:val="hy-AM"/>
        </w:rPr>
        <w:t xml:space="preserve">նշանակում է, որ յուրաքանչյուր իտերացիայում պահանջվում է կատարել O(N) հատման ստուգում: Քանի որ ալգորիթմի լիարժեք </w:t>
      </w:r>
      <w:r w:rsidR="003D44B0" w:rsidRPr="005E4017">
        <w:rPr>
          <w:rFonts w:ascii="Sylfaen" w:hAnsi="Sylfaen"/>
          <w:lang w:val="hy-AM"/>
        </w:rPr>
        <w:t>զուգամիտության</w:t>
      </w:r>
      <w:r w:rsidR="003D44B0" w:rsidRPr="003D44B0">
        <w:rPr>
          <w:rFonts w:ascii="Sylfaen" w:hAnsi="Sylfaen"/>
          <w:lang w:val="hy-AM"/>
        </w:rPr>
        <w:t xml:space="preserve">  համար անհրաժեշտ իտերացիաների քանակը նույնպես ուղիղ համեմատական է N-ին, ամբողջական պրոցեսի բարդությունը դառնում</w:t>
      </w:r>
      <w:r w:rsidR="00F617B4" w:rsidRPr="00F617B4">
        <w:rPr>
          <w:rFonts w:ascii="Sylfaen" w:hAnsi="Sylfaen"/>
          <w:lang w:val="hy-AM"/>
        </w:rPr>
        <w:t xml:space="preserve"> է </w:t>
      </w:r>
      <m:oMath>
        <m:r>
          <w:rPr>
            <w:rFonts w:ascii="Cambria Math" w:hAnsi="Cambria Math"/>
            <w:lang w:val="hy-AM"/>
          </w:rPr>
          <m:t>O(</m:t>
        </m:r>
        <m:sSup>
          <m:sSupPr>
            <m:ctrlPr>
              <w:rPr>
                <w:rFonts w:ascii="Cambria Math" w:hAnsi="Cambria Math"/>
                <w:i/>
                <w:lang w:val="hy-AM"/>
              </w:rPr>
            </m:ctrlPr>
          </m:sSupPr>
          <m:e>
            <m:r>
              <w:rPr>
                <w:rFonts w:ascii="Cambria Math" w:hAnsi="Cambria Math"/>
                <w:lang w:val="hy-AM"/>
              </w:rPr>
              <m:t>N</m:t>
            </m:r>
          </m:e>
          <m:sup>
            <m:r>
              <w:rPr>
                <w:rFonts w:ascii="Cambria Math" w:hAnsi="Cambria Math"/>
                <w:lang w:val="hy-AM"/>
              </w:rPr>
              <m:t>2</m:t>
            </m:r>
          </m:sup>
        </m:sSup>
        <m:r>
          <w:rPr>
            <w:rFonts w:ascii="Cambria Math" w:hAnsi="Cambria Math"/>
            <w:lang w:val="hy-AM"/>
          </w:rPr>
          <m:t>)</m:t>
        </m:r>
      </m:oMath>
      <w:r w:rsidR="00001D78" w:rsidRPr="00001D78">
        <w:rPr>
          <w:rFonts w:ascii="Sylfaen" w:hAnsi="Sylfaen"/>
          <w:lang w:val="hy-AM"/>
        </w:rPr>
        <w:t xml:space="preserve">: Արդյունաբերական դիզայնների դեպքում (օրինակ՝ N=100,000), </w:t>
      </w:r>
      <m:oMath>
        <m:r>
          <w:rPr>
            <w:rFonts w:ascii="Cambria Math" w:hAnsi="Cambria Math"/>
            <w:lang w:val="hy-AM"/>
          </w:rPr>
          <m:t>O(</m:t>
        </m:r>
        <m:sSup>
          <m:sSupPr>
            <m:ctrlPr>
              <w:rPr>
                <w:rFonts w:ascii="Cambria Math" w:hAnsi="Cambria Math"/>
                <w:i/>
                <w:lang w:val="hy-AM"/>
              </w:rPr>
            </m:ctrlPr>
          </m:sSupPr>
          <m:e>
            <m:r>
              <w:rPr>
                <w:rFonts w:ascii="Cambria Math" w:hAnsi="Cambria Math"/>
                <w:lang w:val="hy-AM"/>
              </w:rPr>
              <m:t>N</m:t>
            </m:r>
          </m:e>
          <m:sup>
            <m:r>
              <w:rPr>
                <w:rFonts w:ascii="Cambria Math" w:hAnsi="Cambria Math"/>
                <w:lang w:val="hy-AM"/>
              </w:rPr>
              <m:t>2</m:t>
            </m:r>
          </m:sup>
        </m:sSup>
        <m:r>
          <w:rPr>
            <w:rFonts w:ascii="Cambria Math" w:hAnsi="Cambria Math"/>
            <w:lang w:val="hy-AM"/>
          </w:rPr>
          <m:t>)</m:t>
        </m:r>
      </m:oMath>
      <w:r w:rsidR="00FF0D0E" w:rsidRPr="00FF0D0E">
        <w:rPr>
          <w:lang w:val="hy-AM"/>
        </w:rPr>
        <w:t xml:space="preserve"> </w:t>
      </w:r>
      <w:r w:rsidR="00FF0D0E" w:rsidRPr="00FF0D0E">
        <w:rPr>
          <w:rFonts w:ascii="Sylfaen" w:hAnsi="Sylfaen"/>
          <w:lang w:val="hy-AM"/>
        </w:rPr>
        <w:t>աճը հանգեցնում է տրիլիոնավոր ավելորդ զույգերի ստուգման, որոնք ֆիզիկապես գտնվում են միմյանցից շատ հեռու և սկզբունքորեն չեն կարող վերածածկվել:</w:t>
      </w:r>
    </w:p>
    <w:p w14:paraId="73BD52AA" w14:textId="5BEBA306" w:rsidR="00FF0D0E" w:rsidRPr="00FF0D0E" w:rsidRDefault="00FF0D0E" w:rsidP="007E722F">
      <w:pPr>
        <w:spacing w:line="360" w:lineRule="auto"/>
        <w:ind w:firstLine="720"/>
        <w:jc w:val="both"/>
        <w:rPr>
          <w:rFonts w:ascii="Sylfaen" w:hAnsi="Sylfaen"/>
          <w:lang w:val="hy-AM"/>
        </w:rPr>
      </w:pPr>
      <w:r w:rsidRPr="00FF0D0E">
        <w:rPr>
          <w:rFonts w:ascii="Sylfaen" w:hAnsi="Sylfaen"/>
          <w:lang w:val="hy-AM"/>
        </w:rPr>
        <w:t xml:space="preserve">Այս </w:t>
      </w:r>
      <w:r w:rsidR="00BF5E87">
        <w:rPr>
          <w:rFonts w:ascii="Sylfaen" w:hAnsi="Sylfaen"/>
          <w:lang w:val="hy-AM"/>
        </w:rPr>
        <w:t>բարդությունը</w:t>
      </w:r>
      <w:r w:rsidRPr="00FF0D0E">
        <w:rPr>
          <w:rFonts w:ascii="Sylfaen" w:hAnsi="Sylfaen"/>
          <w:lang w:val="hy-AM"/>
        </w:rPr>
        <w:t xml:space="preserve"> հաղթահարելու համար մշակվող համակարգում որպես տեսական հիմք ընդունվել է տարածական </w:t>
      </w:r>
      <w:r w:rsidR="008901FD">
        <w:rPr>
          <w:rFonts w:ascii="Sylfaen" w:hAnsi="Sylfaen"/>
          <w:lang w:val="hy-AM"/>
        </w:rPr>
        <w:t>հ</w:t>
      </w:r>
      <w:r w:rsidR="008901FD" w:rsidRPr="008901FD">
        <w:rPr>
          <w:rFonts w:ascii="Sylfaen" w:hAnsi="Sylfaen"/>
          <w:lang w:val="hy-AM"/>
        </w:rPr>
        <w:t>ասցեավորում</w:t>
      </w:r>
      <w:r w:rsidRPr="00FF0D0E">
        <w:rPr>
          <w:rFonts w:ascii="Sylfaen" w:hAnsi="Sylfaen"/>
          <w:lang w:val="hy-AM"/>
        </w:rPr>
        <w:t xml:space="preserve"> մեթոդաբանությունը, որն իրականացվել է </w:t>
      </w:r>
      <w:r w:rsidR="00DD734F" w:rsidRPr="008901FD">
        <w:rPr>
          <w:rFonts w:ascii="Sylfaen" w:hAnsi="Sylfaen"/>
          <w:lang w:val="hy-AM"/>
        </w:rPr>
        <w:t>տ</w:t>
      </w:r>
      <w:r w:rsidRPr="008901FD">
        <w:rPr>
          <w:rFonts w:ascii="Sylfaen" w:hAnsi="Sylfaen"/>
          <w:lang w:val="hy-AM"/>
        </w:rPr>
        <w:t xml:space="preserve">արածական </w:t>
      </w:r>
      <w:r w:rsidR="00DD734F" w:rsidRPr="008901FD">
        <w:rPr>
          <w:rFonts w:ascii="Sylfaen" w:hAnsi="Sylfaen"/>
          <w:lang w:val="hy-AM"/>
        </w:rPr>
        <w:t>ց</w:t>
      </w:r>
      <w:r w:rsidRPr="008901FD">
        <w:rPr>
          <w:rFonts w:ascii="Sylfaen" w:hAnsi="Sylfaen"/>
          <w:lang w:val="hy-AM"/>
        </w:rPr>
        <w:t>անցի</w:t>
      </w:r>
      <w:r w:rsidRPr="00FF0D0E">
        <w:rPr>
          <w:rFonts w:ascii="Sylfaen" w:hAnsi="Sylfaen"/>
          <w:lang w:val="hy-AM"/>
        </w:rPr>
        <w:t xml:space="preserve"> կառույցի միջոցով</w:t>
      </w:r>
      <w:r w:rsidR="00E123EA" w:rsidRPr="00E123EA">
        <w:rPr>
          <w:lang w:val="hy-AM"/>
        </w:rPr>
        <w:t xml:space="preserve"> </w:t>
      </w:r>
      <w:r w:rsidR="00E123EA" w:rsidRPr="00E123EA">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_Ref227342636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2</w:t>
      </w:r>
      <w:r w:rsidR="00212EBF">
        <w:rPr>
          <w:rFonts w:ascii="Sylfaen" w:hAnsi="Sylfaen"/>
          <w:lang w:val="hy-AM"/>
        </w:rPr>
        <w:fldChar w:fldCharType="end"/>
      </w:r>
      <w:r w:rsidR="00E9614B">
        <w:rPr>
          <w:rFonts w:ascii="Sylfaen" w:hAnsi="Sylfaen"/>
          <w:lang w:val="hy-AM"/>
        </w:rPr>
        <w:t>,</w:t>
      </w:r>
      <w:r w:rsidR="00212EBF">
        <w:rPr>
          <w:rFonts w:ascii="Sylfaen" w:hAnsi="Sylfaen"/>
          <w:lang w:val="hy-AM"/>
        </w:rPr>
        <w:fldChar w:fldCharType="begin"/>
      </w:r>
      <w:r w:rsidR="00212EBF">
        <w:rPr>
          <w:rFonts w:ascii="Sylfaen" w:hAnsi="Sylfaen"/>
          <w:lang w:val="hy-AM"/>
        </w:rPr>
        <w:instrText xml:space="preserve"> REF _Ref227342762 \r \h </w:instrText>
      </w:r>
      <w:r w:rsidR="00212EBF">
        <w:rPr>
          <w:rFonts w:ascii="Sylfaen" w:hAnsi="Sylfaen"/>
          <w:lang w:val="hy-AM"/>
        </w:rPr>
      </w:r>
      <w:r w:rsidR="00212EBF">
        <w:rPr>
          <w:rFonts w:ascii="Sylfaen" w:hAnsi="Sylfaen"/>
          <w:lang w:val="hy-AM"/>
        </w:rPr>
        <w:fldChar w:fldCharType="separate"/>
      </w:r>
      <w:r w:rsidR="00194F54">
        <w:rPr>
          <w:rFonts w:ascii="Sylfaen" w:hAnsi="Sylfaen"/>
          <w:lang w:val="hy-AM"/>
        </w:rPr>
        <w:t>12</w:t>
      </w:r>
      <w:r w:rsidR="00212EBF">
        <w:rPr>
          <w:rFonts w:ascii="Sylfaen" w:hAnsi="Sylfaen"/>
          <w:lang w:val="hy-AM"/>
        </w:rPr>
        <w:fldChar w:fldCharType="end"/>
      </w:r>
      <w:r w:rsidR="00E123EA" w:rsidRPr="00E123EA">
        <w:rPr>
          <w:rFonts w:ascii="Sylfaen" w:hAnsi="Sylfaen"/>
          <w:lang w:val="hy-AM"/>
        </w:rPr>
        <w:t>]</w:t>
      </w:r>
      <w:r w:rsidRPr="00FF0D0E">
        <w:rPr>
          <w:rFonts w:ascii="Sylfaen" w:hAnsi="Sylfaen"/>
          <w:lang w:val="hy-AM"/>
        </w:rPr>
        <w:t>: Մեթոդի մաթեմատիկական էությունը կայանում է հետևյալում. միկրոսխեմայի ամբողջ մակերեսը վիրտուալ կերպով տրոհվում է միատեսակ չափերով երկրաչափական վանդակների երկչափ մատրիցի:</w:t>
      </w:r>
    </w:p>
    <w:p w14:paraId="480462F3" w14:textId="60631FB7" w:rsidR="003D44B0" w:rsidRDefault="00FF0D0E" w:rsidP="007E722F">
      <w:pPr>
        <w:spacing w:line="360" w:lineRule="auto"/>
        <w:ind w:firstLine="720"/>
        <w:jc w:val="both"/>
        <w:rPr>
          <w:rFonts w:ascii="Sylfaen" w:hAnsi="Sylfaen"/>
          <w:lang w:val="hy-AM"/>
        </w:rPr>
      </w:pPr>
      <w:r w:rsidRPr="00FF0D0E">
        <w:rPr>
          <w:rFonts w:ascii="Sylfaen" w:hAnsi="Sylfaen"/>
          <w:lang w:val="hy-AM"/>
        </w:rPr>
        <w:t>Տարածական բաժանման ժամանակ յուրաքանչյուր բջջի կենտրոնի</w:t>
      </w:r>
      <w:r w:rsidR="00841D97" w:rsidRPr="00841D97">
        <w:rPr>
          <w:rFonts w:ascii="Sylfaen" w:hAnsi="Sylfaen"/>
          <w:lang w:val="hy-AM"/>
        </w:rPr>
        <w:t xml:space="preserve"> (x,y) կոորդինատը դիսկրետացվում և վերագրվում է համապատասխան վանդակին՝ հետևյալ ինդեքսավորման բանաձևերով.</w:t>
      </w:r>
    </w:p>
    <w:p w14:paraId="27867BE9" w14:textId="5469A26F" w:rsidR="00E62E7C" w:rsidRPr="00D175E7" w:rsidRDefault="00A42263" w:rsidP="00296703">
      <w:pPr>
        <w:spacing w:after="240" w:line="360" w:lineRule="auto"/>
        <w:jc w:val="center"/>
        <w:rPr>
          <w:rFonts w:ascii="Sylfaen" w:hAnsi="Sylfaen"/>
          <w:iCs/>
          <w:lang w:val="hy-AM"/>
        </w:rPr>
      </w:pPr>
      <m:oMathPara>
        <m:oMath>
          <m:sSub>
            <m:sSubPr>
              <m:ctrlPr>
                <w:rPr>
                  <w:rFonts w:ascii="Cambria Math" w:hAnsi="Cambria Math"/>
                  <w:i/>
                  <w:lang w:val="hy-AM"/>
                </w:rPr>
              </m:ctrlPr>
            </m:sSubPr>
            <m:e>
              <m:r>
                <w:rPr>
                  <w:rFonts w:ascii="Cambria Math" w:hAnsi="Cambria Math"/>
                  <w:lang w:val="hy-AM"/>
                </w:rPr>
                <m:t>b</m:t>
              </m:r>
            </m:e>
            <m:sub>
              <m:r>
                <w:rPr>
                  <w:rFonts w:ascii="Cambria Math" w:hAnsi="Cambria Math"/>
                  <w:lang w:val="hy-AM"/>
                </w:rPr>
                <m:t>x</m:t>
              </m:r>
            </m:sub>
          </m:sSub>
          <m:r>
            <w:rPr>
              <w:rFonts w:ascii="Cambria Math" w:hAnsi="Cambria Math"/>
              <w:lang w:val="hy-AM"/>
            </w:rPr>
            <m:t xml:space="preserve">= </m:t>
          </m:r>
          <m:d>
            <m:dPr>
              <m:begChr m:val="⌊"/>
              <m:endChr m:val="⌋"/>
              <m:ctrlPr>
                <w:rPr>
                  <w:rFonts w:ascii="Cambria Math" w:hAnsi="Cambria Math"/>
                  <w:i/>
                  <w:lang w:val="hy-AM"/>
                </w:rPr>
              </m:ctrlPr>
            </m:dPr>
            <m:e>
              <m:f>
                <m:fPr>
                  <m:ctrlPr>
                    <w:rPr>
                      <w:rFonts w:ascii="Cambria Math" w:hAnsi="Cambria Math"/>
                      <w:i/>
                      <w:lang w:val="hy-AM"/>
                    </w:rPr>
                  </m:ctrlPr>
                </m:fPr>
                <m:num>
                  <m:r>
                    <w:rPr>
                      <w:rFonts w:ascii="Cambria Math" w:hAnsi="Cambria Math"/>
                      <w:lang w:val="hy-AM"/>
                    </w:rPr>
                    <m:t>x</m:t>
                  </m:r>
                </m:num>
                <m:den>
                  <m:r>
                    <w:rPr>
                      <w:rFonts w:ascii="Cambria Math" w:hAnsi="Cambria Math"/>
                      <w:lang w:val="hy-AM"/>
                    </w:rPr>
                    <m:t>BinSize</m:t>
                  </m:r>
                </m:den>
              </m:f>
            </m:e>
          </m:d>
        </m:oMath>
      </m:oMathPara>
    </w:p>
    <w:p w14:paraId="7C0385C6" w14:textId="3CB7FE58" w:rsidR="00387648" w:rsidRPr="00A56F08" w:rsidRDefault="00A42263" w:rsidP="00A56F08">
      <w:pPr>
        <w:spacing w:after="240" w:line="360" w:lineRule="auto"/>
        <w:jc w:val="right"/>
        <w:rPr>
          <w:rFonts w:ascii="Sylfaen" w:hAnsi="Sylfaen"/>
        </w:rPr>
      </w:pPr>
      <m:oMath>
        <m:sSub>
          <m:sSubPr>
            <m:ctrlPr>
              <w:rPr>
                <w:rFonts w:ascii="Cambria Math" w:hAnsi="Cambria Math"/>
                <w:i/>
                <w:sz w:val="28"/>
                <w:szCs w:val="28"/>
                <w:lang w:val="hy-AM"/>
              </w:rPr>
            </m:ctrlPr>
          </m:sSubPr>
          <m:e>
            <m:r>
              <w:rPr>
                <w:rFonts w:ascii="Cambria Math" w:hAnsi="Cambria Math"/>
                <w:sz w:val="28"/>
                <w:szCs w:val="28"/>
                <w:lang w:val="hy-AM"/>
              </w:rPr>
              <m:t>b</m:t>
            </m:r>
          </m:e>
          <m:sub>
            <m:r>
              <w:rPr>
                <w:rFonts w:ascii="Cambria Math" w:hAnsi="Cambria Math"/>
                <w:sz w:val="28"/>
                <w:szCs w:val="28"/>
                <w:lang w:val="hy-AM"/>
              </w:rPr>
              <m:t>y</m:t>
            </m:r>
          </m:sub>
        </m:sSub>
        <m:r>
          <w:rPr>
            <w:rFonts w:ascii="Cambria Math" w:hAnsi="Cambria Math"/>
            <w:sz w:val="28"/>
            <w:szCs w:val="28"/>
            <w:lang w:val="hy-AM"/>
          </w:rPr>
          <m:t xml:space="preserve">= </m:t>
        </m:r>
        <m:d>
          <m:dPr>
            <m:begChr m:val="⌊"/>
            <m:endChr m:val="⌋"/>
            <m:ctrlPr>
              <w:rPr>
                <w:rFonts w:ascii="Cambria Math" w:hAnsi="Cambria Math"/>
                <w:i/>
                <w:sz w:val="28"/>
                <w:szCs w:val="28"/>
                <w:lang w:val="hy-AM"/>
              </w:rPr>
            </m:ctrlPr>
          </m:dPr>
          <m:e>
            <m:f>
              <m:fPr>
                <m:ctrlPr>
                  <w:rPr>
                    <w:rFonts w:ascii="Cambria Math" w:hAnsi="Cambria Math"/>
                    <w:i/>
                    <w:sz w:val="28"/>
                    <w:szCs w:val="28"/>
                    <w:lang w:val="hy-AM"/>
                  </w:rPr>
                </m:ctrlPr>
              </m:fPr>
              <m:num>
                <m:r>
                  <w:rPr>
                    <w:rFonts w:ascii="Cambria Math" w:hAnsi="Cambria Math"/>
                    <w:sz w:val="28"/>
                    <w:szCs w:val="28"/>
                    <w:lang w:val="hy-AM"/>
                  </w:rPr>
                  <m:t>y</m:t>
                </m:r>
              </m:num>
              <m:den>
                <m:r>
                  <w:rPr>
                    <w:rFonts w:ascii="Cambria Math" w:hAnsi="Cambria Math"/>
                    <w:sz w:val="28"/>
                    <w:szCs w:val="28"/>
                    <w:lang w:val="hy-AM"/>
                  </w:rPr>
                  <m:t>BinSize</m:t>
                </m:r>
              </m:den>
            </m:f>
          </m:e>
        </m:d>
      </m:oMath>
      <w:r w:rsidR="00A56F08">
        <w:rPr>
          <w:rFonts w:ascii="Sylfaen" w:hAnsi="Sylfaen"/>
        </w:rPr>
        <w:t xml:space="preserve">                                                          (2.7)</w:t>
      </w:r>
    </w:p>
    <w:p w14:paraId="19D37B43" w14:textId="15EA07AC" w:rsidR="00AD3C7B" w:rsidRPr="00636640" w:rsidRDefault="00AD3C7B" w:rsidP="00E62E7C">
      <w:pPr>
        <w:spacing w:line="360" w:lineRule="auto"/>
        <w:jc w:val="center"/>
        <w:rPr>
          <w:rFonts w:ascii="Sylfaen" w:hAnsi="Sylfaen"/>
          <w:i/>
          <w:iCs/>
          <w:lang w:val="hy-AM"/>
        </w:rPr>
      </w:pPr>
      <m:oMathPara>
        <m:oMath>
          <m:r>
            <w:rPr>
              <w:rFonts w:ascii="Cambria Math" w:hAnsi="Cambria Math"/>
              <w:lang w:val="hy-AM"/>
            </w:rPr>
            <m:t xml:space="preserve">BinIndex= </m:t>
          </m:r>
          <m:sSub>
            <m:sSubPr>
              <m:ctrlPr>
                <w:rPr>
                  <w:rFonts w:ascii="Cambria Math" w:hAnsi="Cambria Math"/>
                  <w:i/>
                  <w:iCs/>
                  <w:lang w:val="hy-AM"/>
                </w:rPr>
              </m:ctrlPr>
            </m:sSubPr>
            <m:e>
              <m:r>
                <w:rPr>
                  <w:rFonts w:ascii="Cambria Math" w:hAnsi="Cambria Math"/>
                  <w:lang w:val="hy-AM"/>
                </w:rPr>
                <m:t>b</m:t>
              </m:r>
            </m:e>
            <m:sub>
              <m:r>
                <w:rPr>
                  <w:rFonts w:ascii="Cambria Math" w:hAnsi="Cambria Math"/>
                  <w:lang w:val="hy-AM"/>
                </w:rPr>
                <m:t>x</m:t>
              </m:r>
            </m:sub>
          </m:sSub>
          <m:r>
            <w:rPr>
              <w:rFonts w:ascii="Cambria Math" w:hAnsi="Cambria Math"/>
              <w:lang w:val="hy-AM"/>
            </w:rPr>
            <m:t xml:space="preserve">+ </m:t>
          </m:r>
          <m:sSub>
            <m:sSubPr>
              <m:ctrlPr>
                <w:rPr>
                  <w:rFonts w:ascii="Cambria Math" w:hAnsi="Cambria Math"/>
                  <w:i/>
                  <w:iCs/>
                  <w:lang w:val="hy-AM"/>
                </w:rPr>
              </m:ctrlPr>
            </m:sSubPr>
            <m:e>
              <m:r>
                <w:rPr>
                  <w:rFonts w:ascii="Cambria Math" w:hAnsi="Cambria Math"/>
                  <w:lang w:val="hy-AM"/>
                </w:rPr>
                <m:t>b</m:t>
              </m:r>
            </m:e>
            <m:sub>
              <m:r>
                <w:rPr>
                  <w:rFonts w:ascii="Cambria Math" w:hAnsi="Cambria Math"/>
                  <w:lang w:val="hy-AM"/>
                </w:rPr>
                <m:t>y</m:t>
              </m:r>
            </m:sub>
          </m:sSub>
          <m:r>
            <w:rPr>
              <w:rFonts w:ascii="Cambria Math" w:hAnsi="Cambria Math"/>
              <w:lang w:val="hy-AM"/>
            </w:rPr>
            <m:t xml:space="preserve"> ×numBinsX</m:t>
          </m:r>
        </m:oMath>
      </m:oMathPara>
    </w:p>
    <w:p w14:paraId="44BB653B" w14:textId="768D26D8" w:rsidR="003265B1" w:rsidRPr="003265B1" w:rsidRDefault="003265B1" w:rsidP="007E722F">
      <w:pPr>
        <w:spacing w:before="240" w:line="360" w:lineRule="auto"/>
        <w:ind w:firstLine="720"/>
        <w:jc w:val="both"/>
        <w:rPr>
          <w:rFonts w:ascii="Sylfaen" w:hAnsi="Sylfaen"/>
          <w:lang w:val="hy-AM"/>
        </w:rPr>
      </w:pPr>
      <w:r w:rsidRPr="003265B1">
        <w:rPr>
          <w:rFonts w:ascii="Sylfaen" w:hAnsi="Sylfaen"/>
          <w:lang w:val="hy-AM"/>
        </w:rPr>
        <w:lastRenderedPageBreak/>
        <w:t>Այս O(1) բարդություն ունեցող մաթեմատիկական ձևափոխության շնորհիվ, յուրաքանչյուր բջիջ պահպանվում է ոչ թե մեկ ընդհանուր գլոբալ ցանկում, այլ իր երկրաչափական դիրքին համապատասխանող լոկալ վանդակի ցանկում:</w:t>
      </w:r>
    </w:p>
    <w:p w14:paraId="7895F3B2" w14:textId="4FB3C5F5" w:rsidR="00636640" w:rsidRDefault="003265B1" w:rsidP="007E722F">
      <w:pPr>
        <w:spacing w:line="360" w:lineRule="auto"/>
        <w:ind w:firstLine="720"/>
        <w:jc w:val="both"/>
        <w:rPr>
          <w:rFonts w:ascii="Sylfaen" w:hAnsi="Sylfaen"/>
          <w:lang w:val="hy-AM"/>
        </w:rPr>
      </w:pPr>
      <w:r w:rsidRPr="003265B1">
        <w:rPr>
          <w:rFonts w:ascii="Sylfaen" w:hAnsi="Sylfaen"/>
          <w:lang w:val="hy-AM"/>
        </w:rPr>
        <w:t>Տեսականորեն ամենակարևոր պարամետրը, որն ապահովում է ալգորիթմի մաթեմատիկական ճշգրտությունը, վանդակի չափի (BinSize) ճիշտ ընտրությունն է: Որպեսզի համակարգը բացառի կեղծ-բացասական արդյունքները (երբ երկու հատվող բլոկներ հայտնվում են իրարից հեռու վանդակներում և չեն ստուգվում), վանդակի չափը պետք է խստորեն մեծ կամ հավասար լինի դիզայնում առկա ամենամեծ բջջի առավելագույն գծային չափսի</w:t>
      </w:r>
      <w:r w:rsidR="00A026ED">
        <w:rPr>
          <w:rFonts w:ascii="Sylfaen" w:hAnsi="Sylfaen"/>
          <w:lang w:val="hy-AM"/>
        </w:rPr>
        <w:t>ց</w:t>
      </w:r>
      <w:r w:rsidRPr="003265B1">
        <w:rPr>
          <w:rFonts w:ascii="Sylfaen" w:hAnsi="Sylfaen"/>
          <w:lang w:val="hy-AM"/>
        </w:rPr>
        <w:t>.</w:t>
      </w:r>
    </w:p>
    <w:p w14:paraId="59CDC3B8" w14:textId="4E589F86" w:rsidR="002F5377" w:rsidRPr="002123DA" w:rsidRDefault="00710548" w:rsidP="003A2C2F">
      <w:pPr>
        <w:spacing w:before="240" w:line="360" w:lineRule="auto"/>
        <w:jc w:val="right"/>
        <w:rPr>
          <w:rFonts w:ascii="Sylfaen" w:hAnsi="Sylfaen"/>
          <w:iCs/>
          <w:lang w:val="hy-AM"/>
        </w:rPr>
      </w:pPr>
      <m:oMath>
        <m:r>
          <w:rPr>
            <w:rFonts w:ascii="Cambria Math" w:hAnsi="Cambria Math"/>
            <w:lang w:val="hy-AM"/>
          </w:rPr>
          <m:t>BinSize ≥</m:t>
        </m:r>
        <m:r>
          <m:rPr>
            <m:sty m:val="p"/>
          </m:rPr>
          <w:rPr>
            <w:rFonts w:ascii="Cambria Math" w:hAnsi="Cambria Math"/>
            <w:lang w:val="hy-AM"/>
          </w:rPr>
          <m:t>max⁡</m:t>
        </m:r>
        <m:r>
          <w:rPr>
            <w:rFonts w:ascii="Cambria Math" w:hAnsi="Cambria Math"/>
            <w:lang w:val="hy-AM"/>
          </w:rPr>
          <m:t>(∀ Width, ∀ Height)</m:t>
        </m:r>
      </m:oMath>
      <w:r w:rsidR="003A2C2F" w:rsidRPr="002123DA">
        <w:rPr>
          <w:rFonts w:ascii="Sylfaen" w:hAnsi="Sylfaen"/>
          <w:lang w:val="hy-AM"/>
        </w:rPr>
        <w:t xml:space="preserve">                                     (2.8)</w:t>
      </w:r>
    </w:p>
    <w:p w14:paraId="558CC53B" w14:textId="0ED815B9" w:rsidR="0051400F" w:rsidRDefault="0051400F" w:rsidP="007E722F">
      <w:pPr>
        <w:spacing w:before="240" w:line="360" w:lineRule="auto"/>
        <w:ind w:firstLine="720"/>
        <w:jc w:val="both"/>
        <w:rPr>
          <w:rFonts w:ascii="Sylfaen" w:hAnsi="Sylfaen"/>
          <w:iCs/>
          <w:lang w:val="hy-AM"/>
        </w:rPr>
      </w:pPr>
      <w:r w:rsidRPr="0051400F">
        <w:rPr>
          <w:rFonts w:ascii="Sylfaen" w:hAnsi="Sylfaen"/>
          <w:iCs/>
          <w:lang w:val="hy-AM"/>
        </w:rPr>
        <w:t>Այս պայմանի բավարարման դեպքում մաթեմատիկորեն երաշխավորվում է, որ ցանկացած երկու վերածածկվող բջիջներ պարտադիր կգտնվեն կա՛մ նույն վանդակում, կա՛մ անմիջապես հարևան վանդակներում: Սա հնարավորություն է տալիս որոնման տիրույթը գլոբալ O(N) միջավայրից կրճատել մինչև լոկալ հարևանության տիրույթ, որտեղ բջիջների քանակը սահմանափակված է փոքր հաստատունով՝ ապահովելով ամորտիզացված O(1) որոնման բարդություն</w:t>
      </w:r>
      <w:r w:rsidR="00DD6524" w:rsidRPr="00DD6524">
        <w:rPr>
          <w:rFonts w:ascii="Sylfaen" w:hAnsi="Sylfaen"/>
          <w:iCs/>
          <w:lang w:val="hy-AM"/>
        </w:rPr>
        <w:t>:</w:t>
      </w:r>
    </w:p>
    <w:p w14:paraId="5EE5B8FB" w14:textId="374E07F7" w:rsidR="005E5A75" w:rsidRPr="001B0A2A" w:rsidRDefault="009310F5" w:rsidP="00DD6524">
      <w:pPr>
        <w:spacing w:before="240" w:line="360" w:lineRule="auto"/>
        <w:jc w:val="both"/>
        <w:rPr>
          <w:rFonts w:ascii="Sylfaen" w:hAnsi="Sylfaen"/>
          <w:iCs/>
          <w:lang w:val="hy-AM"/>
        </w:rPr>
      </w:pPr>
      <w:r w:rsidRPr="00A96CD4">
        <w:rPr>
          <w:rFonts w:ascii="Sylfaen" w:hAnsi="Sylfaen"/>
          <w:iCs/>
          <w:lang w:val="hy-AM"/>
        </w:rPr>
        <w:t xml:space="preserve">       </w:t>
      </w:r>
      <w:r w:rsidR="00353C9E" w:rsidRPr="00A96CD4">
        <w:rPr>
          <w:rFonts w:ascii="Sylfaen" w:hAnsi="Sylfaen"/>
          <w:iCs/>
          <w:lang w:val="hy-AM"/>
        </w:rPr>
        <w:t xml:space="preserve">                     </w:t>
      </w:r>
      <w:r w:rsidRPr="00A96CD4">
        <w:rPr>
          <w:rFonts w:ascii="Sylfaen" w:hAnsi="Sylfaen"/>
          <w:iCs/>
          <w:lang w:val="hy-AM"/>
        </w:rPr>
        <w:t xml:space="preserve">             </w:t>
      </w:r>
      <w:r w:rsidR="00353C9E" w:rsidRPr="00A96CD4">
        <w:rPr>
          <w:rFonts w:ascii="Sylfaen" w:hAnsi="Sylfaen"/>
          <w:iCs/>
          <w:lang w:val="hy-AM"/>
        </w:rPr>
        <w:t xml:space="preserve">            </w:t>
      </w:r>
      <w:r w:rsidR="00621B8D" w:rsidRPr="00621B8D">
        <w:rPr>
          <w:rFonts w:ascii="Sylfaen" w:hAnsi="Sylfaen"/>
          <w:iCs/>
          <w:noProof/>
          <w:lang w:val="ru-RU"/>
        </w:rPr>
        <w:drawing>
          <wp:inline distT="0" distB="0" distL="0" distR="0" wp14:anchorId="0313EFF4" wp14:editId="50FAA686">
            <wp:extent cx="1747319" cy="1781672"/>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59055" cy="1793638"/>
                    </a:xfrm>
                    <a:prstGeom prst="rect">
                      <a:avLst/>
                    </a:prstGeom>
                    <a:noFill/>
                    <a:ln>
                      <a:noFill/>
                    </a:ln>
                  </pic:spPr>
                </pic:pic>
              </a:graphicData>
            </a:graphic>
          </wp:inline>
        </w:drawing>
      </w:r>
    </w:p>
    <w:p w14:paraId="553E0AC5" w14:textId="5FA4A1A0" w:rsidR="00DD6524" w:rsidRPr="003A2C2F" w:rsidRDefault="00DD6524" w:rsidP="004E7D59">
      <w:pPr>
        <w:spacing w:before="240" w:after="240" w:line="360" w:lineRule="auto"/>
        <w:jc w:val="center"/>
        <w:rPr>
          <w:rFonts w:ascii="Sylfaen" w:hAnsi="Sylfaen"/>
          <w:i/>
          <w:sz w:val="20"/>
          <w:szCs w:val="20"/>
          <w:lang w:val="hy-AM"/>
        </w:rPr>
      </w:pPr>
      <w:r w:rsidRPr="003A2C2F">
        <w:rPr>
          <w:rFonts w:ascii="Sylfaen" w:hAnsi="Sylfaen"/>
          <w:i/>
          <w:sz w:val="20"/>
          <w:szCs w:val="20"/>
          <w:lang w:val="hy-AM"/>
        </w:rPr>
        <w:t>Նկ</w:t>
      </w:r>
      <w:r w:rsidR="00DC5B50" w:rsidRPr="00DC5B50">
        <w:rPr>
          <w:i/>
          <w:sz w:val="20"/>
          <w:szCs w:val="20"/>
          <w:lang w:val="hy-AM"/>
        </w:rPr>
        <w:t>․</w:t>
      </w:r>
      <w:r w:rsidRPr="003A2C2F">
        <w:rPr>
          <w:rFonts w:ascii="Sylfaen" w:hAnsi="Sylfaen"/>
          <w:i/>
          <w:sz w:val="20"/>
          <w:szCs w:val="20"/>
          <w:lang w:val="hy-AM"/>
        </w:rPr>
        <w:t xml:space="preserve"> 2.</w:t>
      </w:r>
      <w:r w:rsidR="003A2C2F" w:rsidRPr="002123DA">
        <w:rPr>
          <w:rFonts w:ascii="Sylfaen" w:hAnsi="Sylfaen"/>
          <w:i/>
          <w:sz w:val="20"/>
          <w:szCs w:val="20"/>
          <w:lang w:val="hy-AM"/>
        </w:rPr>
        <w:t>3.1</w:t>
      </w:r>
      <w:r w:rsidRPr="003A2C2F">
        <w:rPr>
          <w:rFonts w:ascii="Sylfaen" w:hAnsi="Sylfaen"/>
          <w:i/>
          <w:sz w:val="20"/>
          <w:szCs w:val="20"/>
          <w:lang w:val="hy-AM"/>
        </w:rPr>
        <w:t>. Տարածական ցանցի մոդելը:</w:t>
      </w:r>
    </w:p>
    <w:p w14:paraId="4A0620AC" w14:textId="107CD0E8" w:rsidR="00DD6524" w:rsidRPr="002E1B12" w:rsidRDefault="003F0E3A" w:rsidP="004E7D59">
      <w:pPr>
        <w:pStyle w:val="Heading3"/>
        <w:spacing w:line="360" w:lineRule="auto"/>
        <w:jc w:val="center"/>
        <w:rPr>
          <w:b/>
          <w:bCs/>
          <w:iCs/>
          <w:lang w:val="hy-AM"/>
        </w:rPr>
      </w:pPr>
      <w:bookmarkStart w:id="41" w:name="_Toc227687650"/>
      <w:r w:rsidRPr="002E1B12">
        <w:rPr>
          <w:b/>
          <w:bCs/>
          <w:iCs/>
          <w:lang w:val="hy-AM"/>
        </w:rPr>
        <w:t xml:space="preserve">2.3.3. Վերադրումների որոնման O(1) արագացումը և </w:t>
      </w:r>
      <w:r w:rsidR="00336D1A" w:rsidRPr="002E1B12">
        <w:rPr>
          <w:b/>
          <w:bCs/>
          <w:iCs/>
          <w:lang w:val="hy-AM"/>
        </w:rPr>
        <w:t>հ</w:t>
      </w:r>
      <w:r w:rsidRPr="002E1B12">
        <w:rPr>
          <w:b/>
          <w:bCs/>
          <w:iCs/>
          <w:lang w:val="hy-AM"/>
        </w:rPr>
        <w:t>արևան վանդակների (3x3) զտման մաթեմատիկական ապացույցը</w:t>
      </w:r>
      <w:bookmarkEnd w:id="41"/>
    </w:p>
    <w:p w14:paraId="76232430" w14:textId="48A13E8E" w:rsidR="005B5A5E" w:rsidRPr="005B5A5E" w:rsidRDefault="005B5A5E" w:rsidP="007E722F">
      <w:pPr>
        <w:spacing w:line="360" w:lineRule="auto"/>
        <w:ind w:firstLine="720"/>
        <w:jc w:val="both"/>
        <w:rPr>
          <w:rFonts w:ascii="Sylfaen" w:hAnsi="Sylfaen"/>
          <w:lang w:val="hy-AM"/>
        </w:rPr>
      </w:pPr>
      <w:r w:rsidRPr="005B5A5E">
        <w:rPr>
          <w:rFonts w:ascii="Sylfaen" w:hAnsi="Sylfaen"/>
          <w:lang w:val="hy-AM"/>
        </w:rPr>
        <w:t xml:space="preserve">Տարածական ցանցի կառուցումից հետո բջիջների վերածածկումների զանգվածային ստուգումը պահանջում է հատուկ ալգորիթմական մոտեցում, որպեսզի </w:t>
      </w:r>
      <w:r w:rsidRPr="005B5A5E">
        <w:rPr>
          <w:rFonts w:ascii="Sylfaen" w:hAnsi="Sylfaen"/>
          <w:lang w:val="hy-AM"/>
        </w:rPr>
        <w:lastRenderedPageBreak/>
        <w:t>մի կողմից երաշխավորվի բոլոր հնարավոր վերածածկումների հայտնաբերումը, մյուս կողմից՝ բացառվի կրկնակի հաշվարկը և պահպանվի արագագործությունը:</w:t>
      </w:r>
    </w:p>
    <w:p w14:paraId="66A69976" w14:textId="4D4A9551" w:rsidR="003F0E3A" w:rsidRDefault="005B5A5E" w:rsidP="007E722F">
      <w:pPr>
        <w:spacing w:line="360" w:lineRule="auto"/>
        <w:ind w:firstLine="720"/>
        <w:jc w:val="both"/>
        <w:rPr>
          <w:rFonts w:ascii="Sylfaen" w:hAnsi="Sylfaen"/>
          <w:lang w:val="hy-AM"/>
        </w:rPr>
      </w:pPr>
      <w:r w:rsidRPr="005B5A5E">
        <w:rPr>
          <w:rFonts w:ascii="Sylfaen" w:hAnsi="Sylfaen"/>
          <w:lang w:val="hy-AM"/>
        </w:rPr>
        <w:t>Եթե բջիջը տեղորոշված է (bx,by) ինդեքսով վանդակում, և ինչպես մաթեմատիկորեն սահմանվեց նախորդ ենթաբաժնում</w:t>
      </w:r>
      <w:r w:rsidR="00383003">
        <w:rPr>
          <w:rFonts w:ascii="Sylfaen" w:hAnsi="Sylfaen"/>
          <w:lang w:val="hy-AM"/>
        </w:rPr>
        <w:t xml:space="preserve"> </w:t>
      </w:r>
      <w:r w:rsidRPr="005B5A5E">
        <w:rPr>
          <w:rFonts w:ascii="Sylfaen" w:hAnsi="Sylfaen"/>
          <w:lang w:val="hy-AM"/>
        </w:rPr>
        <w:t>BinSize≥max(Width,Height), ապա երկրաչափորեն անհնար է, որ բջիջը հատվի իր սեփական վանդակից և անմիջական 8 հարևան վանդակներից (3x3 տիրույթ) դուրս գտնվող որևէ այլ բջջի հետ: Հետևաբար, գլոբալ</w:t>
      </w:r>
      <w:r w:rsidR="00383003">
        <w:rPr>
          <w:rFonts w:ascii="Sylfaen" w:hAnsi="Sylfaen"/>
          <w:lang w:val="hy-AM"/>
        </w:rPr>
        <w:t xml:space="preserve"> </w:t>
      </w:r>
      <m:oMath>
        <m:r>
          <w:rPr>
            <w:rFonts w:ascii="Cambria Math" w:hAnsi="Cambria Math"/>
            <w:lang w:val="hy-AM"/>
          </w:rPr>
          <m:t>O(</m:t>
        </m:r>
        <m:sSup>
          <m:sSupPr>
            <m:ctrlPr>
              <w:rPr>
                <w:rFonts w:ascii="Cambria Math" w:hAnsi="Cambria Math"/>
                <w:i/>
                <w:lang w:val="hy-AM"/>
              </w:rPr>
            </m:ctrlPr>
          </m:sSupPr>
          <m:e>
            <m:r>
              <w:rPr>
                <w:rFonts w:ascii="Cambria Math" w:hAnsi="Cambria Math"/>
                <w:lang w:val="hy-AM"/>
              </w:rPr>
              <m:t>N</m:t>
            </m:r>
          </m:e>
          <m:sup>
            <m:r>
              <w:rPr>
                <w:rFonts w:ascii="Cambria Math" w:hAnsi="Cambria Math"/>
                <w:lang w:val="hy-AM"/>
              </w:rPr>
              <m:t>2</m:t>
            </m:r>
          </m:sup>
        </m:sSup>
        <m:r>
          <w:rPr>
            <w:rFonts w:ascii="Cambria Math" w:hAnsi="Cambria Math"/>
            <w:lang w:val="hy-AM"/>
          </w:rPr>
          <m:t>)</m:t>
        </m:r>
      </m:oMath>
      <w:r w:rsidR="00383003" w:rsidRPr="00383003">
        <w:rPr>
          <w:rFonts w:ascii="Sylfaen" w:hAnsi="Sylfaen"/>
          <w:lang w:val="hy-AM"/>
        </w:rPr>
        <w:t xml:space="preserve"> </w:t>
      </w:r>
      <w:r w:rsidR="008F6EBB" w:rsidRPr="008F6EBB">
        <w:rPr>
          <w:rFonts w:ascii="Sylfaen" w:hAnsi="Sylfaen"/>
          <w:lang w:val="hy-AM"/>
        </w:rPr>
        <w:t>որոնումը կրճատվում է միայն լոկալ 3x3 հարևանության որոնման:</w:t>
      </w:r>
    </w:p>
    <w:p w14:paraId="6C0133A4" w14:textId="2DF08E4A" w:rsidR="000760BD" w:rsidRPr="000760BD" w:rsidRDefault="000760BD" w:rsidP="007E722F">
      <w:pPr>
        <w:spacing w:line="360" w:lineRule="auto"/>
        <w:ind w:firstLine="720"/>
        <w:jc w:val="both"/>
        <w:rPr>
          <w:rFonts w:ascii="Sylfaen" w:hAnsi="Sylfaen"/>
          <w:lang w:val="hy-AM"/>
        </w:rPr>
      </w:pPr>
      <w:r w:rsidRPr="000760BD">
        <w:rPr>
          <w:rFonts w:ascii="Sylfaen" w:hAnsi="Sylfaen"/>
          <w:lang w:val="hy-AM"/>
        </w:rPr>
        <w:t xml:space="preserve">Այնուամենայնիվ, վերածածկումների ստուգման դասական ալգորիթմը խնդրահարույց է. եթե յուրաքանչյուր վանդակ ստուգի իր բոլոր 8 հարևաններին, ապա ցանկացած (A,B) հատվող զույգ կստուգվի երկու անգամ՝ նախ A բջջի տեսանկյունից դեպի B, ապա B բջջի տեսանկյունից դեպի A: Կրկնապատկված հաշվարկը վերացնելու նպատակով սույն համակարգում մշակվել և կիրառվել է </w:t>
      </w:r>
      <w:r w:rsidR="0023451B">
        <w:rPr>
          <w:rFonts w:ascii="Sylfaen" w:hAnsi="Sylfaen"/>
          <w:lang w:val="hy-AM"/>
        </w:rPr>
        <w:t>ա</w:t>
      </w:r>
      <w:r w:rsidR="00C42AB5" w:rsidRPr="00C42AB5">
        <w:rPr>
          <w:rFonts w:ascii="Sylfaen" w:hAnsi="Sylfaen"/>
          <w:lang w:val="hy-AM"/>
        </w:rPr>
        <w:t>նհամաչափ</w:t>
      </w:r>
      <w:r w:rsidR="0023451B">
        <w:rPr>
          <w:rFonts w:ascii="Sylfaen" w:hAnsi="Sylfaen"/>
          <w:lang w:val="hy-AM"/>
        </w:rPr>
        <w:t xml:space="preserve"> </w:t>
      </w:r>
      <w:r w:rsidRPr="000760BD">
        <w:rPr>
          <w:rFonts w:ascii="Sylfaen" w:hAnsi="Sylfaen"/>
          <w:lang w:val="hy-AM"/>
        </w:rPr>
        <w:t>զտման մաթեմատիկական մոդելը:</w:t>
      </w:r>
    </w:p>
    <w:p w14:paraId="742B9384" w14:textId="06E4BC6B" w:rsidR="000760BD" w:rsidRDefault="0023451B" w:rsidP="007E722F">
      <w:pPr>
        <w:spacing w:line="360" w:lineRule="auto"/>
        <w:ind w:firstLine="720"/>
        <w:jc w:val="both"/>
        <w:rPr>
          <w:rFonts w:ascii="Sylfaen" w:hAnsi="Sylfaen"/>
          <w:lang w:val="hy-AM"/>
        </w:rPr>
      </w:pPr>
      <w:r w:rsidRPr="0023451B">
        <w:rPr>
          <w:rFonts w:ascii="Sylfaen" w:hAnsi="Sylfaen"/>
          <w:lang w:val="hy-AM"/>
        </w:rPr>
        <w:t>Անհամաչափ</w:t>
      </w:r>
      <w:r>
        <w:rPr>
          <w:rFonts w:ascii="Sylfaen" w:hAnsi="Sylfaen"/>
          <w:lang w:val="hy-AM"/>
        </w:rPr>
        <w:t xml:space="preserve"> </w:t>
      </w:r>
      <w:r w:rsidR="000760BD" w:rsidRPr="0023451B">
        <w:rPr>
          <w:rFonts w:ascii="Sylfaen" w:hAnsi="Sylfaen"/>
          <w:lang w:val="hy-AM"/>
        </w:rPr>
        <w:t>զտման մոդելը հիմնված է տարածության միակողմանի շրջանցման վրա:</w:t>
      </w:r>
      <w:r w:rsidR="000760BD" w:rsidRPr="000760BD">
        <w:rPr>
          <w:rFonts w:ascii="Sylfaen" w:hAnsi="Sylfaen"/>
          <w:lang w:val="hy-AM"/>
        </w:rPr>
        <w:t xml:space="preserve"> Ցանցի յուրաքանչյուր վանդակ ստուգում է վերածածկումները միայն հետևյալ 5 ուղղություններով (ներառյալ իրեն).</w:t>
      </w:r>
    </w:p>
    <w:p w14:paraId="39608E13" w14:textId="5ABDAEB1" w:rsidR="00A47EE2" w:rsidRPr="00A47EE2" w:rsidRDefault="00A47EE2" w:rsidP="00A47EE2">
      <w:pPr>
        <w:spacing w:line="360" w:lineRule="auto"/>
        <w:jc w:val="both"/>
        <w:rPr>
          <w:rFonts w:ascii="Sylfaen" w:hAnsi="Sylfaen"/>
          <w:lang w:val="hy-AM"/>
        </w:rPr>
      </w:pPr>
      <w:r w:rsidRPr="0023451B">
        <w:rPr>
          <w:rFonts w:ascii="Sylfaen" w:hAnsi="Sylfaen"/>
          <w:lang w:val="hy-AM"/>
        </w:rPr>
        <w:t xml:space="preserve">Նույն վանդակում </w:t>
      </w:r>
      <w:r w:rsidR="0023451B">
        <w:rPr>
          <w:rFonts w:ascii="Sylfaen" w:hAnsi="Sylfaen"/>
          <w:lang w:val="hy-AM"/>
        </w:rPr>
        <w:t>ս</w:t>
      </w:r>
      <w:r w:rsidRPr="00A47EE2">
        <w:rPr>
          <w:rFonts w:ascii="Sylfaen" w:hAnsi="Sylfaen"/>
          <w:lang w:val="hy-AM"/>
        </w:rPr>
        <w:t>տուգվում են միայն այն (i,j) զույգերը, որտեղ i&lt;j: Այս խիստ անհավասարությունը վերացնում է նույն վանդակի ներսում տեղի ունեցող կրկնակի հաշվարկը:</w:t>
      </w:r>
    </w:p>
    <w:p w14:paraId="5BD0EA75" w14:textId="7DCDBB84" w:rsidR="00A7692E" w:rsidRPr="00A7692E" w:rsidRDefault="00A7692E" w:rsidP="007E722F">
      <w:pPr>
        <w:spacing w:line="360" w:lineRule="auto"/>
        <w:ind w:firstLine="720"/>
        <w:jc w:val="both"/>
        <w:rPr>
          <w:rFonts w:ascii="Sylfaen" w:hAnsi="Sylfaen"/>
          <w:lang w:val="hy-AM"/>
        </w:rPr>
      </w:pPr>
      <w:r w:rsidRPr="00A7692E">
        <w:rPr>
          <w:rFonts w:ascii="Sylfaen" w:hAnsi="Sylfaen"/>
          <w:lang w:val="hy-AM"/>
        </w:rPr>
        <w:t>Ենթադրենք չիպի մակերեսին հավասարաչափ տեղաբաշխված են N բջիջներ, և ցանցն ունի B քանակությամբ վանդակներ: Յուրաքանչյուր վանդակում հայտնված բջիջների միջին քանակը՝ խտությունը, հավասար է λ</w:t>
      </w:r>
      <w:r w:rsidR="00524C8D" w:rsidRPr="00524C8D">
        <w:rPr>
          <w:rFonts w:ascii="Sylfaen" w:hAnsi="Sylfaen"/>
          <w:lang w:val="hy-AM"/>
        </w:rPr>
        <w:t xml:space="preserve"> </w:t>
      </w:r>
      <w:r w:rsidRPr="00A7692E">
        <w:rPr>
          <w:rFonts w:ascii="Sylfaen" w:hAnsi="Sylfaen"/>
          <w:lang w:val="hy-AM"/>
        </w:rPr>
        <w:t>=</w:t>
      </w:r>
      <w:r w:rsidR="00524C8D" w:rsidRPr="00524C8D">
        <w:rPr>
          <w:rFonts w:ascii="Sylfaen" w:hAnsi="Sylfaen"/>
          <w:lang w:val="hy-AM"/>
        </w:rPr>
        <w:t xml:space="preserve"> </w:t>
      </w:r>
      <w:r w:rsidRPr="00A7692E">
        <w:rPr>
          <w:rFonts w:ascii="Sylfaen" w:hAnsi="Sylfaen"/>
          <w:lang w:val="hy-AM"/>
        </w:rPr>
        <w:t>N/B: Քանի որ վանդակի չափը ուղիղ համեմատական է բջջի չափին, տրամաբանական տեղաբաշխումների դեպքում λ-ն շատ փոքր, բնականոն հաստատուն մեծություն է (λ≈1÷4):</w:t>
      </w:r>
    </w:p>
    <w:p w14:paraId="6815F9E9" w14:textId="5BF8996E" w:rsidR="00431372" w:rsidRDefault="00A7692E" w:rsidP="007E722F">
      <w:pPr>
        <w:spacing w:line="360" w:lineRule="auto"/>
        <w:ind w:firstLine="720"/>
        <w:jc w:val="both"/>
        <w:rPr>
          <w:rFonts w:ascii="Sylfaen" w:hAnsi="Sylfaen"/>
          <w:lang w:val="hy-AM"/>
        </w:rPr>
      </w:pPr>
      <w:r w:rsidRPr="00A7692E">
        <w:rPr>
          <w:rFonts w:ascii="Sylfaen" w:hAnsi="Sylfaen"/>
          <w:lang w:val="hy-AM"/>
        </w:rPr>
        <w:t>Ասիմետրիկ որոնման դեպքում մեկ բջջի համար պահանջվող վերածածկումների ստուգման մաթեմատիկական սպասումը E[</w:t>
      </w:r>
      <w:r w:rsidR="0007221B">
        <w:rPr>
          <w:rFonts w:ascii="Sylfaen" w:hAnsi="Sylfaen"/>
          <w:lang w:val="hy-AM"/>
        </w:rPr>
        <w:t>օպե</w:t>
      </w:r>
      <w:r w:rsidR="006C0A7B">
        <w:rPr>
          <w:rFonts w:ascii="Sylfaen" w:hAnsi="Sylfaen"/>
          <w:lang w:val="hy-AM"/>
        </w:rPr>
        <w:t>րացիաներ</w:t>
      </w:r>
      <w:r w:rsidRPr="00A7692E">
        <w:rPr>
          <w:rFonts w:ascii="Sylfaen" w:hAnsi="Sylfaen"/>
          <w:lang w:val="hy-AM"/>
        </w:rPr>
        <w:t xml:space="preserve">] ≈ 4 × λ: Քանի որ այս արժեքը կախված չէ համակարգի ընդհանուր N ծավալից, այն հանդիսանում է հաստատուն մեծություն՝ ապահովելով ամորտիզացված O(1) ժամանակային բարդություն մեկ բջջի համար: Ամբողջ չիպի մակերեսի վերածածկման </w:t>
      </w:r>
      <w:r w:rsidRPr="00A7692E">
        <w:rPr>
          <w:rFonts w:ascii="Sylfaen" w:hAnsi="Sylfaen"/>
          <w:lang w:val="hy-AM"/>
        </w:rPr>
        <w:lastRenderedPageBreak/>
        <w:t>մակերեսի հաշվարկի գլոբալ բարդությունը</w:t>
      </w:r>
      <w:r w:rsidR="00C707A7" w:rsidRPr="00C707A7">
        <w:rPr>
          <w:rFonts w:ascii="Sylfaen" w:hAnsi="Sylfaen"/>
          <w:lang w:val="hy-AM"/>
        </w:rPr>
        <w:t xml:space="preserve"> </w:t>
      </w:r>
      <m:oMath>
        <m:r>
          <w:rPr>
            <w:rFonts w:ascii="Cambria Math" w:hAnsi="Cambria Math"/>
            <w:lang w:val="hy-AM"/>
          </w:rPr>
          <m:t>O(</m:t>
        </m:r>
        <m:sSup>
          <m:sSupPr>
            <m:ctrlPr>
              <w:rPr>
                <w:rFonts w:ascii="Cambria Math" w:hAnsi="Cambria Math"/>
                <w:i/>
                <w:lang w:val="hy-AM"/>
              </w:rPr>
            </m:ctrlPr>
          </m:sSupPr>
          <m:e>
            <m:r>
              <w:rPr>
                <w:rFonts w:ascii="Cambria Math" w:hAnsi="Cambria Math"/>
                <w:lang w:val="hy-AM"/>
              </w:rPr>
              <m:t>N</m:t>
            </m:r>
          </m:e>
          <m:sup>
            <m:r>
              <w:rPr>
                <w:rFonts w:ascii="Cambria Math" w:hAnsi="Cambria Math"/>
                <w:lang w:val="hy-AM"/>
              </w:rPr>
              <m:t>2</m:t>
            </m:r>
          </m:sup>
        </m:sSup>
        <m:r>
          <w:rPr>
            <w:rFonts w:ascii="Cambria Math" w:hAnsi="Cambria Math"/>
            <w:lang w:val="hy-AM"/>
          </w:rPr>
          <m:t>)</m:t>
        </m:r>
      </m:oMath>
      <w:r w:rsidR="00C707A7" w:rsidRPr="00C707A7">
        <w:rPr>
          <w:rFonts w:ascii="Sylfaen" w:hAnsi="Sylfaen"/>
          <w:lang w:val="hy-AM"/>
        </w:rPr>
        <w:t xml:space="preserve"> </w:t>
      </w:r>
      <w:r w:rsidR="003E5D60" w:rsidRPr="003E5D60">
        <w:rPr>
          <w:rFonts w:ascii="Sylfaen" w:hAnsi="Sylfaen"/>
          <w:lang w:val="hy-AM"/>
        </w:rPr>
        <w:t>-ից իջնում է գծային O(N) ցուցանիշի:</w:t>
      </w:r>
    </w:p>
    <w:p w14:paraId="5B13CDB9" w14:textId="32972ECE" w:rsidR="00FF2556" w:rsidRPr="003A2C2F" w:rsidRDefault="00C07541" w:rsidP="003E5D60">
      <w:pPr>
        <w:spacing w:line="360" w:lineRule="auto"/>
        <w:jc w:val="both"/>
        <w:rPr>
          <w:rFonts w:ascii="Sylfaen" w:hAnsi="Sylfaen"/>
          <w:lang w:val="ru-RU"/>
        </w:rPr>
      </w:pPr>
      <w:r>
        <w:rPr>
          <w:rFonts w:ascii="Sylfaen" w:hAnsi="Sylfaen"/>
          <w:lang w:val="hy-AM"/>
        </w:rPr>
        <w:t xml:space="preserve">                                                      </w:t>
      </w:r>
      <w:r w:rsidR="00893CB8" w:rsidRPr="00893CB8">
        <w:rPr>
          <w:rFonts w:ascii="Sylfaen" w:hAnsi="Sylfaen"/>
          <w:noProof/>
          <w:lang w:val="hy-AM"/>
        </w:rPr>
        <w:drawing>
          <wp:inline distT="0" distB="0" distL="0" distR="0" wp14:anchorId="325ED0B2" wp14:editId="18EB7A19">
            <wp:extent cx="1712518" cy="175416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27328" cy="1769337"/>
                    </a:xfrm>
                    <a:prstGeom prst="rect">
                      <a:avLst/>
                    </a:prstGeom>
                    <a:noFill/>
                    <a:ln>
                      <a:noFill/>
                    </a:ln>
                  </pic:spPr>
                </pic:pic>
              </a:graphicData>
            </a:graphic>
          </wp:inline>
        </w:drawing>
      </w:r>
    </w:p>
    <w:p w14:paraId="10E8C5AC" w14:textId="2CF589EB" w:rsidR="00B33CBF" w:rsidRPr="00DB7563" w:rsidRDefault="003E5D60" w:rsidP="004E7D59">
      <w:pPr>
        <w:spacing w:after="240" w:line="360" w:lineRule="auto"/>
        <w:jc w:val="center"/>
        <w:rPr>
          <w:rFonts w:ascii="Sylfaen" w:hAnsi="Sylfaen"/>
          <w:i/>
          <w:iCs/>
          <w:sz w:val="20"/>
          <w:szCs w:val="20"/>
          <w:lang w:val="hy-AM"/>
        </w:rPr>
      </w:pPr>
      <w:r w:rsidRPr="003A2C2F">
        <w:rPr>
          <w:rFonts w:ascii="Sylfaen" w:hAnsi="Sylfaen"/>
          <w:i/>
          <w:iCs/>
          <w:sz w:val="20"/>
          <w:szCs w:val="20"/>
          <w:lang w:val="hy-AM"/>
        </w:rPr>
        <w:t>Նկ</w:t>
      </w:r>
      <w:r w:rsidR="00DC5B50" w:rsidRPr="00DC5B50">
        <w:rPr>
          <w:i/>
          <w:iCs/>
          <w:sz w:val="20"/>
          <w:szCs w:val="20"/>
          <w:lang w:val="hy-AM"/>
        </w:rPr>
        <w:t>․</w:t>
      </w:r>
      <w:r w:rsidRPr="003A2C2F">
        <w:rPr>
          <w:rFonts w:ascii="Sylfaen" w:hAnsi="Sylfaen"/>
          <w:i/>
          <w:iCs/>
          <w:sz w:val="20"/>
          <w:szCs w:val="20"/>
          <w:lang w:val="hy-AM"/>
        </w:rPr>
        <w:t xml:space="preserve"> 2.5. </w:t>
      </w:r>
      <w:r w:rsidR="00D641DE" w:rsidRPr="003A2C2F">
        <w:rPr>
          <w:rFonts w:ascii="Sylfaen" w:hAnsi="Sylfaen"/>
          <w:i/>
          <w:iCs/>
          <w:sz w:val="20"/>
          <w:szCs w:val="20"/>
          <w:lang w:val="hy-AM"/>
        </w:rPr>
        <w:t>Անհամաչափ</w:t>
      </w:r>
      <w:r w:rsidRPr="003A2C2F">
        <w:rPr>
          <w:rFonts w:ascii="Sylfaen" w:hAnsi="Sylfaen"/>
          <w:i/>
          <w:iCs/>
          <w:sz w:val="20"/>
          <w:szCs w:val="20"/>
          <w:lang w:val="hy-AM"/>
        </w:rPr>
        <w:t xml:space="preserve"> 3x3 զտման մոդելը </w:t>
      </w:r>
    </w:p>
    <w:p w14:paraId="191A22DE" w14:textId="2D8216CC" w:rsidR="003E5D60" w:rsidRPr="002E1B12" w:rsidRDefault="00C91038" w:rsidP="004E7D59">
      <w:pPr>
        <w:pStyle w:val="Heading3"/>
        <w:spacing w:line="360" w:lineRule="auto"/>
        <w:jc w:val="center"/>
        <w:rPr>
          <w:b/>
          <w:bCs/>
          <w:lang w:val="hy-AM"/>
        </w:rPr>
      </w:pPr>
      <w:bookmarkStart w:id="42" w:name="_Toc227687651"/>
      <w:r w:rsidRPr="002E1B12">
        <w:rPr>
          <w:b/>
          <w:bCs/>
          <w:lang w:val="hy-AM"/>
        </w:rPr>
        <w:t xml:space="preserve">2.3.4. Կապերի երկկողմանի քարտեզագրումը և </w:t>
      </w:r>
      <w:r w:rsidR="008C1CEF" w:rsidRPr="002E1B12">
        <w:rPr>
          <w:b/>
          <w:bCs/>
          <w:lang w:val="hy-AM"/>
        </w:rPr>
        <w:t>լ</w:t>
      </w:r>
      <w:r w:rsidRPr="002E1B12">
        <w:rPr>
          <w:b/>
          <w:bCs/>
          <w:lang w:val="hy-AM"/>
        </w:rPr>
        <w:t xml:space="preserve">արերի երկարության </w:t>
      </w:r>
      <w:r w:rsidR="003C7018" w:rsidRPr="002E1B12">
        <w:rPr>
          <w:b/>
          <w:bCs/>
          <w:lang w:val="hy-AM"/>
        </w:rPr>
        <w:t>մասնակի</w:t>
      </w:r>
      <w:r w:rsidRPr="002E1B12">
        <w:rPr>
          <w:b/>
          <w:bCs/>
          <w:lang w:val="hy-AM"/>
        </w:rPr>
        <w:t xml:space="preserve"> հաշվարկը O(K) բարդությամբ</w:t>
      </w:r>
      <w:bookmarkEnd w:id="42"/>
    </w:p>
    <w:p w14:paraId="3262820F" w14:textId="6EDE843E" w:rsidR="00B33CBF" w:rsidRDefault="00FA76F8" w:rsidP="007E722F">
      <w:pPr>
        <w:spacing w:line="360" w:lineRule="auto"/>
        <w:ind w:firstLine="720"/>
        <w:jc w:val="both"/>
        <w:rPr>
          <w:rFonts w:ascii="Sylfaen" w:hAnsi="Sylfaen"/>
          <w:lang w:val="hy-AM"/>
        </w:rPr>
      </w:pPr>
      <w:r w:rsidRPr="00FA76F8">
        <w:rPr>
          <w:rFonts w:ascii="Sylfaen" w:hAnsi="Sylfaen"/>
          <w:lang w:val="hy-AM"/>
        </w:rPr>
        <w:t xml:space="preserve">Բջիջների վերածածկման մակերեսի արագացված որոնմանը զուգահեռ՝ </w:t>
      </w:r>
      <w:r w:rsidR="00D007D5">
        <w:rPr>
          <w:rFonts w:ascii="Sylfaen" w:hAnsi="Sylfaen"/>
          <w:lang w:val="hy-AM"/>
        </w:rPr>
        <w:t>Թ</w:t>
      </w:r>
      <w:r w:rsidR="008C3C85">
        <w:rPr>
          <w:rFonts w:ascii="Sylfaen" w:hAnsi="Sylfaen"/>
          <w:lang w:val="hy-AM"/>
        </w:rPr>
        <w:t xml:space="preserve">րծման նմանակման </w:t>
      </w:r>
      <w:r w:rsidRPr="00FA76F8">
        <w:rPr>
          <w:rFonts w:ascii="Sylfaen" w:hAnsi="Sylfaen"/>
          <w:lang w:val="hy-AM"/>
        </w:rPr>
        <w:t xml:space="preserve">հաշվողական երկրորդ մեծ ծանրաբեռնվածությունը </w:t>
      </w:r>
      <w:r w:rsidR="00916E91">
        <w:rPr>
          <w:rFonts w:ascii="Sylfaen" w:hAnsi="Sylfaen"/>
          <w:lang w:val="hy-AM"/>
        </w:rPr>
        <w:t>լ</w:t>
      </w:r>
      <w:r w:rsidRPr="00FA76F8">
        <w:rPr>
          <w:rFonts w:ascii="Sylfaen" w:hAnsi="Sylfaen"/>
          <w:lang w:val="hy-AM"/>
        </w:rPr>
        <w:t>արերի կիսապարագծային ընդհանուր երկարության անընդհատ վերահաշվարկն է։ Ինչպես հիմնավորվեց նախորդ գլուխներում, երբ ալգորիթմը պատահականորեն տեղաշարժում է</w:t>
      </w:r>
      <w:r w:rsidRPr="00786924">
        <w:rPr>
          <w:rFonts w:ascii="Sylfaen" w:hAnsi="Sylfaen"/>
          <w:lang w:val="hy-AM"/>
        </w:rPr>
        <w:t xml:space="preserve"> </w:t>
      </w:r>
      <m:oMath>
        <m:sSub>
          <m:sSubPr>
            <m:ctrlPr>
              <w:rPr>
                <w:rFonts w:ascii="Cambria Math" w:hAnsi="Cambria Math"/>
                <w:i/>
              </w:rPr>
            </m:ctrlPr>
          </m:sSubPr>
          <m:e>
            <m:r>
              <w:rPr>
                <w:rFonts w:ascii="Cambria Math" w:hAnsi="Cambria Math"/>
                <w:lang w:val="hy-AM"/>
              </w:rPr>
              <m:t>c</m:t>
            </m:r>
          </m:e>
          <m:sub>
            <m:r>
              <w:rPr>
                <w:rFonts w:ascii="Cambria Math" w:hAnsi="Cambria Math"/>
                <w:lang w:val="hy-AM"/>
              </w:rPr>
              <m:t>i</m:t>
            </m:r>
          </m:sub>
        </m:sSub>
      </m:oMath>
      <w:r w:rsidR="00786924" w:rsidRPr="00786924">
        <w:rPr>
          <w:rFonts w:ascii="Sylfaen" w:hAnsi="Sylfaen"/>
          <w:lang w:val="hy-AM"/>
        </w:rPr>
        <w:t xml:space="preserve"> բջիջը, պարզունակ մոտեցումը պահանջում է ամբողջ դիզայնի բոլոր ցանցերի սահմանափակող ուղղանկյունների վերահաշվարկ, ինչը հանգեցնում է O(M×K) հսկայական բարդության։</w:t>
      </w:r>
    </w:p>
    <w:p w14:paraId="52EACC9A" w14:textId="103E7051" w:rsidR="00CF567B" w:rsidRDefault="00CF567B" w:rsidP="007E722F">
      <w:pPr>
        <w:spacing w:line="360" w:lineRule="auto"/>
        <w:ind w:firstLine="720"/>
        <w:jc w:val="both"/>
        <w:rPr>
          <w:rFonts w:ascii="Sylfaen" w:hAnsi="Sylfaen"/>
          <w:lang w:val="hy-AM"/>
        </w:rPr>
      </w:pPr>
      <w:r w:rsidRPr="00CF567B">
        <w:rPr>
          <w:rFonts w:ascii="Sylfaen" w:hAnsi="Sylfaen"/>
          <w:lang w:val="hy-AM"/>
        </w:rPr>
        <w:t>Այս խոչընդոտը հաղթահարելու նպատակով սույն համակարգում մշակվել է մասնակի հաշվարկի ճարտարապետություն։ Այն հիմնված է այն ֆիզիկական և մաթեմատիկական պարզ իրողության վրա, որ մեկ բջջի տեղաշարժը սկզբնական կոորդինատից նոր դիրք չի կարող երկրաչափորեն ազդել այն ցանցերի վրա, որոնց տվյալ բջիջը ֆիզիկապես միացված չէ։ Հետևաբար, գլոբալ վերահաշվարկի փոխարեն անհրաժեշտ է և բավարար վերահաշվարկել միայն այն լոկալ ցանցերի</w:t>
      </w:r>
      <w:r w:rsidR="00B71D21">
        <w:rPr>
          <w:rFonts w:ascii="Sylfaen" w:hAnsi="Sylfaen"/>
          <w:lang w:val="hy-AM"/>
        </w:rPr>
        <w:t xml:space="preserve"> ԼԵԿԳ</w:t>
      </w:r>
      <w:r w:rsidRPr="00CF567B">
        <w:rPr>
          <w:rFonts w:ascii="Sylfaen" w:hAnsi="Sylfaen"/>
          <w:lang w:val="hy-AM"/>
        </w:rPr>
        <w:t xml:space="preserve">-ը, որոնք անմիջականորեն փոխկապակցված են տեղաշարժվող </w:t>
      </w:r>
      <m:oMath>
        <m:sSub>
          <m:sSubPr>
            <m:ctrlPr>
              <w:rPr>
                <w:rFonts w:ascii="Cambria Math" w:hAnsi="Cambria Math"/>
                <w:i/>
              </w:rPr>
            </m:ctrlPr>
          </m:sSubPr>
          <m:e>
            <m:r>
              <w:rPr>
                <w:rFonts w:ascii="Cambria Math" w:hAnsi="Cambria Math"/>
                <w:lang w:val="hy-AM"/>
              </w:rPr>
              <m:t>c</m:t>
            </m:r>
          </m:e>
          <m:sub>
            <m:r>
              <w:rPr>
                <w:rFonts w:ascii="Cambria Math" w:hAnsi="Cambria Math"/>
                <w:lang w:val="hy-AM"/>
              </w:rPr>
              <m:t>i</m:t>
            </m:r>
          </m:sub>
        </m:sSub>
      </m:oMath>
      <w:r w:rsidRPr="00CF567B">
        <w:rPr>
          <w:rFonts w:ascii="Sylfaen" w:hAnsi="Sylfaen"/>
          <w:lang w:val="hy-AM"/>
        </w:rPr>
        <w:t xml:space="preserve"> </w:t>
      </w:r>
      <w:r w:rsidR="001552BB" w:rsidRPr="001552BB">
        <w:rPr>
          <w:rFonts w:ascii="Sylfaen" w:hAnsi="Sylfaen"/>
          <w:lang w:val="hy-AM"/>
        </w:rPr>
        <w:t>բջջի հետ:</w:t>
      </w:r>
    </w:p>
    <w:p w14:paraId="4A47B3EF" w14:textId="707A5B80" w:rsidR="009F0355" w:rsidRPr="009F0355" w:rsidRDefault="001552BB" w:rsidP="007E722F">
      <w:pPr>
        <w:spacing w:line="360" w:lineRule="auto"/>
        <w:ind w:firstLine="720"/>
        <w:jc w:val="both"/>
        <w:rPr>
          <w:rFonts w:ascii="Sylfaen" w:hAnsi="Sylfaen"/>
          <w:lang w:val="hy-AM"/>
        </w:rPr>
      </w:pPr>
      <w:r w:rsidRPr="001552BB">
        <w:rPr>
          <w:rFonts w:ascii="Sylfaen" w:hAnsi="Sylfaen"/>
          <w:lang w:val="hy-AM"/>
        </w:rPr>
        <w:t xml:space="preserve">Այս ալգորիթմական մոդելի ապահովման համար նախագծման սկզբնական փուլում (O(1) հարցումներ ապահովելու նպատակով) ստեղծվում է </w:t>
      </w:r>
      <w:r w:rsidR="003838AD">
        <w:rPr>
          <w:rFonts w:ascii="Sylfaen" w:hAnsi="Sylfaen"/>
          <w:lang w:val="hy-AM"/>
        </w:rPr>
        <w:t>ե</w:t>
      </w:r>
      <w:r w:rsidRPr="001552BB">
        <w:rPr>
          <w:rFonts w:ascii="Sylfaen" w:hAnsi="Sylfaen"/>
          <w:lang w:val="hy-AM"/>
        </w:rPr>
        <w:t xml:space="preserve">րկկողմանի քարտեզագրման կառույց։ Համակարգը կառուցում է </w:t>
      </w:r>
      <w:r w:rsidR="0092069C">
        <w:rPr>
          <w:rFonts w:ascii="Sylfaen" w:hAnsi="Sylfaen"/>
          <w:lang w:val="hy-AM"/>
        </w:rPr>
        <w:t>հ</w:t>
      </w:r>
      <w:r w:rsidRPr="001552BB">
        <w:rPr>
          <w:rFonts w:ascii="Sylfaen" w:hAnsi="Sylfaen"/>
          <w:lang w:val="hy-AM"/>
        </w:rPr>
        <w:t xml:space="preserve">ակադարձ ինդեքսավորման աղյուսակ, որտեղ յուրաքանչյուր </w:t>
      </w:r>
      <m:oMath>
        <m:sSub>
          <m:sSubPr>
            <m:ctrlPr>
              <w:rPr>
                <w:rFonts w:ascii="Cambria Math" w:hAnsi="Cambria Math"/>
                <w:i/>
              </w:rPr>
            </m:ctrlPr>
          </m:sSubPr>
          <m:e>
            <m:r>
              <w:rPr>
                <w:rFonts w:ascii="Cambria Math" w:hAnsi="Cambria Math"/>
                <w:lang w:val="hy-AM"/>
              </w:rPr>
              <m:t>c</m:t>
            </m:r>
          </m:e>
          <m:sub>
            <m:r>
              <w:rPr>
                <w:rFonts w:ascii="Cambria Math" w:hAnsi="Cambria Math"/>
                <w:lang w:val="hy-AM"/>
              </w:rPr>
              <m:t>i</m:t>
            </m:r>
          </m:sub>
        </m:sSub>
      </m:oMath>
      <w:r w:rsidRPr="001552BB">
        <w:rPr>
          <w:rFonts w:ascii="Sylfaen" w:hAnsi="Sylfaen"/>
          <w:lang w:val="hy-AM"/>
        </w:rPr>
        <w:t xml:space="preserve"> </w:t>
      </w:r>
      <w:r w:rsidR="009F0355" w:rsidRPr="009F0355">
        <w:rPr>
          <w:rFonts w:ascii="Sylfaen" w:hAnsi="Sylfaen"/>
          <w:lang w:val="hy-AM"/>
        </w:rPr>
        <w:t>բջջի համար պահպանվում է նրան միացված բոլոր ցանցերի ցանկը:</w:t>
      </w:r>
    </w:p>
    <w:p w14:paraId="3BCEA168" w14:textId="77DC97A3" w:rsidR="009F0355" w:rsidRPr="009F0355" w:rsidRDefault="00144493" w:rsidP="007E722F">
      <w:pPr>
        <w:spacing w:line="360" w:lineRule="auto"/>
        <w:ind w:firstLine="720"/>
        <w:jc w:val="both"/>
        <w:rPr>
          <w:rFonts w:ascii="Sylfaen" w:hAnsi="Sylfaen"/>
          <w:lang w:val="hy-AM"/>
        </w:rPr>
      </w:pPr>
      <w:r>
        <w:rPr>
          <w:rFonts w:ascii="Sylfaen" w:hAnsi="Sylfaen"/>
          <w:lang w:val="hy-AM"/>
        </w:rPr>
        <w:lastRenderedPageBreak/>
        <w:t>Մասնակի</w:t>
      </w:r>
      <w:r w:rsidR="009F0355" w:rsidRPr="009F0355">
        <w:rPr>
          <w:rFonts w:ascii="Sylfaen" w:hAnsi="Sylfaen"/>
          <w:lang w:val="hy-AM"/>
        </w:rPr>
        <w:t xml:space="preserve"> </w:t>
      </w:r>
      <w:r w:rsidR="00D36489">
        <w:rPr>
          <w:rFonts w:ascii="Sylfaen" w:hAnsi="Sylfaen"/>
          <w:lang w:val="hy-AM"/>
        </w:rPr>
        <w:t>վերահաշվարկի</w:t>
      </w:r>
      <w:r w:rsidR="009F0355" w:rsidRPr="009F0355">
        <w:rPr>
          <w:rFonts w:ascii="Sylfaen" w:hAnsi="Sylfaen"/>
          <w:lang w:val="hy-AM"/>
        </w:rPr>
        <w:t xml:space="preserve"> ալգորիթմը գործում է հետևյալ մաթեմատիկական հաջորդականությամբ.</w:t>
      </w:r>
    </w:p>
    <w:p w14:paraId="3CE7FDB7" w14:textId="21D4F0A3" w:rsidR="001552BB" w:rsidRDefault="009F0355" w:rsidP="007E722F">
      <w:pPr>
        <w:spacing w:line="360" w:lineRule="auto"/>
        <w:ind w:firstLine="720"/>
        <w:jc w:val="both"/>
        <w:rPr>
          <w:rFonts w:ascii="Sylfaen" w:hAnsi="Sylfaen"/>
          <w:lang w:val="hy-AM"/>
        </w:rPr>
      </w:pPr>
      <w:r w:rsidRPr="009F0355">
        <w:rPr>
          <w:rFonts w:ascii="Sylfaen" w:hAnsi="Sylfaen"/>
          <w:lang w:val="hy-AM"/>
        </w:rPr>
        <w:t>Ենթադրենք ունենք ընդհանուր լարի երկարություն՝</w:t>
      </w:r>
      <m:oMath>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TotalHPWL</m:t>
            </m:r>
          </m:e>
          <m:sub>
            <m:r>
              <w:rPr>
                <w:rFonts w:ascii="Cambria Math" w:hAnsi="Cambria Math"/>
                <w:lang w:val="hy-AM"/>
              </w:rPr>
              <m:t>old</m:t>
            </m:r>
          </m:sub>
        </m:sSub>
      </m:oMath>
      <w:r w:rsidRPr="009F0355">
        <w:rPr>
          <w:rFonts w:ascii="Sylfaen" w:hAnsi="Sylfaen"/>
          <w:lang w:val="hy-AM"/>
        </w:rPr>
        <w:t xml:space="preserve"> </w:t>
      </w:r>
      <w:r w:rsidR="00672B24" w:rsidRPr="00672B24">
        <w:rPr>
          <w:rFonts w:ascii="Sylfaen" w:hAnsi="Sylfaen"/>
          <w:lang w:val="hy-AM"/>
        </w:rPr>
        <w:t>: Երբ</w:t>
      </w:r>
      <w:r w:rsidR="00261CA3" w:rsidRPr="00261CA3">
        <w:rPr>
          <w:rFonts w:ascii="Sylfaen" w:hAnsi="Sylfaen"/>
          <w:lang w:val="hy-AM"/>
        </w:rPr>
        <w:t xml:space="preserve"> </w:t>
      </w:r>
      <m:oMath>
        <m:sSub>
          <m:sSubPr>
            <m:ctrlPr>
              <w:rPr>
                <w:rFonts w:ascii="Cambria Math" w:hAnsi="Cambria Math"/>
                <w:i/>
              </w:rPr>
            </m:ctrlPr>
          </m:sSubPr>
          <m:e>
            <m:r>
              <w:rPr>
                <w:rFonts w:ascii="Cambria Math" w:hAnsi="Cambria Math"/>
                <w:lang w:val="hy-AM"/>
              </w:rPr>
              <m:t>c</m:t>
            </m:r>
          </m:e>
          <m:sub>
            <m:r>
              <w:rPr>
                <w:rFonts w:ascii="Cambria Math" w:hAnsi="Cambria Math"/>
                <w:lang w:val="hy-AM"/>
              </w:rPr>
              <m:t>i</m:t>
            </m:r>
          </m:sub>
        </m:sSub>
        <m:r>
          <w:rPr>
            <w:rFonts w:ascii="Cambria Math" w:hAnsi="Cambria Math"/>
            <w:lang w:val="hy-AM"/>
          </w:rPr>
          <m:t xml:space="preserve"> </m:t>
        </m:r>
      </m:oMath>
      <w:r w:rsidR="00EA27B1" w:rsidRPr="00EA27B1">
        <w:rPr>
          <w:rFonts w:ascii="Sylfaen" w:hAnsi="Sylfaen"/>
          <w:lang w:val="hy-AM"/>
        </w:rPr>
        <w:t>բջիջը փոխում է դիրքը.</w:t>
      </w:r>
    </w:p>
    <w:p w14:paraId="51ABDF69" w14:textId="50606FDE" w:rsidR="00123B9C" w:rsidRPr="00AC7B78" w:rsidRDefault="00123B9C" w:rsidP="00AC7B78">
      <w:pPr>
        <w:pStyle w:val="ListParagraph"/>
        <w:numPr>
          <w:ilvl w:val="0"/>
          <w:numId w:val="47"/>
        </w:numPr>
        <w:spacing w:line="360" w:lineRule="auto"/>
        <w:jc w:val="both"/>
        <w:rPr>
          <w:rFonts w:ascii="Sylfaen" w:hAnsi="Sylfaen"/>
          <w:lang w:val="hy-AM"/>
        </w:rPr>
      </w:pPr>
      <w:r w:rsidRPr="00AC7B78">
        <w:rPr>
          <w:rFonts w:ascii="Sylfaen" w:hAnsi="Sylfaen"/>
          <w:lang w:val="hy-AM"/>
        </w:rPr>
        <w:t>Բջջին միացած յուրաքանչյուր n ցանցի համար նախ հանվում է դրա հին արժեքը գլոբալ գումարից.</w:t>
      </w:r>
    </w:p>
    <w:p w14:paraId="52F7A31D" w14:textId="338F7BC4" w:rsidR="00EA27B1" w:rsidRPr="003A2C2F" w:rsidRDefault="00123B9C" w:rsidP="003A2C2F">
      <w:pPr>
        <w:spacing w:after="240" w:line="360" w:lineRule="auto"/>
        <w:jc w:val="right"/>
        <w:rPr>
          <w:rFonts w:ascii="Sylfaen" w:hAnsi="Sylfaen"/>
        </w:rPr>
      </w:pPr>
      <w:r w:rsidRPr="00123B9C">
        <w:rPr>
          <w:rFonts w:ascii="Sylfaen" w:hAnsi="Sylfaen"/>
          <w:lang w:val="hy-AM"/>
        </w:rPr>
        <w:t>TotalHPWL</w:t>
      </w:r>
      <w:r w:rsidR="00B10F62" w:rsidRPr="00E317CE">
        <w:rPr>
          <w:rFonts w:ascii="Sylfaen" w:hAnsi="Sylfaen"/>
          <w:lang w:val="hy-AM"/>
        </w:rPr>
        <w:t xml:space="preserve"> </w:t>
      </w:r>
      <w:r w:rsidRPr="00123B9C">
        <w:rPr>
          <w:rFonts w:ascii="Sylfaen" w:hAnsi="Sylfaen"/>
          <w:lang w:val="hy-AM"/>
        </w:rPr>
        <w:t>−</w:t>
      </w:r>
      <w:r w:rsidR="00B10F62" w:rsidRPr="00E317CE">
        <w:rPr>
          <w:rFonts w:ascii="Sylfaen" w:hAnsi="Sylfaen"/>
          <w:lang w:val="hy-AM"/>
        </w:rPr>
        <w:t xml:space="preserve"> </w:t>
      </w:r>
      <w:r w:rsidRPr="00123B9C">
        <w:rPr>
          <w:rFonts w:ascii="Sylfaen" w:hAnsi="Sylfaen"/>
          <w:lang w:val="hy-AM"/>
        </w:rPr>
        <w:t>=</w:t>
      </w:r>
      <w:r w:rsidR="00B10F62" w:rsidRPr="00E317CE">
        <w:rPr>
          <w:rFonts w:ascii="Sylfaen" w:hAnsi="Sylfaen"/>
          <w:lang w:val="hy-AM"/>
        </w:rPr>
        <w:t xml:space="preserve"> </w:t>
      </w:r>
      <m:oMath>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HPWL</m:t>
            </m:r>
          </m:e>
          <m:sub>
            <m:r>
              <w:rPr>
                <w:rFonts w:ascii="Cambria Math" w:hAnsi="Cambria Math"/>
                <w:lang w:val="hy-AM"/>
              </w:rPr>
              <m:t>old</m:t>
            </m:r>
          </m:sub>
        </m:sSub>
        <m:r>
          <w:rPr>
            <w:rFonts w:ascii="Cambria Math" w:hAnsi="Cambria Math"/>
            <w:lang w:val="hy-AM"/>
          </w:rPr>
          <m:t>(n)</m:t>
        </m:r>
      </m:oMath>
      <w:r w:rsidR="003A2C2F">
        <w:rPr>
          <w:rFonts w:ascii="Sylfaen" w:hAnsi="Sylfaen"/>
        </w:rPr>
        <w:t xml:space="preserve">                                             (2.9)</w:t>
      </w:r>
    </w:p>
    <w:p w14:paraId="24CD0A6C" w14:textId="3762E550" w:rsidR="00BC0F14" w:rsidRPr="00AC7B78" w:rsidRDefault="00161C1C" w:rsidP="00AC7B78">
      <w:pPr>
        <w:pStyle w:val="ListParagraph"/>
        <w:numPr>
          <w:ilvl w:val="0"/>
          <w:numId w:val="47"/>
        </w:numPr>
        <w:spacing w:line="360" w:lineRule="auto"/>
        <w:jc w:val="both"/>
        <w:rPr>
          <w:rFonts w:ascii="Sylfaen" w:hAnsi="Sylfaen"/>
          <w:lang w:val="hy-AM"/>
        </w:rPr>
      </w:pPr>
      <w:r w:rsidRPr="00AC7B78">
        <w:rPr>
          <w:rFonts w:ascii="Sylfaen" w:hAnsi="Sylfaen"/>
          <w:lang w:val="hy-AM"/>
        </w:rPr>
        <w:t>Հ</w:t>
      </w:r>
      <w:r w:rsidR="00BC0F14" w:rsidRPr="00AC7B78">
        <w:rPr>
          <w:rFonts w:ascii="Sylfaen" w:hAnsi="Sylfaen"/>
          <w:lang w:val="hy-AM"/>
        </w:rPr>
        <w:t>աշվարկվում է այդ նույն n ցանցի նոր սահմանափակող ուղղանկյունը՝ հիմնվելով</w:t>
      </w:r>
      <w:r w:rsidR="00BE0043" w:rsidRPr="00AC7B78">
        <w:rPr>
          <w:rFonts w:ascii="Sylfaen" w:hAnsi="Sylfaen"/>
          <w:lang w:val="hy-AM"/>
        </w:rPr>
        <w:t xml:space="preserve"> </w:t>
      </w:r>
      <m:oMath>
        <m:sSub>
          <m:sSubPr>
            <m:ctrlPr>
              <w:rPr>
                <w:rFonts w:ascii="Cambria Math" w:hAnsi="Cambria Math"/>
                <w:i/>
              </w:rPr>
            </m:ctrlPr>
          </m:sSubPr>
          <m:e>
            <m:r>
              <w:rPr>
                <w:rFonts w:ascii="Cambria Math" w:hAnsi="Cambria Math"/>
                <w:lang w:val="hy-AM"/>
              </w:rPr>
              <m:t>c</m:t>
            </m:r>
          </m:e>
          <m:sub>
            <m:r>
              <w:rPr>
                <w:rFonts w:ascii="Cambria Math" w:hAnsi="Cambria Math"/>
                <w:lang w:val="hy-AM"/>
              </w:rPr>
              <m:t>i</m:t>
            </m:r>
          </m:sub>
        </m:sSub>
      </m:oMath>
      <w:r w:rsidR="00BE0043" w:rsidRPr="00AC7B78">
        <w:rPr>
          <w:rFonts w:ascii="Sylfaen" w:hAnsi="Sylfaen"/>
          <w:lang w:val="hy-AM"/>
        </w:rPr>
        <w:t xml:space="preserve"> բջջի նոր կոորդինատների վրա՝ ստանալով </w:t>
      </w:r>
      <m:oMath>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HPWL</m:t>
            </m:r>
          </m:e>
          <m:sub>
            <m:r>
              <w:rPr>
                <w:rFonts w:ascii="Cambria Math" w:hAnsi="Cambria Math"/>
                <w:lang w:val="hy-AM"/>
              </w:rPr>
              <m:t>new</m:t>
            </m:r>
          </m:sub>
        </m:sSub>
        <m:r>
          <w:rPr>
            <w:rFonts w:ascii="Cambria Math" w:hAnsi="Cambria Math"/>
            <w:lang w:val="hy-AM"/>
          </w:rPr>
          <m:t>(n)</m:t>
        </m:r>
      </m:oMath>
    </w:p>
    <w:p w14:paraId="2576DA9C" w14:textId="366AB9B3" w:rsidR="00BC0F14" w:rsidRPr="00AC7B78" w:rsidRDefault="00161C1C" w:rsidP="00AC7B78">
      <w:pPr>
        <w:pStyle w:val="ListParagraph"/>
        <w:numPr>
          <w:ilvl w:val="0"/>
          <w:numId w:val="47"/>
        </w:numPr>
        <w:spacing w:after="240" w:line="360" w:lineRule="auto"/>
        <w:jc w:val="both"/>
        <w:rPr>
          <w:rFonts w:ascii="Sylfaen" w:hAnsi="Sylfaen"/>
          <w:lang w:val="hy-AM"/>
        </w:rPr>
      </w:pPr>
      <w:r w:rsidRPr="00AC7B78">
        <w:rPr>
          <w:rFonts w:ascii="Sylfaen" w:hAnsi="Sylfaen"/>
          <w:lang w:val="hy-AM"/>
        </w:rPr>
        <w:t>Նոր արժեքը գումարվում է գլոբալ հաշվարկին.</w:t>
      </w:r>
    </w:p>
    <w:p w14:paraId="7E81D125" w14:textId="7E07170E" w:rsidR="00161C1C" w:rsidRPr="002123DA" w:rsidRDefault="00A00F9C" w:rsidP="003A2C2F">
      <w:pPr>
        <w:spacing w:after="240" w:line="360" w:lineRule="auto"/>
        <w:jc w:val="right"/>
        <w:rPr>
          <w:rFonts w:ascii="Sylfaen" w:hAnsi="Sylfaen"/>
          <w:lang w:val="hy-AM"/>
        </w:rPr>
      </w:pPr>
      <w:r w:rsidRPr="00123B9C">
        <w:rPr>
          <w:rFonts w:ascii="Sylfaen" w:hAnsi="Sylfaen"/>
          <w:lang w:val="hy-AM"/>
        </w:rPr>
        <w:t>TotalHPWL</w:t>
      </w:r>
      <w:r w:rsidRPr="00E162AC">
        <w:rPr>
          <w:rFonts w:ascii="Sylfaen" w:hAnsi="Sylfaen"/>
          <w:lang w:val="hy-AM"/>
        </w:rPr>
        <w:t xml:space="preserve"> + </w:t>
      </w:r>
      <w:r w:rsidRPr="00123B9C">
        <w:rPr>
          <w:rFonts w:ascii="Sylfaen" w:hAnsi="Sylfaen"/>
          <w:lang w:val="hy-AM"/>
        </w:rPr>
        <w:t>=</w:t>
      </w:r>
      <w:r w:rsidRPr="00E162AC">
        <w:rPr>
          <w:rFonts w:ascii="Sylfaen" w:hAnsi="Sylfaen"/>
          <w:lang w:val="hy-AM"/>
        </w:rPr>
        <w:t xml:space="preserve"> </w:t>
      </w:r>
      <m:oMath>
        <m:r>
          <w:rPr>
            <w:rFonts w:ascii="Cambria Math" w:hAnsi="Cambria Math"/>
            <w:lang w:val="hy-AM"/>
          </w:rPr>
          <m:t xml:space="preserve"> </m:t>
        </m:r>
        <m:sSub>
          <m:sSubPr>
            <m:ctrlPr>
              <w:rPr>
                <w:rFonts w:ascii="Cambria Math" w:hAnsi="Cambria Math"/>
                <w:i/>
                <w:lang w:val="hy-AM"/>
              </w:rPr>
            </m:ctrlPr>
          </m:sSubPr>
          <m:e>
            <m:r>
              <w:rPr>
                <w:rFonts w:ascii="Cambria Math" w:hAnsi="Cambria Math"/>
                <w:lang w:val="hy-AM"/>
              </w:rPr>
              <m:t>HPWL</m:t>
            </m:r>
          </m:e>
          <m:sub>
            <m:r>
              <w:rPr>
                <w:rFonts w:ascii="Cambria Math" w:hAnsi="Cambria Math"/>
                <w:lang w:val="hy-AM"/>
              </w:rPr>
              <m:t>new</m:t>
            </m:r>
          </m:sub>
        </m:sSub>
        <m:r>
          <w:rPr>
            <w:rFonts w:ascii="Cambria Math" w:hAnsi="Cambria Math"/>
            <w:lang w:val="hy-AM"/>
          </w:rPr>
          <m:t>(n)</m:t>
        </m:r>
      </m:oMath>
      <w:r w:rsidR="003A2C2F" w:rsidRPr="002123DA">
        <w:rPr>
          <w:rFonts w:ascii="Sylfaen" w:hAnsi="Sylfaen"/>
          <w:lang w:val="hy-AM"/>
        </w:rPr>
        <w:t xml:space="preserve">                                          (2.10)</w:t>
      </w:r>
    </w:p>
    <w:p w14:paraId="7D0720E8" w14:textId="6E538714" w:rsidR="00BD3809" w:rsidRDefault="00875039" w:rsidP="007E722F">
      <w:pPr>
        <w:spacing w:line="360" w:lineRule="auto"/>
        <w:ind w:firstLine="720"/>
        <w:jc w:val="both"/>
        <w:rPr>
          <w:rFonts w:ascii="Sylfaen" w:hAnsi="Sylfaen"/>
          <w:lang w:val="hy-AM"/>
        </w:rPr>
      </w:pPr>
      <w:r w:rsidRPr="00875039">
        <w:rPr>
          <w:rFonts w:ascii="Sylfaen" w:hAnsi="Sylfaen"/>
          <w:lang w:val="hy-AM"/>
        </w:rPr>
        <w:t xml:space="preserve">Այս մոդելի շնորհիվ, վերահաշվարկվող ցանցերի քանակը (նշանակենք որպես </w:t>
      </w:r>
      <m:oMath>
        <m:sSub>
          <m:sSubPr>
            <m:ctrlPr>
              <w:rPr>
                <w:rFonts w:ascii="Cambria Math" w:hAnsi="Cambria Math"/>
                <w:i/>
                <w:lang w:val="hy-AM"/>
              </w:rPr>
            </m:ctrlPr>
          </m:sSubPr>
          <m:e>
            <m:r>
              <w:rPr>
                <w:rFonts w:ascii="Cambria Math" w:hAnsi="Cambria Math"/>
                <w:lang w:val="hy-AM"/>
              </w:rPr>
              <m:t>K</m:t>
            </m:r>
          </m:e>
          <m:sub>
            <m:r>
              <w:rPr>
                <w:rFonts w:ascii="Cambria Math" w:hAnsi="Cambria Math"/>
                <w:lang w:val="hy-AM"/>
              </w:rPr>
              <m:t>bloks</m:t>
            </m:r>
          </m:sub>
        </m:sSub>
      </m:oMath>
      <w:r w:rsidR="00A55056" w:rsidRPr="004E38BE">
        <w:rPr>
          <w:rFonts w:ascii="Sylfaen" w:hAnsi="Sylfaen"/>
          <w:lang w:val="hy-AM"/>
        </w:rPr>
        <w:t>)</w:t>
      </w:r>
      <w:r w:rsidR="004E38BE" w:rsidRPr="004E38BE">
        <w:rPr>
          <w:rFonts w:ascii="Sylfaen" w:hAnsi="Sylfaen"/>
          <w:lang w:val="hy-AM"/>
        </w:rPr>
        <w:t xml:space="preserve"> </w:t>
      </w:r>
      <w:r w:rsidR="005008F8" w:rsidRPr="005008F8">
        <w:rPr>
          <w:rFonts w:ascii="Sylfaen" w:hAnsi="Sylfaen"/>
          <w:lang w:val="hy-AM"/>
        </w:rPr>
        <w:t xml:space="preserve">սահմանափակվում է դիզայնի ֆիզիկական </w:t>
      </w:r>
      <w:r w:rsidR="00135EDC">
        <w:rPr>
          <w:rFonts w:ascii="Sylfaen" w:hAnsi="Sylfaen"/>
          <w:lang w:val="hy-AM"/>
        </w:rPr>
        <w:t>կառուցվածքով</w:t>
      </w:r>
      <w:r w:rsidR="005008F8" w:rsidRPr="005008F8">
        <w:rPr>
          <w:rFonts w:ascii="Sylfaen" w:hAnsi="Sylfaen"/>
          <w:lang w:val="hy-AM"/>
        </w:rPr>
        <w:t>։ Ժամանակակից ստանդարտ բջիջների դիզայններում մեկ բջիջը միջինում միացված է ընդամենը 3-ից 5 ցանցի (</w:t>
      </w:r>
      <m:oMath>
        <m:sSub>
          <m:sSubPr>
            <m:ctrlPr>
              <w:rPr>
                <w:rFonts w:ascii="Cambria Math" w:hAnsi="Cambria Math"/>
                <w:i/>
                <w:lang w:val="hy-AM"/>
              </w:rPr>
            </m:ctrlPr>
          </m:sSubPr>
          <m:e>
            <m:r>
              <w:rPr>
                <w:rFonts w:ascii="Cambria Math" w:hAnsi="Cambria Math"/>
                <w:lang w:val="hy-AM"/>
              </w:rPr>
              <m:t>K</m:t>
            </m:r>
          </m:e>
          <m:sub>
            <m:r>
              <w:rPr>
                <w:rFonts w:ascii="Cambria Math" w:hAnsi="Cambria Math"/>
                <w:lang w:val="hy-AM"/>
              </w:rPr>
              <m:t>bloks</m:t>
            </m:r>
          </m:sub>
        </m:sSub>
        <m:r>
          <w:rPr>
            <w:rFonts w:ascii="Cambria Math" w:hAnsi="Cambria Math"/>
            <w:lang w:val="hy-AM"/>
          </w:rPr>
          <m:t xml:space="preserve"> ≈3÷5</m:t>
        </m:r>
      </m:oMath>
      <w:r w:rsidR="00CD31AA" w:rsidRPr="00CD31AA">
        <w:rPr>
          <w:rFonts w:ascii="Sylfaen" w:hAnsi="Sylfaen"/>
          <w:lang w:val="hy-AM"/>
        </w:rPr>
        <w:t xml:space="preserve"> </w:t>
      </w:r>
      <w:r w:rsidR="00012DD9" w:rsidRPr="00012DD9">
        <w:rPr>
          <w:rFonts w:ascii="Sylfaen" w:hAnsi="Sylfaen"/>
          <w:lang w:val="hy-AM"/>
        </w:rPr>
        <w:t>): Քանի որ</w:t>
      </w:r>
      <w:r w:rsidR="002F2459" w:rsidRPr="002F2459">
        <w:rPr>
          <w:rFonts w:ascii="Sylfaen" w:hAnsi="Sylfaen"/>
          <w:lang w:val="hy-AM"/>
        </w:rPr>
        <w:t xml:space="preserve"> </w:t>
      </w:r>
      <m:oMath>
        <m:sSub>
          <m:sSubPr>
            <m:ctrlPr>
              <w:rPr>
                <w:rFonts w:ascii="Cambria Math" w:hAnsi="Cambria Math"/>
                <w:i/>
                <w:lang w:val="hy-AM"/>
              </w:rPr>
            </m:ctrlPr>
          </m:sSubPr>
          <m:e>
            <m:r>
              <w:rPr>
                <w:rFonts w:ascii="Cambria Math" w:hAnsi="Cambria Math"/>
                <w:lang w:val="hy-AM"/>
              </w:rPr>
              <m:t>K</m:t>
            </m:r>
          </m:e>
          <m:sub>
            <m:r>
              <w:rPr>
                <w:rFonts w:ascii="Cambria Math" w:hAnsi="Cambria Math"/>
                <w:lang w:val="hy-AM"/>
              </w:rPr>
              <m:t>bloks</m:t>
            </m:r>
          </m:sub>
        </m:sSub>
      </m:oMath>
      <w:r w:rsidR="002F2459" w:rsidRPr="002F2459">
        <w:rPr>
          <w:rFonts w:ascii="Sylfaen" w:hAnsi="Sylfaen"/>
          <w:lang w:val="hy-AM"/>
        </w:rPr>
        <w:t xml:space="preserve">-ը մաթեմատիկական հաստատունի կարգի փոքր մեծություն է և ընդհանրապես կախված չէ միկրոսխեմայի ցանցերի ընդհանուր M քանակից, </w:t>
      </w:r>
      <w:r w:rsidR="004E38BE">
        <w:rPr>
          <w:rFonts w:ascii="Sylfaen" w:hAnsi="Sylfaen"/>
          <w:lang w:val="hy-AM"/>
        </w:rPr>
        <w:t>ԼԵԿԳ</w:t>
      </w:r>
      <w:r w:rsidR="002F2459" w:rsidRPr="002F2459">
        <w:rPr>
          <w:rFonts w:ascii="Sylfaen" w:hAnsi="Sylfaen"/>
          <w:lang w:val="hy-AM"/>
        </w:rPr>
        <w:t>-ի վերահաշվարկի ժամանակային բարդությունը արմատապես իջնում է գլոբալ O(M×K)-ից մինչև</w:t>
      </w:r>
      <w:r w:rsidR="00935561">
        <w:rPr>
          <w:rFonts w:ascii="Sylfaen" w:hAnsi="Sylfaen"/>
          <w:lang w:val="hy-AM"/>
        </w:rPr>
        <w:t xml:space="preserve"> լ</w:t>
      </w:r>
      <w:r w:rsidR="002F2459" w:rsidRPr="002F2459">
        <w:rPr>
          <w:rFonts w:ascii="Sylfaen" w:hAnsi="Sylfaen"/>
          <w:lang w:val="hy-AM"/>
        </w:rPr>
        <w:t>ոկալ O(K) բարդության: Օրինակ, 10,000 ցանց ունեցող դիզայնում այս նորարարությունը ապահովում է մոտ 2000-ից 3000 անգամ արագացում յուրաքանչյուր իտերացիայի ժամանակ:</w:t>
      </w:r>
    </w:p>
    <w:p w14:paraId="5F651F3E" w14:textId="4CAA7208" w:rsidR="00BD3809" w:rsidRPr="00533DC8" w:rsidRDefault="00BD3809" w:rsidP="004E7D59">
      <w:pPr>
        <w:pStyle w:val="Heading3"/>
        <w:spacing w:line="360" w:lineRule="auto"/>
        <w:jc w:val="center"/>
        <w:rPr>
          <w:b/>
          <w:bCs/>
          <w:lang w:val="hy-AM"/>
        </w:rPr>
      </w:pPr>
      <w:bookmarkStart w:id="43" w:name="_Toc227687652"/>
      <w:r w:rsidRPr="00533DC8">
        <w:rPr>
          <w:b/>
          <w:bCs/>
          <w:lang w:val="hy-AM"/>
        </w:rPr>
        <w:t>2.3.5. Քայլերի հետարկման ապահովումը և սխալների կուտակումից խուսափելու տեսությունը</w:t>
      </w:r>
      <w:bookmarkEnd w:id="43"/>
    </w:p>
    <w:p w14:paraId="0D77E1F7" w14:textId="00BE59E6" w:rsidR="00E0007B" w:rsidRPr="00E0007B" w:rsidRDefault="008E72BF" w:rsidP="007E722F">
      <w:pPr>
        <w:spacing w:before="240" w:line="360" w:lineRule="auto"/>
        <w:ind w:firstLine="720"/>
        <w:jc w:val="both"/>
        <w:rPr>
          <w:rFonts w:ascii="Sylfaen" w:hAnsi="Sylfaen"/>
          <w:lang w:val="hy-AM"/>
        </w:rPr>
      </w:pPr>
      <w:r>
        <w:rPr>
          <w:rFonts w:ascii="Sylfaen" w:hAnsi="Sylfaen"/>
          <w:lang w:val="hy-AM"/>
        </w:rPr>
        <w:t>Մասնակի</w:t>
      </w:r>
      <w:r w:rsidR="00E0007B" w:rsidRPr="00E0007B">
        <w:rPr>
          <w:rFonts w:ascii="Sylfaen" w:hAnsi="Sylfaen"/>
          <w:lang w:val="hy-AM"/>
        </w:rPr>
        <w:t xml:space="preserve"> հաշվարկման ճարտարապետության ներդրումը ծնում է նոր, թաքնված մաթեմատիկական վտանգ, որը վերաբերում է ալգորիթմի </w:t>
      </w:r>
      <w:r>
        <w:rPr>
          <w:rFonts w:ascii="Sylfaen" w:hAnsi="Sylfaen"/>
          <w:lang w:val="hy-AM"/>
        </w:rPr>
        <w:t>հավանականային</w:t>
      </w:r>
      <w:r w:rsidR="00E0007B" w:rsidRPr="00E0007B">
        <w:rPr>
          <w:rFonts w:ascii="Sylfaen" w:hAnsi="Sylfaen"/>
          <w:lang w:val="hy-AM"/>
        </w:rPr>
        <w:t xml:space="preserve"> բնույթին։ </w:t>
      </w:r>
      <w:r w:rsidR="00193B9B">
        <w:rPr>
          <w:rFonts w:ascii="Sylfaen" w:hAnsi="Sylfaen"/>
          <w:lang w:val="hy-AM"/>
        </w:rPr>
        <w:t>Թրծման նմանակումը</w:t>
      </w:r>
      <w:r w:rsidR="00E0007B" w:rsidRPr="00E0007B">
        <w:rPr>
          <w:rFonts w:ascii="Sylfaen" w:hAnsi="Sylfaen"/>
          <w:lang w:val="hy-AM"/>
        </w:rPr>
        <w:t xml:space="preserve"> ենթադրում է, որ գեներացված նոր վիճակների զգալի մասը կարող է մերժվել (կախված Բոլցմանի հավանականությունից): Մերժման դեպքում ալգորիթմը պարտավոր է հետարկել </w:t>
      </w:r>
      <w:r w:rsidR="00E0007B" w:rsidRPr="00E0007B">
        <w:rPr>
          <w:rFonts w:ascii="Sylfaen" w:hAnsi="Sylfaen"/>
          <w:lang w:val="hy-AM"/>
        </w:rPr>
        <w:lastRenderedPageBreak/>
        <w:t xml:space="preserve">վերջին տեղաշարժը և վերականգնել համակարգի նախկին վիճակն ու ճշգրիտ </w:t>
      </w:r>
      <w:r w:rsidR="00193B9B">
        <w:rPr>
          <w:rFonts w:ascii="Sylfaen" w:hAnsi="Sylfaen"/>
          <w:lang w:val="hy-AM"/>
        </w:rPr>
        <w:t>ԼԵԿԳ-ի</w:t>
      </w:r>
      <w:r w:rsidR="00E0007B" w:rsidRPr="00E0007B">
        <w:rPr>
          <w:rFonts w:ascii="Sylfaen" w:hAnsi="Sylfaen"/>
          <w:lang w:val="hy-AM"/>
        </w:rPr>
        <w:t xml:space="preserve"> արժեքը:</w:t>
      </w:r>
    </w:p>
    <w:p w14:paraId="4B2479D3" w14:textId="4A299EAE" w:rsidR="00E0007B" w:rsidRPr="00E0007B" w:rsidRDefault="00E0007B" w:rsidP="007E722F">
      <w:pPr>
        <w:spacing w:line="360" w:lineRule="auto"/>
        <w:ind w:firstLine="720"/>
        <w:jc w:val="both"/>
        <w:rPr>
          <w:rFonts w:ascii="Sylfaen" w:hAnsi="Sylfaen"/>
          <w:lang w:val="hy-AM"/>
        </w:rPr>
      </w:pPr>
      <w:r w:rsidRPr="00E0007B">
        <w:rPr>
          <w:rFonts w:ascii="Sylfaen" w:hAnsi="Sylfaen"/>
          <w:lang w:val="hy-AM"/>
        </w:rPr>
        <w:t>Համակարգչային մաթեմատիկայում</w:t>
      </w:r>
      <w:r w:rsidR="00193B9B">
        <w:rPr>
          <w:rFonts w:ascii="Sylfaen" w:hAnsi="Sylfaen"/>
          <w:lang w:val="hy-AM"/>
        </w:rPr>
        <w:t xml:space="preserve"> </w:t>
      </w:r>
      <w:r w:rsidRPr="00E0007B">
        <w:rPr>
          <w:rFonts w:ascii="Sylfaen" w:hAnsi="Sylfaen"/>
          <w:lang w:val="hy-AM"/>
        </w:rPr>
        <w:t>միլիոնավոր գումարման և հանման գործողությունների</w:t>
      </w:r>
      <w:r w:rsidR="00193B9B">
        <w:rPr>
          <w:rFonts w:ascii="Sylfaen" w:hAnsi="Sylfaen"/>
          <w:lang w:val="hy-AM"/>
        </w:rPr>
        <w:t xml:space="preserve"> </w:t>
      </w:r>
      <w:r w:rsidRPr="00E0007B">
        <w:rPr>
          <w:rFonts w:ascii="Sylfaen" w:hAnsi="Sylfaen"/>
          <w:lang w:val="hy-AM"/>
        </w:rPr>
        <w:t xml:space="preserve">հաջորդականությունը անխուսափելիորեն առաջացնում է կլորացման և սխալանքների կուտակման երևույթ: Եթե հետարկման </w:t>
      </w:r>
      <w:r w:rsidR="00C71D2F">
        <w:rPr>
          <w:rFonts w:ascii="Sylfaen" w:hAnsi="Sylfaen"/>
          <w:lang w:val="hy-AM"/>
        </w:rPr>
        <w:t>մեխանիզմը</w:t>
      </w:r>
      <w:r w:rsidRPr="00E0007B">
        <w:rPr>
          <w:rFonts w:ascii="Sylfaen" w:hAnsi="Sylfaen"/>
          <w:lang w:val="hy-AM"/>
        </w:rPr>
        <w:t xml:space="preserve"> պարզապես փորձեր հանել «վատ» տեղաշարժի դելտան, հարյուր հազարավոր իտերացիաներից հետո </w:t>
      </w:r>
      <w:r w:rsidR="00B522BA">
        <w:rPr>
          <w:rFonts w:ascii="Sylfaen" w:hAnsi="Sylfaen"/>
          <w:lang w:val="hy-AM"/>
        </w:rPr>
        <w:t>պահպանված</w:t>
      </w:r>
      <w:r w:rsidRPr="00E0007B">
        <w:rPr>
          <w:rFonts w:ascii="Sylfaen" w:hAnsi="Sylfaen"/>
          <w:lang w:val="hy-AM"/>
        </w:rPr>
        <w:t xml:space="preserve"> (գլոբալ) </w:t>
      </w:r>
      <w:r w:rsidR="00193B9B">
        <w:rPr>
          <w:rFonts w:ascii="Sylfaen" w:hAnsi="Sylfaen"/>
          <w:lang w:val="hy-AM"/>
        </w:rPr>
        <w:t>ԼԵԿԳ</w:t>
      </w:r>
      <w:r w:rsidRPr="00E0007B">
        <w:rPr>
          <w:rFonts w:ascii="Sylfaen" w:hAnsi="Sylfaen"/>
          <w:lang w:val="hy-AM"/>
        </w:rPr>
        <w:t>-ի արժեքը կշեղվեր դիզայնի իրական ֆիզիկական երկրաչափությունից, ինչը կհանգեցներ օպտիմալացման ալգորիթմի ամբողջական կուրացման:</w:t>
      </w:r>
    </w:p>
    <w:p w14:paraId="4AA11631" w14:textId="7A18E799" w:rsidR="00E91A2B" w:rsidRPr="00E91A2B" w:rsidRDefault="00E0007B" w:rsidP="007E722F">
      <w:pPr>
        <w:spacing w:line="360" w:lineRule="auto"/>
        <w:ind w:firstLine="720"/>
        <w:jc w:val="both"/>
        <w:rPr>
          <w:rFonts w:ascii="Sylfaen" w:hAnsi="Sylfaen"/>
          <w:lang w:val="hy-AM"/>
        </w:rPr>
      </w:pPr>
      <w:r w:rsidRPr="00E0007B">
        <w:rPr>
          <w:rFonts w:ascii="Sylfaen" w:hAnsi="Sylfaen"/>
          <w:lang w:val="hy-AM"/>
        </w:rPr>
        <w:t xml:space="preserve">Սույն համակարգում այս խնդիրը լուծվել է </w:t>
      </w:r>
      <w:r w:rsidR="00C425D3">
        <w:rPr>
          <w:rFonts w:ascii="Sylfaen" w:hAnsi="Sylfaen"/>
          <w:lang w:val="hy-AM"/>
        </w:rPr>
        <w:t>ինքնավերականգնվող</w:t>
      </w:r>
      <w:r w:rsidRPr="00E0007B">
        <w:rPr>
          <w:rFonts w:ascii="Sylfaen" w:hAnsi="Sylfaen"/>
          <w:lang w:val="hy-AM"/>
        </w:rPr>
        <w:t xml:space="preserve"> հետարկման </w:t>
      </w:r>
      <w:r w:rsidR="006E632B">
        <w:rPr>
          <w:rFonts w:ascii="Sylfaen" w:hAnsi="Sylfaen"/>
          <w:lang w:val="hy-AM"/>
        </w:rPr>
        <w:t>մեխանիզմի</w:t>
      </w:r>
      <w:r w:rsidRPr="00E0007B">
        <w:rPr>
          <w:rFonts w:ascii="Sylfaen" w:hAnsi="Sylfaen"/>
          <w:lang w:val="hy-AM"/>
        </w:rPr>
        <w:t xml:space="preserve"> մշակմամբ: Երբ ալգորիթմը մերժում է քայլը, այն ֆիզիկապես վերադարձնում է</w:t>
      </w:r>
      <w:r w:rsidR="00DC2E9F" w:rsidRPr="00DC2E9F">
        <w:rPr>
          <w:rFonts w:ascii="Sylfaen" w:hAnsi="Sylfaen"/>
          <w:lang w:val="hy-AM"/>
        </w:rPr>
        <w:t xml:space="preserve"> </w:t>
      </w:r>
      <m:oMath>
        <m:sSub>
          <m:sSubPr>
            <m:ctrlPr>
              <w:rPr>
                <w:rFonts w:ascii="Cambria Math" w:hAnsi="Cambria Math"/>
                <w:i/>
              </w:rPr>
            </m:ctrlPr>
          </m:sSubPr>
          <m:e>
            <m:r>
              <w:rPr>
                <w:rFonts w:ascii="Cambria Math" w:hAnsi="Cambria Math"/>
                <w:lang w:val="hy-AM"/>
              </w:rPr>
              <m:t>c</m:t>
            </m:r>
          </m:e>
          <m:sub>
            <m:r>
              <w:rPr>
                <w:rFonts w:ascii="Cambria Math" w:hAnsi="Cambria Math"/>
                <w:lang w:val="hy-AM"/>
              </w:rPr>
              <m:t>i</m:t>
            </m:r>
          </m:sub>
        </m:sSub>
      </m:oMath>
      <w:r w:rsidR="00E91A2B" w:rsidRPr="00E91A2B">
        <w:rPr>
          <w:rFonts w:ascii="Sylfaen" w:hAnsi="Sylfaen"/>
          <w:lang w:val="hy-AM"/>
        </w:rPr>
        <w:t xml:space="preserve"> բջիջը իր նախկին կոորդինատին, որից հետո </w:t>
      </w:r>
      <w:r w:rsidR="00332B38">
        <w:rPr>
          <w:rFonts w:ascii="Sylfaen" w:hAnsi="Sylfaen"/>
          <w:lang w:val="hy-AM"/>
        </w:rPr>
        <w:t>նորից</w:t>
      </w:r>
      <w:r w:rsidR="00E91A2B" w:rsidRPr="00E91A2B">
        <w:rPr>
          <w:rFonts w:ascii="Sylfaen" w:hAnsi="Sylfaen"/>
          <w:lang w:val="hy-AM"/>
        </w:rPr>
        <w:t xml:space="preserve"> կանչում է նույն ինկրեմենտալ O(K)  ալգորիթմը: Այսինքն, համակարգը ոչ թե պահպանում և հանում է մաթեմատիկական տարբերությունը, այլ նորից ֆիզիկապես վերահաշվարկում է միայն այդ ազդեցության ենթարկված 3-ից 5 ցանցերի իրական </w:t>
      </w:r>
      <w:r w:rsidR="000272ED">
        <w:rPr>
          <w:rFonts w:ascii="Sylfaen" w:hAnsi="Sylfaen"/>
          <w:lang w:val="hy-AM"/>
        </w:rPr>
        <w:t>պարփակող ուղղանկյուններ</w:t>
      </w:r>
      <w:r w:rsidR="00026927">
        <w:rPr>
          <w:rFonts w:ascii="Sylfaen" w:hAnsi="Sylfaen"/>
          <w:lang w:val="hy-AM"/>
        </w:rPr>
        <w:t>ը</w:t>
      </w:r>
      <w:r w:rsidR="00E91A2B" w:rsidRPr="00E91A2B">
        <w:rPr>
          <w:rFonts w:ascii="Sylfaen" w:hAnsi="Sylfaen"/>
          <w:lang w:val="hy-AM"/>
        </w:rPr>
        <w:t xml:space="preserve"> և թարմացնում գլոբալ գումարը: Սա 100%-ով վերացնում է </w:t>
      </w:r>
      <w:r w:rsidR="00A62E3A">
        <w:rPr>
          <w:rFonts w:ascii="Sylfaen" w:hAnsi="Sylfaen"/>
          <w:lang w:val="hy-AM"/>
        </w:rPr>
        <w:t>սահող ստորակետ</w:t>
      </w:r>
      <w:r w:rsidR="00D641DE">
        <w:rPr>
          <w:rFonts w:ascii="Sylfaen" w:hAnsi="Sylfaen"/>
          <w:lang w:val="hy-AM"/>
        </w:rPr>
        <w:t>ի</w:t>
      </w:r>
      <w:r w:rsidR="00E91A2B" w:rsidRPr="00E91A2B">
        <w:rPr>
          <w:rFonts w:ascii="Sylfaen" w:hAnsi="Sylfaen"/>
          <w:lang w:val="hy-AM"/>
        </w:rPr>
        <w:t xml:space="preserve"> սխալների կուտակումը և տեսականորեն երաշխավորում է, որ ամբողջ գործընթացի ընթացքում քեշավորված արժեքը բացարձակապես նույնական է գլոբալ O(M×K) հաշվարկի արդյունքին:</w:t>
      </w:r>
    </w:p>
    <w:p w14:paraId="73A5AA40" w14:textId="1A61AFD0" w:rsidR="00212AE1" w:rsidRPr="004E7D59" w:rsidRDefault="00E91A2B" w:rsidP="004E7D59">
      <w:pPr>
        <w:pStyle w:val="Heading3"/>
        <w:spacing w:line="360" w:lineRule="auto"/>
        <w:jc w:val="center"/>
        <w:rPr>
          <w:b/>
          <w:bCs/>
          <w:lang w:val="hy-AM"/>
        </w:rPr>
      </w:pPr>
      <w:bookmarkStart w:id="44" w:name="_Toc227687653"/>
      <w:r w:rsidRPr="00533DC8">
        <w:rPr>
          <w:b/>
          <w:bCs/>
          <w:lang w:val="hy-AM"/>
        </w:rPr>
        <w:t>2.3.6. Եզրակացություն</w:t>
      </w:r>
      <w:bookmarkEnd w:id="44"/>
    </w:p>
    <w:p w14:paraId="0DE9D480" w14:textId="77777777" w:rsidR="00DB7563" w:rsidRDefault="00212AE1" w:rsidP="007E722F">
      <w:pPr>
        <w:spacing w:line="360" w:lineRule="auto"/>
        <w:ind w:firstLine="720"/>
        <w:jc w:val="both"/>
        <w:rPr>
          <w:rFonts w:ascii="Sylfaen" w:hAnsi="Sylfaen"/>
          <w:lang w:val="hy-AM"/>
        </w:rPr>
      </w:pPr>
      <w:r w:rsidRPr="00C96632">
        <w:rPr>
          <w:rFonts w:ascii="Sylfaen" w:hAnsi="Sylfaen"/>
          <w:lang w:val="hy-AM"/>
        </w:rPr>
        <w:t xml:space="preserve">Ամփոփելով հաշվողական բարդության նվազեցման մոդելները՝ կարող ենք պնդել, որ </w:t>
      </w:r>
      <w:r w:rsidR="00C96632">
        <w:rPr>
          <w:rFonts w:ascii="Sylfaen" w:hAnsi="Sylfaen"/>
          <w:lang w:val="hy-AM"/>
        </w:rPr>
        <w:t>Թրծման նմանակման</w:t>
      </w:r>
      <w:r w:rsidRPr="00C96632">
        <w:rPr>
          <w:rFonts w:ascii="Sylfaen" w:hAnsi="Sylfaen"/>
          <w:lang w:val="hy-AM"/>
        </w:rPr>
        <w:t xml:space="preserve"> հիմնական թերությունը՝ արագագործության էքսպոնենցիալ կորուստը, հաջողությամբ հաղթահարվել է նորարարական ալգորիթմական ճարտարապետությունների միջոցով: </w:t>
      </w:r>
      <w:r w:rsidRPr="00D641DE">
        <w:rPr>
          <w:rFonts w:ascii="Sylfaen" w:hAnsi="Sylfaen"/>
          <w:lang w:val="hy-AM"/>
        </w:rPr>
        <w:t>Տարածական ցանցի</w:t>
      </w:r>
      <w:r w:rsidRPr="00C96632">
        <w:rPr>
          <w:rFonts w:ascii="Sylfaen" w:hAnsi="Sylfaen"/>
          <w:lang w:val="hy-AM"/>
        </w:rPr>
        <w:t xml:space="preserve"> և </w:t>
      </w:r>
      <w:r w:rsidR="00D641DE">
        <w:rPr>
          <w:rFonts w:ascii="Sylfaen" w:hAnsi="Sylfaen"/>
          <w:lang w:val="hy-AM"/>
        </w:rPr>
        <w:t>անհամաչափ</w:t>
      </w:r>
      <w:r w:rsidRPr="00C96632">
        <w:rPr>
          <w:rFonts w:ascii="Sylfaen" w:hAnsi="Sylfaen"/>
          <w:lang w:val="hy-AM"/>
        </w:rPr>
        <w:t xml:space="preserve"> 3x3 հարևանության զտման կիրառումը ֆիզիկական վերածածկումների </w:t>
      </w:r>
      <m:oMath>
        <m:r>
          <w:rPr>
            <w:rFonts w:ascii="Cambria Math" w:hAnsi="Cambria Math"/>
            <w:lang w:val="hy-AM"/>
          </w:rPr>
          <m:t>O(</m:t>
        </m:r>
        <m:sSup>
          <m:sSupPr>
            <m:ctrlPr>
              <w:rPr>
                <w:rFonts w:ascii="Cambria Math" w:hAnsi="Cambria Math"/>
                <w:i/>
                <w:lang w:val="hy-AM"/>
              </w:rPr>
            </m:ctrlPr>
          </m:sSupPr>
          <m:e>
            <m:r>
              <w:rPr>
                <w:rFonts w:ascii="Cambria Math" w:hAnsi="Cambria Math"/>
                <w:lang w:val="hy-AM"/>
              </w:rPr>
              <m:t>N</m:t>
            </m:r>
          </m:e>
          <m:sup>
            <m:r>
              <w:rPr>
                <w:rFonts w:ascii="Cambria Math" w:hAnsi="Cambria Math"/>
                <w:lang w:val="hy-AM"/>
              </w:rPr>
              <m:t>2</m:t>
            </m:r>
          </m:sup>
        </m:sSup>
        <m:r>
          <w:rPr>
            <w:rFonts w:ascii="Cambria Math" w:hAnsi="Cambria Math"/>
            <w:lang w:val="hy-AM"/>
          </w:rPr>
          <m:t>)</m:t>
        </m:r>
      </m:oMath>
      <w:r w:rsidR="0025608F">
        <w:rPr>
          <w:rFonts w:ascii="Sylfaen" w:hAnsi="Sylfaen"/>
          <w:lang w:val="hy-AM"/>
        </w:rPr>
        <w:t xml:space="preserve"> </w:t>
      </w:r>
      <w:r w:rsidRPr="00C96632">
        <w:rPr>
          <w:rFonts w:ascii="Sylfaen" w:hAnsi="Sylfaen"/>
          <w:lang w:val="hy-AM"/>
        </w:rPr>
        <w:t xml:space="preserve">բարդությամբ ստուգումը վերածել է ամորտիզացված O(1) գործողության: Միաժամանակ, երկկողմանի քարտեզագրման և </w:t>
      </w:r>
      <w:r w:rsidR="00D641DE" w:rsidRPr="00F31B54">
        <w:rPr>
          <w:rFonts w:ascii="Sylfaen" w:hAnsi="Sylfaen"/>
          <w:lang w:val="hy-AM"/>
        </w:rPr>
        <w:t>ինքնավերականգնվող</w:t>
      </w:r>
      <w:r w:rsidRPr="00F31B54">
        <w:rPr>
          <w:rFonts w:ascii="Sylfaen" w:hAnsi="Sylfaen"/>
          <w:lang w:val="hy-AM"/>
        </w:rPr>
        <w:t xml:space="preserve"> հետարկման</w:t>
      </w:r>
      <w:r w:rsidRPr="00C96632">
        <w:rPr>
          <w:rFonts w:ascii="Sylfaen" w:hAnsi="Sylfaen"/>
          <w:lang w:val="hy-AM"/>
        </w:rPr>
        <w:t xml:space="preserve"> </w:t>
      </w:r>
      <w:r w:rsidR="00F31B54">
        <w:rPr>
          <w:rFonts w:ascii="Sylfaen" w:hAnsi="Sylfaen"/>
          <w:lang w:val="hy-AM"/>
        </w:rPr>
        <w:t>մեխանիզմի</w:t>
      </w:r>
      <w:r w:rsidRPr="00C96632">
        <w:rPr>
          <w:rFonts w:ascii="Sylfaen" w:hAnsi="Sylfaen"/>
          <w:lang w:val="hy-AM"/>
        </w:rPr>
        <w:t xml:space="preserve"> միջոցով նպատակային ֆունկցիայի (</w:t>
      </w:r>
      <w:r w:rsidR="0025608F">
        <w:rPr>
          <w:rFonts w:ascii="Sylfaen" w:hAnsi="Sylfaen"/>
          <w:lang w:val="hy-AM"/>
        </w:rPr>
        <w:t>ԼԵԿԳ</w:t>
      </w:r>
      <w:r w:rsidRPr="00C96632">
        <w:rPr>
          <w:rFonts w:ascii="Sylfaen" w:hAnsi="Sylfaen"/>
          <w:lang w:val="hy-AM"/>
        </w:rPr>
        <w:t>) գլոբալ վերահաշվարկի (M×K)</w:t>
      </w:r>
      <w:r w:rsidR="001A72A7" w:rsidRPr="00C96632">
        <w:rPr>
          <w:rFonts w:ascii="Sylfaen" w:hAnsi="Sylfaen"/>
          <w:lang w:val="hy-AM"/>
        </w:rPr>
        <w:t xml:space="preserve"> </w:t>
      </w:r>
      <w:r w:rsidRPr="00C96632">
        <w:rPr>
          <w:rFonts w:ascii="Sylfaen" w:hAnsi="Sylfaen"/>
          <w:lang w:val="hy-AM"/>
        </w:rPr>
        <w:t xml:space="preserve">պահանջը կրճատվել է մինչև լոկալ O(K) բարդություն: </w:t>
      </w:r>
    </w:p>
    <w:p w14:paraId="6604A484" w14:textId="5416E8B2" w:rsidR="008B6A11" w:rsidRPr="00533DC8" w:rsidRDefault="008B6A11" w:rsidP="00893889">
      <w:pPr>
        <w:pStyle w:val="Heading2"/>
        <w:rPr>
          <w:b/>
          <w:bCs/>
          <w:lang w:val="hy-AM"/>
        </w:rPr>
      </w:pPr>
      <w:bookmarkStart w:id="45" w:name="_Toc227687654"/>
      <w:r w:rsidRPr="00533DC8">
        <w:rPr>
          <w:b/>
          <w:bCs/>
          <w:lang w:val="hy-AM"/>
        </w:rPr>
        <w:lastRenderedPageBreak/>
        <w:t xml:space="preserve">2.4. </w:t>
      </w:r>
      <w:r w:rsidR="0069406F" w:rsidRPr="00533DC8">
        <w:rPr>
          <w:b/>
          <w:bCs/>
          <w:lang w:val="hy-AM"/>
        </w:rPr>
        <w:t>Կանոնակարգման</w:t>
      </w:r>
      <w:r w:rsidRPr="00533DC8">
        <w:rPr>
          <w:b/>
          <w:bCs/>
          <w:lang w:val="hy-AM"/>
        </w:rPr>
        <w:t xml:space="preserve"> </w:t>
      </w:r>
      <w:r w:rsidR="00533DC8">
        <w:rPr>
          <w:b/>
          <w:bCs/>
          <w:lang w:val="hy-AM"/>
        </w:rPr>
        <w:t>և</w:t>
      </w:r>
      <w:r w:rsidRPr="00533DC8">
        <w:rPr>
          <w:b/>
          <w:bCs/>
          <w:lang w:val="hy-AM"/>
        </w:rPr>
        <w:t xml:space="preserve"> </w:t>
      </w:r>
      <w:r w:rsidR="00533DC8">
        <w:rPr>
          <w:b/>
          <w:bCs/>
          <w:lang w:val="hy-AM"/>
        </w:rPr>
        <w:t>տեխնոլոգիական</w:t>
      </w:r>
      <w:r w:rsidRPr="00533DC8">
        <w:rPr>
          <w:b/>
          <w:bCs/>
          <w:lang w:val="hy-AM"/>
        </w:rPr>
        <w:t xml:space="preserve"> </w:t>
      </w:r>
      <w:r w:rsidR="00533DC8">
        <w:rPr>
          <w:b/>
          <w:bCs/>
          <w:lang w:val="hy-AM"/>
        </w:rPr>
        <w:t>համապատասխանելիության</w:t>
      </w:r>
      <w:r w:rsidRPr="00533DC8">
        <w:rPr>
          <w:b/>
          <w:bCs/>
          <w:lang w:val="hy-AM"/>
        </w:rPr>
        <w:t xml:space="preserve"> </w:t>
      </w:r>
      <w:r w:rsidR="00533DC8">
        <w:rPr>
          <w:b/>
          <w:bCs/>
          <w:lang w:val="hy-AM"/>
        </w:rPr>
        <w:t>ապահովումը</w:t>
      </w:r>
      <w:bookmarkEnd w:id="45"/>
    </w:p>
    <w:p w14:paraId="68E701ED" w14:textId="34150A04" w:rsidR="00A66E3C" w:rsidRPr="00533DC8" w:rsidRDefault="00A66E3C" w:rsidP="00597311">
      <w:pPr>
        <w:pStyle w:val="Heading3"/>
        <w:spacing w:line="360" w:lineRule="auto"/>
        <w:jc w:val="center"/>
        <w:rPr>
          <w:b/>
          <w:bCs/>
          <w:lang w:val="hy-AM"/>
        </w:rPr>
      </w:pPr>
      <w:bookmarkStart w:id="46" w:name="_Toc227687655"/>
      <w:r w:rsidRPr="00533DC8">
        <w:rPr>
          <w:b/>
          <w:bCs/>
          <w:lang w:val="hy-AM"/>
        </w:rPr>
        <w:t>2.4.1. Ներածություն</w:t>
      </w:r>
      <w:bookmarkEnd w:id="46"/>
    </w:p>
    <w:p w14:paraId="3485A89C" w14:textId="07EA9689" w:rsidR="009D06E9" w:rsidRDefault="009D06E9" w:rsidP="007E722F">
      <w:pPr>
        <w:spacing w:line="360" w:lineRule="auto"/>
        <w:ind w:firstLine="720"/>
        <w:jc w:val="both"/>
        <w:rPr>
          <w:rFonts w:ascii="Sylfaen" w:hAnsi="Sylfaen"/>
          <w:lang w:val="hy-AM"/>
        </w:rPr>
      </w:pPr>
      <w:r w:rsidRPr="009D06E9">
        <w:rPr>
          <w:rFonts w:ascii="Sylfaen" w:hAnsi="Sylfaen"/>
          <w:lang w:val="hy-AM"/>
        </w:rPr>
        <w:t xml:space="preserve">Գլոբալ տեղաբաշխման </w:t>
      </w:r>
      <w:r w:rsidR="0069406F">
        <w:rPr>
          <w:rFonts w:ascii="Sylfaen" w:hAnsi="Sylfaen"/>
          <w:lang w:val="hy-AM"/>
        </w:rPr>
        <w:t>հավանականային</w:t>
      </w:r>
      <w:r w:rsidRPr="009D06E9">
        <w:rPr>
          <w:rFonts w:ascii="Sylfaen" w:hAnsi="Sylfaen"/>
          <w:lang w:val="hy-AM"/>
        </w:rPr>
        <w:t xml:space="preserve"> ալգորիթմների գործունեության արդյունքում համակարգը հասնում է բարձրորակ նպատակային </w:t>
      </w:r>
      <w:r w:rsidR="00A70EB2">
        <w:rPr>
          <w:rFonts w:ascii="Sylfaen" w:hAnsi="Sylfaen"/>
          <w:lang w:val="hy-AM"/>
        </w:rPr>
        <w:t>դասավորվածության</w:t>
      </w:r>
      <w:r w:rsidRPr="009D06E9">
        <w:rPr>
          <w:rFonts w:ascii="Sylfaen" w:hAnsi="Sylfaen"/>
          <w:lang w:val="hy-AM"/>
        </w:rPr>
        <w:t xml:space="preserve">, որտեղ լարերի ընդհանուր երկարությունը մինիմալացված է: Այնուամենայնիվ, այս փուլում ստացված տվյալների երկրաչափական ներկայացումը զուտ մաթեմատիկական է և անմիջականորեն պիտանի չէ ֆիզիկական (սիլիցիումային) արտադրության համար: Ինտեգրալ սխեմաների տեխնոլոգիական բազան պահանջում է, որպեսզի բջիջների կոորդինատները ենթարկվեն խիստ կանոնակարգման՝ բացառելով որևէ մակերեսային հատում կամ ցանցային շեղում: Սույն բաժնում քննարկվում են այն ալգորիթմական մոդելները (Ցանցային ամրացում, </w:t>
      </w:r>
      <w:bookmarkStart w:id="47" w:name="_Hlk227003731"/>
      <w:r w:rsidR="00F57CDC" w:rsidRPr="00F57CDC">
        <w:rPr>
          <w:rFonts w:ascii="Sylfaen" w:hAnsi="Sylfaen"/>
          <w:lang w:val="hy-AM"/>
        </w:rPr>
        <w:t>«ագահ»</w:t>
      </w:r>
      <w:r w:rsidRPr="009D06E9">
        <w:rPr>
          <w:rFonts w:ascii="Sylfaen" w:hAnsi="Sylfaen"/>
          <w:lang w:val="hy-AM"/>
        </w:rPr>
        <w:t xml:space="preserve"> </w:t>
      </w:r>
      <w:bookmarkEnd w:id="47"/>
      <w:r w:rsidR="00A47381">
        <w:rPr>
          <w:rFonts w:ascii="Sylfaen" w:hAnsi="Sylfaen"/>
          <w:lang w:val="hy-AM"/>
        </w:rPr>
        <w:t>տեղաբաշխում</w:t>
      </w:r>
      <w:r w:rsidRPr="009D06E9">
        <w:rPr>
          <w:rFonts w:ascii="Sylfaen" w:hAnsi="Sylfaen"/>
          <w:lang w:val="hy-AM"/>
        </w:rPr>
        <w:t xml:space="preserve"> և </w:t>
      </w:r>
      <w:r w:rsidR="00FE0B3D">
        <w:rPr>
          <w:rFonts w:ascii="Sylfaen" w:hAnsi="Sylfaen"/>
          <w:lang w:val="hy-AM"/>
        </w:rPr>
        <w:t>տ</w:t>
      </w:r>
      <w:r w:rsidRPr="009D06E9">
        <w:rPr>
          <w:rFonts w:ascii="Sylfaen" w:hAnsi="Sylfaen"/>
          <w:lang w:val="hy-AM"/>
        </w:rPr>
        <w:t xml:space="preserve">եղային բարելավում), որոնց միջոցով տեսական և </w:t>
      </w:r>
      <w:r w:rsidR="005A5A43">
        <w:rPr>
          <w:rFonts w:ascii="Sylfaen" w:hAnsi="Sylfaen"/>
          <w:lang w:val="hy-AM"/>
        </w:rPr>
        <w:t>անթույլատրելի</w:t>
      </w:r>
      <w:r w:rsidRPr="009D06E9">
        <w:rPr>
          <w:rFonts w:ascii="Sylfaen" w:hAnsi="Sylfaen"/>
          <w:lang w:val="hy-AM"/>
        </w:rPr>
        <w:t xml:space="preserve"> տեղաբաշխումը ենթարկվում է </w:t>
      </w:r>
      <w:r w:rsidR="00007B59">
        <w:rPr>
          <w:rFonts w:ascii="Sylfaen" w:hAnsi="Sylfaen"/>
          <w:lang w:val="hy-AM"/>
        </w:rPr>
        <w:t>կանոնակարգ</w:t>
      </w:r>
      <w:r w:rsidR="003D5647">
        <w:rPr>
          <w:rFonts w:ascii="Sylfaen" w:hAnsi="Sylfaen"/>
          <w:lang w:val="hy-AM"/>
        </w:rPr>
        <w:t>ման</w:t>
      </w:r>
      <w:r w:rsidRPr="009D06E9">
        <w:rPr>
          <w:rFonts w:ascii="Sylfaen" w:hAnsi="Sylfaen"/>
          <w:lang w:val="hy-AM"/>
        </w:rPr>
        <w:t>՝ վերածվելով տեխնոլոգիական խիստ չափանիշներին բավարարող վերջնական, հավաստագրված արդյունքի:</w:t>
      </w:r>
    </w:p>
    <w:p w14:paraId="196B7270" w14:textId="1344935A" w:rsidR="009D06E9" w:rsidRPr="00533DC8" w:rsidRDefault="009D06E9" w:rsidP="00597311">
      <w:pPr>
        <w:pStyle w:val="Heading3"/>
        <w:spacing w:line="360" w:lineRule="auto"/>
        <w:jc w:val="center"/>
        <w:rPr>
          <w:b/>
          <w:bCs/>
          <w:lang w:val="hy-AM"/>
        </w:rPr>
      </w:pPr>
      <w:bookmarkStart w:id="48" w:name="_Toc227687656"/>
      <w:r w:rsidRPr="00533DC8">
        <w:rPr>
          <w:b/>
          <w:bCs/>
          <w:lang w:val="hy-AM"/>
        </w:rPr>
        <w:t xml:space="preserve">2.4.2. Կոորդինատների ցանցային </w:t>
      </w:r>
      <w:r w:rsidR="00E5224A" w:rsidRPr="00533DC8">
        <w:rPr>
          <w:b/>
          <w:bCs/>
          <w:lang w:val="hy-AM"/>
        </w:rPr>
        <w:t>սևեռ</w:t>
      </w:r>
      <w:r w:rsidR="00391778" w:rsidRPr="00533DC8">
        <w:rPr>
          <w:b/>
          <w:bCs/>
          <w:lang w:val="hy-AM"/>
        </w:rPr>
        <w:t>ման</w:t>
      </w:r>
      <w:r w:rsidR="00E5224A" w:rsidRPr="00533DC8">
        <w:rPr>
          <w:b/>
          <w:bCs/>
          <w:lang w:val="hy-AM"/>
        </w:rPr>
        <w:t xml:space="preserve"> </w:t>
      </w:r>
      <w:r w:rsidRPr="00533DC8">
        <w:rPr>
          <w:b/>
          <w:bCs/>
          <w:lang w:val="hy-AM"/>
        </w:rPr>
        <w:t xml:space="preserve">և </w:t>
      </w:r>
      <w:r w:rsidR="00B87611" w:rsidRPr="00533DC8">
        <w:rPr>
          <w:b/>
          <w:bCs/>
          <w:lang w:val="hy-AM"/>
        </w:rPr>
        <w:t>կլորա</w:t>
      </w:r>
      <w:r w:rsidR="00C13E13" w:rsidRPr="00533DC8">
        <w:rPr>
          <w:b/>
          <w:bCs/>
          <w:lang w:val="hy-AM"/>
        </w:rPr>
        <w:t>ցման</w:t>
      </w:r>
      <w:r w:rsidRPr="00533DC8">
        <w:rPr>
          <w:b/>
          <w:bCs/>
          <w:lang w:val="hy-AM"/>
        </w:rPr>
        <w:t xml:space="preserve"> երկրաչափական անհրաժեշտությունը</w:t>
      </w:r>
      <w:bookmarkEnd w:id="48"/>
    </w:p>
    <w:p w14:paraId="36222F19" w14:textId="19CD6C6C" w:rsidR="00B34F19" w:rsidRPr="00B34F19" w:rsidRDefault="006226DE" w:rsidP="0051120E">
      <w:pPr>
        <w:spacing w:before="240" w:line="360" w:lineRule="auto"/>
        <w:ind w:firstLine="720"/>
        <w:jc w:val="both"/>
        <w:rPr>
          <w:rFonts w:ascii="Sylfaen" w:hAnsi="Sylfaen"/>
          <w:lang w:val="hy-AM"/>
        </w:rPr>
      </w:pPr>
      <w:r>
        <w:rPr>
          <w:rFonts w:ascii="Sylfaen" w:hAnsi="Sylfaen"/>
          <w:lang w:val="hy-AM"/>
        </w:rPr>
        <w:t>Թրծման նմանակման</w:t>
      </w:r>
      <w:r w:rsidR="00B34F19" w:rsidRPr="00B34F19">
        <w:rPr>
          <w:rFonts w:ascii="Sylfaen" w:hAnsi="Sylfaen"/>
          <w:lang w:val="hy-AM"/>
        </w:rPr>
        <w:t xml:space="preserve"> հիմնական օպտիմալացման գործընթացում բջիջների դիրքերը հաշվարկվում են իրական թվերով, ինչը ապահովում է շարժման մաթեմատիկական սահունություն և օպտիմալ վիճակների ճշգրիտ հայտնաբերում: Սակայն նանոմետրային տեխնոլոգիաներում (օրինակ՝ 7 նմ, 5 նմ և ավելի նոր սերնդի տեխնոլոգիական հանգույցներում) ֆոտոլիթոգրաֆիական սարքավորումների հնարավորությունները դիսկրետ են: Տեխնոլոգիական կանոնակարգը սահմանում է խիստ արտադրական ցանց, որն ունի որոշակի հորիզոնական և ուղղահայաց քայլ։</w:t>
      </w:r>
    </w:p>
    <w:p w14:paraId="223F17A6" w14:textId="4D9DBF64" w:rsidR="00B34F19" w:rsidRPr="00B34F19" w:rsidRDefault="00B34F19" w:rsidP="0051120E">
      <w:pPr>
        <w:spacing w:line="360" w:lineRule="auto"/>
        <w:ind w:firstLine="720"/>
        <w:jc w:val="both"/>
        <w:rPr>
          <w:rFonts w:ascii="Sylfaen" w:hAnsi="Sylfaen"/>
          <w:lang w:val="hy-AM"/>
        </w:rPr>
      </w:pPr>
      <w:r w:rsidRPr="00B34F19">
        <w:rPr>
          <w:rFonts w:ascii="Sylfaen" w:hAnsi="Sylfaen"/>
          <w:lang w:val="hy-AM"/>
        </w:rPr>
        <w:t xml:space="preserve">Երկրաչափական տեսանկյունից անհնար է բջիջը տեղադրել ցանցի քայլին չհամապատասխանող՝ </w:t>
      </w:r>
      <w:r w:rsidRPr="00F12D5B">
        <w:rPr>
          <w:rFonts w:ascii="Sylfaen" w:hAnsi="Sylfaen"/>
          <w:lang w:val="hy-AM"/>
        </w:rPr>
        <w:t>կոտորակային</w:t>
      </w:r>
      <w:r w:rsidRPr="00B34F19">
        <w:rPr>
          <w:rFonts w:ascii="Sylfaen" w:hAnsi="Sylfaen"/>
          <w:lang w:val="hy-AM"/>
        </w:rPr>
        <w:t xml:space="preserve"> կոորդինատում (օրինակ՝ X=3.75 միավոր), քանի որ նման շեղումը կառաջացնի էլեկտրական կոնտակտների անհամատեղելիություն վերին մետաղական շերտերում իրականացվող հաջորդ՝ ծրագծման փուլի հետ: Այս պրոբլեմը նախագծման կանոնների խախտման </w:t>
      </w:r>
      <w:r w:rsidRPr="00B34F19">
        <w:rPr>
          <w:rFonts w:ascii="Sylfaen" w:hAnsi="Sylfaen"/>
          <w:lang w:val="hy-AM"/>
        </w:rPr>
        <w:lastRenderedPageBreak/>
        <w:t>ամենատարածված պատճառներից է, ինչը հանգեցնում է միկրոսխեմայի ֆիզիկական խոտանման։</w:t>
      </w:r>
    </w:p>
    <w:p w14:paraId="2296F637" w14:textId="533D15A9" w:rsidR="00504B7A" w:rsidRDefault="00B34F19" w:rsidP="0082064E">
      <w:pPr>
        <w:spacing w:line="360" w:lineRule="auto"/>
        <w:ind w:firstLine="720"/>
        <w:jc w:val="both"/>
        <w:rPr>
          <w:rFonts w:ascii="Sylfaen" w:hAnsi="Sylfaen"/>
          <w:lang w:val="hy-AM"/>
        </w:rPr>
      </w:pPr>
      <w:r w:rsidRPr="00B34F19">
        <w:rPr>
          <w:rFonts w:ascii="Sylfaen" w:hAnsi="Sylfaen"/>
          <w:lang w:val="hy-AM"/>
        </w:rPr>
        <w:t xml:space="preserve">Այս տեխնոլոգիական անհամապատասխանությունը լուծելու նպատակով </w:t>
      </w:r>
      <w:r w:rsidR="00524873">
        <w:rPr>
          <w:rFonts w:ascii="Sylfaen" w:hAnsi="Sylfaen"/>
          <w:lang w:val="hy-AM"/>
        </w:rPr>
        <w:t>Կանոն</w:t>
      </w:r>
      <w:r w:rsidR="0082064E">
        <w:rPr>
          <w:rFonts w:ascii="Sylfaen" w:hAnsi="Sylfaen"/>
          <w:lang w:val="hy-AM"/>
        </w:rPr>
        <w:t>ա</w:t>
      </w:r>
      <w:r w:rsidR="00524873">
        <w:rPr>
          <w:rFonts w:ascii="Sylfaen" w:hAnsi="Sylfaen"/>
          <w:lang w:val="hy-AM"/>
        </w:rPr>
        <w:t>կարգման</w:t>
      </w:r>
      <w:r w:rsidRPr="00B34F19">
        <w:rPr>
          <w:rFonts w:ascii="Sylfaen" w:hAnsi="Sylfaen"/>
          <w:lang w:val="hy-AM"/>
        </w:rPr>
        <w:t xml:space="preserve"> ալգորիթմի առաջին և մաթեմատիկորեն պարտադիր քայլը </w:t>
      </w:r>
      <w:r w:rsidR="00524873">
        <w:rPr>
          <w:rFonts w:ascii="Sylfaen" w:hAnsi="Sylfaen"/>
          <w:lang w:val="hy-AM"/>
        </w:rPr>
        <w:t>կ</w:t>
      </w:r>
      <w:r w:rsidRPr="00B34F19">
        <w:rPr>
          <w:rFonts w:ascii="Sylfaen" w:hAnsi="Sylfaen"/>
          <w:lang w:val="hy-AM"/>
        </w:rPr>
        <w:t xml:space="preserve">ոորդինատների ցանցային </w:t>
      </w:r>
      <w:r w:rsidR="00524873">
        <w:rPr>
          <w:rFonts w:ascii="Sylfaen" w:hAnsi="Sylfaen"/>
          <w:lang w:val="hy-AM"/>
        </w:rPr>
        <w:t>սևեռումն է</w:t>
      </w:r>
      <w:r w:rsidRPr="00B34F19">
        <w:rPr>
          <w:rFonts w:ascii="Sylfaen" w:hAnsi="Sylfaen"/>
          <w:lang w:val="hy-AM"/>
        </w:rPr>
        <w:t xml:space="preserve">: </w:t>
      </w:r>
      <w:r w:rsidR="00524873">
        <w:rPr>
          <w:rFonts w:ascii="Sylfaen" w:hAnsi="Sylfaen"/>
          <w:lang w:val="hy-AM"/>
        </w:rPr>
        <w:t>Այս</w:t>
      </w:r>
      <w:r w:rsidRPr="00B34F19">
        <w:rPr>
          <w:rFonts w:ascii="Sylfaen" w:hAnsi="Sylfaen"/>
          <w:lang w:val="hy-AM"/>
        </w:rPr>
        <w:t xml:space="preserve"> գործողությունը իրականացվում է իդեալական մոդելից դեպի արտադրական դիսկրետ մոդել անցնելու միջոցով: Համակարգը վերցնում է գլոբալ փուլի ավարտին ստացված յուրաքանչյուր բջջի իրական կոորդինատը և կատարում է ամբողջականացում դեպի մոտակա թույլատրելի ցանցային հանգույցը.</w:t>
      </w:r>
    </w:p>
    <w:p w14:paraId="51D870F3" w14:textId="4303F28C" w:rsidR="006647B0" w:rsidRPr="0059248C" w:rsidRDefault="00A42263" w:rsidP="0059248C">
      <w:pPr>
        <w:spacing w:line="360" w:lineRule="auto"/>
        <w:jc w:val="right"/>
        <w:rPr>
          <w:rFonts w:ascii="Sylfaen" w:hAnsi="Sylfaen"/>
          <w:lang w:val="hy-AM"/>
        </w:rPr>
      </w:pPr>
      <m:oMath>
        <m:sSub>
          <m:sSubPr>
            <m:ctrlPr>
              <w:rPr>
                <w:rFonts w:ascii="Cambria Math" w:hAnsi="Cambria Math"/>
                <w:i/>
                <w:lang w:val="hy-AM"/>
              </w:rPr>
            </m:ctrlPr>
          </m:sSubPr>
          <m:e>
            <m:r>
              <w:rPr>
                <w:rFonts w:ascii="Cambria Math" w:hAnsi="Cambria Math"/>
                <w:lang w:val="hy-AM"/>
              </w:rPr>
              <m:t>X</m:t>
            </m:r>
          </m:e>
          <m:sub>
            <m:r>
              <w:rPr>
                <w:rFonts w:ascii="Cambria Math" w:hAnsi="Cambria Math"/>
                <w:lang w:val="hy-AM"/>
              </w:rPr>
              <m:t>snapped</m:t>
            </m:r>
          </m:sub>
        </m:sSub>
        <m:r>
          <w:rPr>
            <w:rFonts w:ascii="Cambria Math" w:hAnsi="Cambria Math"/>
            <w:lang w:val="hy-AM"/>
          </w:rPr>
          <m:t xml:space="preserve">= </m:t>
        </m:r>
        <m:d>
          <m:dPr>
            <m:begChr m:val="⌊"/>
            <m:endChr m:val="⌋"/>
            <m:ctrlPr>
              <w:rPr>
                <w:rFonts w:ascii="Cambria Math" w:hAnsi="Cambria Math"/>
                <w:i/>
                <w:lang w:val="hy-AM"/>
              </w:rPr>
            </m:ctrlPr>
          </m:dPr>
          <m:e>
            <m:sSub>
              <m:sSubPr>
                <m:ctrlPr>
                  <w:rPr>
                    <w:rFonts w:ascii="Cambria Math" w:hAnsi="Cambria Math"/>
                    <w:i/>
                    <w:lang w:val="hy-AM"/>
                  </w:rPr>
                </m:ctrlPr>
              </m:sSubPr>
              <m:e>
                <m:r>
                  <w:rPr>
                    <w:rFonts w:ascii="Cambria Math" w:hAnsi="Cambria Math"/>
                    <w:lang w:val="hy-AM"/>
                  </w:rPr>
                  <m:t>X</m:t>
                </m:r>
              </m:e>
              <m:sub>
                <m:r>
                  <w:rPr>
                    <w:rFonts w:ascii="Cambria Math" w:hAnsi="Cambria Math"/>
                    <w:lang w:val="hy-AM"/>
                  </w:rPr>
                  <m:t>float</m:t>
                </m:r>
              </m:sub>
            </m:sSub>
            <m:r>
              <w:rPr>
                <w:rFonts w:ascii="Cambria Math" w:hAnsi="Cambria Math"/>
                <w:lang w:val="hy-AM"/>
              </w:rPr>
              <m:t>+0.5</m:t>
            </m:r>
          </m:e>
        </m:d>
      </m:oMath>
      <w:r w:rsidR="0059248C" w:rsidRPr="0059248C">
        <w:rPr>
          <w:rFonts w:ascii="Sylfaen" w:hAnsi="Sylfaen"/>
          <w:lang w:val="hy-AM"/>
        </w:rPr>
        <w:t xml:space="preserve">                                             </w:t>
      </w:r>
      <w:r w:rsidR="00142F18" w:rsidRPr="0059248C">
        <w:rPr>
          <w:rFonts w:ascii="Sylfaen" w:hAnsi="Sylfaen"/>
          <w:lang w:val="hy-AM"/>
        </w:rPr>
        <w:t>(</w:t>
      </w:r>
      <w:r w:rsidR="0059248C" w:rsidRPr="0059248C">
        <w:rPr>
          <w:rFonts w:ascii="Sylfaen" w:hAnsi="Sylfaen"/>
          <w:lang w:val="hy-AM"/>
        </w:rPr>
        <w:t>2.11</w:t>
      </w:r>
      <w:r w:rsidR="00142F18" w:rsidRPr="0059248C">
        <w:rPr>
          <w:rFonts w:ascii="Sylfaen" w:hAnsi="Sylfaen"/>
          <w:lang w:val="hy-AM"/>
        </w:rPr>
        <w:t>)</w:t>
      </w:r>
      <w:r w:rsidR="003A2C2F" w:rsidRPr="0059248C">
        <w:rPr>
          <w:rFonts w:ascii="Sylfaen" w:hAnsi="Sylfaen"/>
          <w:lang w:val="hy-AM"/>
        </w:rPr>
        <w:t xml:space="preserve">                                        </w:t>
      </w:r>
      <w:r w:rsidR="00142F18">
        <w:rPr>
          <w:rFonts w:ascii="Sylfaen" w:hAnsi="Sylfaen"/>
          <w:lang w:val="hy-AM"/>
        </w:rPr>
        <w:t xml:space="preserve">        </w:t>
      </w:r>
    </w:p>
    <w:p w14:paraId="4C68BF4E" w14:textId="79FB2316" w:rsidR="00262696" w:rsidRPr="0059248C" w:rsidRDefault="00A42263" w:rsidP="0059248C">
      <w:pPr>
        <w:spacing w:before="240" w:line="360" w:lineRule="auto"/>
        <w:jc w:val="right"/>
        <w:rPr>
          <w:rFonts w:ascii="Sylfaen" w:hAnsi="Sylfaen"/>
          <w:lang w:val="hy-AM"/>
        </w:rPr>
      </w:pPr>
      <m:oMath>
        <m:sSub>
          <m:sSubPr>
            <m:ctrlPr>
              <w:rPr>
                <w:rFonts w:ascii="Cambria Math" w:hAnsi="Cambria Math"/>
                <w:i/>
                <w:lang w:val="hy-AM"/>
              </w:rPr>
            </m:ctrlPr>
          </m:sSubPr>
          <m:e>
            <m:r>
              <w:rPr>
                <w:rFonts w:ascii="Cambria Math" w:hAnsi="Cambria Math"/>
                <w:lang w:val="hy-AM"/>
              </w:rPr>
              <m:t>Y</m:t>
            </m:r>
          </m:e>
          <m:sub>
            <m:r>
              <w:rPr>
                <w:rFonts w:ascii="Cambria Math" w:hAnsi="Cambria Math"/>
                <w:lang w:val="hy-AM"/>
              </w:rPr>
              <m:t>snapped</m:t>
            </m:r>
          </m:sub>
        </m:sSub>
        <m:r>
          <w:rPr>
            <w:rFonts w:ascii="Cambria Math" w:hAnsi="Cambria Math"/>
            <w:lang w:val="hy-AM"/>
          </w:rPr>
          <m:t xml:space="preserve">= </m:t>
        </m:r>
        <m:d>
          <m:dPr>
            <m:begChr m:val="⌊"/>
            <m:endChr m:val="⌋"/>
            <m:ctrlPr>
              <w:rPr>
                <w:rFonts w:ascii="Cambria Math" w:hAnsi="Cambria Math"/>
                <w:i/>
                <w:lang w:val="hy-AM"/>
              </w:rPr>
            </m:ctrlPr>
          </m:dPr>
          <m:e>
            <m:sSub>
              <m:sSubPr>
                <m:ctrlPr>
                  <w:rPr>
                    <w:rFonts w:ascii="Cambria Math" w:hAnsi="Cambria Math"/>
                    <w:i/>
                    <w:lang w:val="hy-AM"/>
                  </w:rPr>
                </m:ctrlPr>
              </m:sSubPr>
              <m:e>
                <m:r>
                  <w:rPr>
                    <w:rFonts w:ascii="Cambria Math" w:hAnsi="Cambria Math"/>
                    <w:lang w:val="hy-AM"/>
                  </w:rPr>
                  <m:t>Y</m:t>
                </m:r>
              </m:e>
              <m:sub>
                <m:r>
                  <w:rPr>
                    <w:rFonts w:ascii="Cambria Math" w:hAnsi="Cambria Math"/>
                    <w:lang w:val="hy-AM"/>
                  </w:rPr>
                  <m:t>float</m:t>
                </m:r>
              </m:sub>
            </m:sSub>
            <m:r>
              <w:rPr>
                <w:rFonts w:ascii="Cambria Math" w:hAnsi="Cambria Math"/>
                <w:lang w:val="hy-AM"/>
              </w:rPr>
              <m:t>+0.5</m:t>
            </m:r>
          </m:e>
        </m:d>
      </m:oMath>
      <w:r w:rsidR="0059248C" w:rsidRPr="006C0A7B">
        <w:rPr>
          <w:rFonts w:ascii="Sylfaen" w:hAnsi="Sylfaen"/>
          <w:lang w:val="hy-AM"/>
        </w:rPr>
        <w:t xml:space="preserve">                                              </w:t>
      </w:r>
      <w:r w:rsidR="0059248C" w:rsidRPr="0059248C">
        <w:rPr>
          <w:rFonts w:ascii="Sylfaen" w:hAnsi="Sylfaen"/>
          <w:lang w:val="hy-AM"/>
        </w:rPr>
        <w:t>(</w:t>
      </w:r>
      <w:r w:rsidR="0059248C" w:rsidRPr="006C0A7B">
        <w:rPr>
          <w:rFonts w:ascii="Sylfaen" w:hAnsi="Sylfaen"/>
          <w:lang w:val="hy-AM"/>
        </w:rPr>
        <w:t>2.12</w:t>
      </w:r>
      <w:r w:rsidR="0059248C" w:rsidRPr="0059248C">
        <w:rPr>
          <w:rFonts w:ascii="Sylfaen" w:hAnsi="Sylfaen"/>
          <w:lang w:val="hy-AM"/>
        </w:rPr>
        <w:t>)</w:t>
      </w:r>
    </w:p>
    <w:p w14:paraId="370B3EBB" w14:textId="403533D0" w:rsidR="00FB2577" w:rsidRPr="00FB2577" w:rsidRDefault="00FB2577" w:rsidP="007E722F">
      <w:pPr>
        <w:spacing w:before="240" w:line="360" w:lineRule="auto"/>
        <w:ind w:firstLine="720"/>
        <w:jc w:val="both"/>
        <w:rPr>
          <w:rFonts w:ascii="Sylfaen" w:hAnsi="Sylfaen"/>
          <w:iCs/>
          <w:lang w:val="hy-AM"/>
        </w:rPr>
      </w:pPr>
      <w:r w:rsidRPr="00FB2577">
        <w:rPr>
          <w:rFonts w:ascii="Sylfaen" w:hAnsi="Sylfaen"/>
          <w:iCs/>
          <w:lang w:val="hy-AM"/>
        </w:rPr>
        <w:t>Այստեղ կիրառվող մաթեմատիկական ձևափոխությունը (+0.5 ավելացնելը և հատակագծելը) ապահովում է ճշգրիտ կլորացում մաթեմատիկական դասական օրենքներով (օրինակ՝ 3.4-ը դառնում է 3, իսկ 3.5-ը՝ 4)։ Այս ոչ գծային ձևափոխության արդյունքում համակարգի բոլոր բջիջների դիրքերը բերվում են խիստ դիսկրետ և ամբողջաթիվ վիճակի:</w:t>
      </w:r>
    </w:p>
    <w:p w14:paraId="3B0C74C7" w14:textId="1118F40D" w:rsidR="00262696" w:rsidRDefault="00FB2577" w:rsidP="007E722F">
      <w:pPr>
        <w:spacing w:line="360" w:lineRule="auto"/>
        <w:ind w:firstLine="720"/>
        <w:jc w:val="both"/>
        <w:rPr>
          <w:rFonts w:ascii="Sylfaen" w:hAnsi="Sylfaen"/>
          <w:iCs/>
          <w:lang w:val="hy-AM"/>
        </w:rPr>
      </w:pPr>
      <w:r w:rsidRPr="00FB2577">
        <w:rPr>
          <w:rFonts w:ascii="Sylfaen" w:hAnsi="Sylfaen"/>
          <w:iCs/>
          <w:lang w:val="hy-AM"/>
        </w:rPr>
        <w:t xml:space="preserve">Թեև կոորդինատների այս հարկադիր աղավաղումը բերում է նախապես գտնված իդեալական </w:t>
      </w:r>
      <w:r w:rsidR="00E3415E">
        <w:rPr>
          <w:rFonts w:ascii="Sylfaen" w:hAnsi="Sylfaen"/>
          <w:iCs/>
          <w:lang w:val="hy-AM"/>
        </w:rPr>
        <w:t>ԼԵԿԳ</w:t>
      </w:r>
      <w:r w:rsidRPr="00FB2577">
        <w:rPr>
          <w:rFonts w:ascii="Sylfaen" w:hAnsi="Sylfaen"/>
          <w:iCs/>
          <w:lang w:val="hy-AM"/>
        </w:rPr>
        <w:t>-ի աննշան շեղման (որպես կանոն՝ տոկոսի մի քանի մասնիկի չափով), սակայն այն կրիտիկական նախապայման է միկրոսխեմայի հետագա ֆիզիկական արտադրելիությունը</w:t>
      </w:r>
      <w:r w:rsidR="00E3415E">
        <w:rPr>
          <w:rFonts w:ascii="Sylfaen" w:hAnsi="Sylfaen"/>
          <w:iCs/>
          <w:lang w:val="hy-AM"/>
        </w:rPr>
        <w:t xml:space="preserve"> </w:t>
      </w:r>
      <w:r w:rsidRPr="00FB2577">
        <w:rPr>
          <w:rFonts w:ascii="Sylfaen" w:hAnsi="Sylfaen"/>
          <w:iCs/>
          <w:lang w:val="hy-AM"/>
        </w:rPr>
        <w:t xml:space="preserve">երաշխավորելու համար: </w:t>
      </w:r>
      <w:r w:rsidR="00AB3741">
        <w:rPr>
          <w:rFonts w:ascii="Sylfaen" w:hAnsi="Sylfaen"/>
          <w:iCs/>
          <w:lang w:val="hy-AM"/>
        </w:rPr>
        <w:t>Կլորացման</w:t>
      </w:r>
      <w:r w:rsidRPr="00FB2577">
        <w:rPr>
          <w:rFonts w:ascii="Sylfaen" w:hAnsi="Sylfaen"/>
          <w:iCs/>
          <w:lang w:val="hy-AM"/>
        </w:rPr>
        <w:t xml:space="preserve"> պրոցեսից անմիջապես հետո բջիջների կոորդինատները համարվում են ցանցային առումով օրինական, և ալգորիթմն անցնում է </w:t>
      </w:r>
      <w:r w:rsidR="00AA2815">
        <w:rPr>
          <w:rFonts w:ascii="Sylfaen" w:hAnsi="Sylfaen"/>
          <w:iCs/>
          <w:lang w:val="hy-AM"/>
        </w:rPr>
        <w:t>կանոնակարգման</w:t>
      </w:r>
      <w:r w:rsidRPr="00FB2577">
        <w:rPr>
          <w:rFonts w:ascii="Sylfaen" w:hAnsi="Sylfaen"/>
          <w:iCs/>
          <w:lang w:val="hy-AM"/>
        </w:rPr>
        <w:t xml:space="preserve"> երկրորդ՝ բացարձակ վերածածկումների վերացման ծանր հաշվողական փուլին:</w:t>
      </w:r>
    </w:p>
    <w:p w14:paraId="0D961593" w14:textId="097CBC61" w:rsidR="00FB2577" w:rsidRPr="00533DC8" w:rsidRDefault="00C5057B" w:rsidP="0059248C">
      <w:pPr>
        <w:pStyle w:val="Heading3"/>
        <w:spacing w:line="360" w:lineRule="auto"/>
        <w:jc w:val="center"/>
        <w:rPr>
          <w:b/>
          <w:bCs/>
          <w:iCs/>
          <w:lang w:val="hy-AM"/>
        </w:rPr>
      </w:pPr>
      <w:bookmarkStart w:id="49" w:name="_Toc227687657"/>
      <w:r w:rsidRPr="00533DC8">
        <w:rPr>
          <w:b/>
          <w:bCs/>
          <w:iCs/>
          <w:lang w:val="hy-AM"/>
        </w:rPr>
        <w:t xml:space="preserve">2.4.3. </w:t>
      </w:r>
      <w:r w:rsidR="000F495D" w:rsidRPr="00533DC8">
        <w:rPr>
          <w:b/>
          <w:bCs/>
          <w:iCs/>
          <w:lang w:val="hy-AM"/>
        </w:rPr>
        <w:t xml:space="preserve">«Ագահ» տեղաբաշխման </w:t>
      </w:r>
      <w:r w:rsidRPr="00533DC8">
        <w:rPr>
          <w:b/>
          <w:bCs/>
          <w:iCs/>
          <w:lang w:val="hy-AM"/>
        </w:rPr>
        <w:t>ալգորիթմի տրամաբանությունը</w:t>
      </w:r>
      <w:bookmarkEnd w:id="49"/>
    </w:p>
    <w:p w14:paraId="4B422A9E" w14:textId="438A71E3" w:rsidR="007103D2" w:rsidRPr="007103D2" w:rsidRDefault="007103D2" w:rsidP="007E722F">
      <w:pPr>
        <w:spacing w:line="360" w:lineRule="auto"/>
        <w:ind w:firstLine="720"/>
        <w:jc w:val="both"/>
        <w:rPr>
          <w:rFonts w:ascii="Sylfaen" w:hAnsi="Sylfaen"/>
          <w:lang w:val="hy-AM"/>
        </w:rPr>
      </w:pPr>
      <w:r w:rsidRPr="007103D2">
        <w:rPr>
          <w:rFonts w:ascii="Sylfaen" w:hAnsi="Sylfaen"/>
          <w:lang w:val="hy-AM"/>
        </w:rPr>
        <w:t xml:space="preserve">Սույն ավարտական աշխատանքում մշակված </w:t>
      </w:r>
      <w:r w:rsidR="003614F5">
        <w:rPr>
          <w:rFonts w:ascii="Sylfaen" w:hAnsi="Sylfaen"/>
          <w:lang w:val="hy-AM"/>
        </w:rPr>
        <w:t>կանոնակարգման գործիքի</w:t>
      </w:r>
      <w:r w:rsidRPr="007103D2">
        <w:rPr>
          <w:rFonts w:ascii="Sylfaen" w:hAnsi="Sylfaen"/>
          <w:lang w:val="hy-AM"/>
        </w:rPr>
        <w:t xml:space="preserve"> գլխավոր մարտահրավերը 0.00% վերածածկման ճշգրիտ, երաշխավորված ապահովումն է։ Այդ նպատակով համակարգում ներդրվել է </w:t>
      </w:r>
      <w:r w:rsidR="00A47381" w:rsidRPr="00F57CDC">
        <w:rPr>
          <w:rFonts w:ascii="Sylfaen" w:hAnsi="Sylfaen"/>
          <w:lang w:val="hy-AM"/>
        </w:rPr>
        <w:t>«ագահ»</w:t>
      </w:r>
      <w:r w:rsidR="00A47381" w:rsidRPr="009D06E9">
        <w:rPr>
          <w:rFonts w:ascii="Sylfaen" w:hAnsi="Sylfaen"/>
          <w:lang w:val="hy-AM"/>
        </w:rPr>
        <w:t xml:space="preserve"> </w:t>
      </w:r>
      <w:r w:rsidR="00A47381">
        <w:rPr>
          <w:rFonts w:ascii="Sylfaen" w:hAnsi="Sylfaen"/>
          <w:lang w:val="hy-AM"/>
        </w:rPr>
        <w:t>տեղաբաշխում</w:t>
      </w:r>
      <w:r w:rsidR="00A47381" w:rsidRPr="007103D2">
        <w:rPr>
          <w:rFonts w:ascii="Sylfaen" w:hAnsi="Sylfaen"/>
          <w:lang w:val="hy-AM"/>
        </w:rPr>
        <w:t xml:space="preserve"> </w:t>
      </w:r>
      <w:r w:rsidRPr="007103D2">
        <w:rPr>
          <w:rFonts w:ascii="Sylfaen" w:hAnsi="Sylfaen"/>
          <w:lang w:val="hy-AM"/>
        </w:rPr>
        <w:t>էվրիստիկ ալգորիթմը</w:t>
      </w:r>
      <w:r w:rsidR="00846601">
        <w:rPr>
          <w:rFonts w:ascii="Sylfaen" w:hAnsi="Sylfaen"/>
          <w:lang w:val="hy-AM"/>
        </w:rPr>
        <w:t>։</w:t>
      </w:r>
    </w:p>
    <w:p w14:paraId="4469CA70" w14:textId="77777777" w:rsidR="007103D2" w:rsidRPr="007103D2" w:rsidRDefault="007103D2" w:rsidP="007E722F">
      <w:pPr>
        <w:spacing w:line="360" w:lineRule="auto"/>
        <w:ind w:firstLine="720"/>
        <w:jc w:val="both"/>
        <w:rPr>
          <w:rFonts w:ascii="Sylfaen" w:hAnsi="Sylfaen"/>
          <w:lang w:val="hy-AM"/>
        </w:rPr>
      </w:pPr>
      <w:r w:rsidRPr="007103D2">
        <w:rPr>
          <w:rFonts w:ascii="Sylfaen" w:hAnsi="Sylfaen"/>
          <w:lang w:val="hy-AM"/>
        </w:rPr>
        <w:lastRenderedPageBreak/>
        <w:t>Ալգորիթմը գործում է հետևյալ խիստ դետերմինիստական հաջորդականությամբ.</w:t>
      </w:r>
    </w:p>
    <w:p w14:paraId="6DBAFAB1" w14:textId="58A81BA8" w:rsidR="007103D2" w:rsidRPr="007103D2" w:rsidRDefault="007103D2" w:rsidP="007103D2">
      <w:pPr>
        <w:spacing w:line="360" w:lineRule="auto"/>
        <w:jc w:val="both"/>
        <w:rPr>
          <w:rFonts w:ascii="Sylfaen" w:hAnsi="Sylfaen"/>
          <w:lang w:val="hy-AM"/>
        </w:rPr>
      </w:pPr>
      <w:r w:rsidRPr="00F00BA2">
        <w:rPr>
          <w:rFonts w:ascii="Sylfaen" w:hAnsi="Sylfaen"/>
          <w:lang w:val="hy-AM"/>
        </w:rPr>
        <w:t xml:space="preserve">Ցանցային </w:t>
      </w:r>
      <w:r w:rsidR="007735D8">
        <w:rPr>
          <w:rFonts w:ascii="Sylfaen" w:hAnsi="Sylfaen"/>
          <w:lang w:val="hy-AM"/>
        </w:rPr>
        <w:t>սևեռ</w:t>
      </w:r>
      <w:r w:rsidR="00F00BA2">
        <w:rPr>
          <w:rFonts w:ascii="Sylfaen" w:hAnsi="Sylfaen"/>
          <w:lang w:val="hy-AM"/>
        </w:rPr>
        <w:t>ման</w:t>
      </w:r>
      <w:r w:rsidRPr="007103D2">
        <w:rPr>
          <w:rFonts w:ascii="Sylfaen" w:hAnsi="Sylfaen"/>
          <w:lang w:val="hy-AM"/>
        </w:rPr>
        <w:t xml:space="preserve"> հետո բոլոր բջիջները ենթարկվում են գլոբալ տեսակավորման՝ ըստ իրենց հիմնական դիրքերի: Որպես </w:t>
      </w:r>
      <w:r w:rsidRPr="00172145">
        <w:rPr>
          <w:rFonts w:ascii="Sylfaen" w:hAnsi="Sylfaen"/>
          <w:lang w:val="hy-AM"/>
        </w:rPr>
        <w:t xml:space="preserve">առաջնային </w:t>
      </w:r>
      <w:r w:rsidR="00172145" w:rsidRPr="00172145">
        <w:rPr>
          <w:rFonts w:ascii="Sylfaen" w:hAnsi="Sylfaen"/>
          <w:lang w:val="hy-AM"/>
        </w:rPr>
        <w:t>չափանիշ</w:t>
      </w:r>
      <w:r w:rsidRPr="007103D2">
        <w:rPr>
          <w:rFonts w:ascii="Sylfaen" w:hAnsi="Sylfaen"/>
          <w:lang w:val="hy-AM"/>
        </w:rPr>
        <w:t xml:space="preserve"> ընտրվում է Y կոորդինատը (տեսակավորում վերևից ներքև), իսկ հավասար Y-ների դեպքում որպես երկրորդային բանալի՝ X կոորդինատը (ձախից աջ)։</w:t>
      </w:r>
    </w:p>
    <w:p w14:paraId="131BF80C" w14:textId="198234A4" w:rsidR="00C96C64" w:rsidRDefault="007103D2" w:rsidP="007E722F">
      <w:pPr>
        <w:spacing w:line="360" w:lineRule="auto"/>
        <w:ind w:firstLine="720"/>
        <w:jc w:val="both"/>
        <w:rPr>
          <w:rFonts w:ascii="Sylfaen" w:hAnsi="Sylfaen"/>
          <w:iCs/>
          <w:lang w:val="hy-AM"/>
        </w:rPr>
      </w:pPr>
      <w:r w:rsidRPr="007103D2">
        <w:rPr>
          <w:rFonts w:ascii="Sylfaen" w:hAnsi="Sylfaen"/>
          <w:lang w:val="hy-AM"/>
        </w:rPr>
        <w:t>Համակարգը (հերթով՝ ըստ տեսակավորման ցանկի) վերցնում է յուրաքանչյուր</w:t>
      </w:r>
      <w:r w:rsidR="00730B10" w:rsidRPr="00730B10">
        <w:rPr>
          <w:rFonts w:ascii="Sylfaen" w:hAnsi="Sylfaen"/>
          <w:lang w:val="hy-AM"/>
        </w:rPr>
        <w:t xml:space="preserve"> </w:t>
      </w:r>
      <m:oMath>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i</m:t>
            </m:r>
          </m:sub>
        </m:sSub>
      </m:oMath>
      <w:r w:rsidR="00730B10" w:rsidRPr="00730B10">
        <w:rPr>
          <w:rFonts w:ascii="Sylfaen" w:hAnsi="Sylfaen"/>
          <w:lang w:val="hy-AM"/>
        </w:rPr>
        <w:t xml:space="preserve"> </w:t>
      </w:r>
      <w:r w:rsidR="005D030D" w:rsidRPr="005D030D">
        <w:rPr>
          <w:rFonts w:ascii="Sylfaen" w:hAnsi="Sylfaen"/>
          <w:lang w:val="hy-AM"/>
        </w:rPr>
        <w:t>բջիջ և ստուգում դրա ֆիզիկական հատումը նախկինում արդեն մշակված և տեղադրված  բջիջների հետ: Եթե հայտնաբերվում է հատում, ալգորիթմը կիրառում է</w:t>
      </w:r>
      <w:r w:rsidR="004256B2">
        <w:rPr>
          <w:rFonts w:ascii="Sylfaen" w:hAnsi="Sylfaen"/>
          <w:lang w:val="hy-AM"/>
        </w:rPr>
        <w:t xml:space="preserve"> ա</w:t>
      </w:r>
      <w:r w:rsidR="005D030D" w:rsidRPr="005D030D">
        <w:rPr>
          <w:rFonts w:ascii="Sylfaen" w:hAnsi="Sylfaen"/>
          <w:lang w:val="hy-AM"/>
        </w:rPr>
        <w:t>գահ մոտեցում.</w:t>
      </w:r>
      <w:r w:rsidR="005D030D" w:rsidRPr="005D030D">
        <w:rPr>
          <w:rFonts w:ascii="Cambria Math" w:hAnsi="Cambria Math"/>
          <w:i/>
          <w:lang w:val="hy-AM"/>
        </w:rPr>
        <w:t xml:space="preserve">  </w:t>
      </w:r>
      <m:oMath>
        <m:sSub>
          <m:sSubPr>
            <m:ctrlPr>
              <w:rPr>
                <w:rFonts w:ascii="Cambria Math" w:hAnsi="Cambria Math"/>
                <w:i/>
                <w:lang w:val="hy-AM"/>
              </w:rPr>
            </m:ctrlPr>
          </m:sSubPr>
          <m:e>
            <m:r>
              <w:rPr>
                <w:rFonts w:ascii="Cambria Math" w:hAnsi="Cambria Math"/>
                <w:lang w:val="hy-AM"/>
              </w:rPr>
              <m:t>c</m:t>
            </m:r>
          </m:e>
          <m:sub>
            <m:r>
              <w:rPr>
                <w:rFonts w:ascii="Cambria Math" w:hAnsi="Cambria Math"/>
                <w:lang w:val="hy-AM"/>
              </w:rPr>
              <m:t>i</m:t>
            </m:r>
          </m:sub>
        </m:sSub>
      </m:oMath>
      <w:r w:rsidR="005D030D" w:rsidRPr="005D030D">
        <w:rPr>
          <w:rFonts w:ascii="Cambria Math" w:hAnsi="Cambria Math"/>
          <w:i/>
          <w:lang w:val="hy-AM"/>
        </w:rPr>
        <w:t xml:space="preserve"> </w:t>
      </w:r>
      <w:r w:rsidR="00C96C64" w:rsidRPr="00C96C64">
        <w:rPr>
          <w:rFonts w:ascii="Sylfaen" w:hAnsi="Sylfaen"/>
          <w:iCs/>
          <w:lang w:val="hy-AM"/>
        </w:rPr>
        <w:t>բջիջը անմիջապես տեղաշարժվում է դեպի աջ (դրական X ուղղությամբ) այնքան ժամանակ, մինչև որ վերածածկումը լիովին վերանա</w:t>
      </w:r>
      <w:r w:rsidR="00B30348">
        <w:rPr>
          <w:rFonts w:ascii="Sylfaen" w:hAnsi="Sylfaen"/>
          <w:iCs/>
          <w:lang w:val="hy-AM"/>
        </w:rPr>
        <w:t>։</w:t>
      </w:r>
    </w:p>
    <w:p w14:paraId="7CDCE14B" w14:textId="2C5019D0" w:rsidR="008476CC" w:rsidRPr="00AF1FEF" w:rsidRDefault="00835CB5" w:rsidP="007E722F">
      <w:pPr>
        <w:spacing w:after="240" w:line="360" w:lineRule="auto"/>
        <w:ind w:firstLine="720"/>
        <w:jc w:val="both"/>
        <w:rPr>
          <w:rFonts w:ascii="Sylfaen" w:hAnsi="Sylfaen"/>
          <w:iCs/>
          <w:lang w:val="hy-AM"/>
        </w:rPr>
      </w:pPr>
      <w:r w:rsidRPr="00835CB5">
        <w:rPr>
          <w:rFonts w:ascii="Sylfaen" w:hAnsi="Sylfaen"/>
          <w:iCs/>
          <w:lang w:val="hy-AM"/>
        </w:rPr>
        <w:t xml:space="preserve">Քանի որ միկրոսխեմայի լայնությունը ֆիզիկապես սահմանափակ է, աջ տեղաշարժման արդյունքում բջիջը կարող է դուրս գալ չիպի սահմաններիից </w:t>
      </w:r>
      <m:oMath>
        <m:r>
          <w:rPr>
            <w:rFonts w:ascii="Cambria Math" w:hAnsi="Cambria Math"/>
            <w:lang w:val="hy-AM"/>
          </w:rPr>
          <m:t xml:space="preserve"> (</m:t>
        </m:r>
        <m:sSub>
          <m:sSubPr>
            <m:ctrlPr>
              <w:rPr>
                <w:rFonts w:ascii="Cambria Math" w:hAnsi="Cambria Math"/>
                <w:i/>
                <w:iCs/>
                <w:lang w:val="hy-AM"/>
              </w:rPr>
            </m:ctrlPr>
          </m:sSubPr>
          <m:e>
            <m:r>
              <w:rPr>
                <w:rFonts w:ascii="Cambria Math" w:hAnsi="Cambria Math"/>
                <w:lang w:val="hy-AM"/>
              </w:rPr>
              <m:t>c</m:t>
            </m:r>
          </m:e>
          <m:sub>
            <m:r>
              <w:rPr>
                <w:rFonts w:ascii="Cambria Math" w:hAnsi="Cambria Math"/>
                <w:lang w:val="hy-AM"/>
              </w:rPr>
              <m:t>i</m:t>
            </m:r>
          </m:sub>
        </m:sSub>
        <m:r>
          <w:rPr>
            <w:rFonts w:ascii="Cambria Math" w:hAnsi="Cambria Math"/>
            <w:lang w:val="hy-AM"/>
          </w:rPr>
          <m:t>.</m:t>
        </m:r>
        <m:sSub>
          <m:sSubPr>
            <m:ctrlPr>
              <w:rPr>
                <w:rFonts w:ascii="Cambria Math" w:hAnsi="Cambria Math"/>
                <w:i/>
                <w:iCs/>
                <w:lang w:val="hy-AM"/>
              </w:rPr>
            </m:ctrlPr>
          </m:sSubPr>
          <m:e>
            <m:r>
              <w:rPr>
                <w:rFonts w:ascii="Cambria Math" w:hAnsi="Cambria Math"/>
                <w:lang w:val="hy-AM"/>
              </w:rPr>
              <m:t>X</m:t>
            </m:r>
          </m:e>
          <m:sub>
            <m:r>
              <w:rPr>
                <w:rFonts w:ascii="Cambria Math" w:hAnsi="Cambria Math"/>
                <w:lang w:val="hy-AM"/>
              </w:rPr>
              <m:t>max</m:t>
            </m:r>
          </m:sub>
        </m:sSub>
        <m:r>
          <w:rPr>
            <w:rFonts w:ascii="Cambria Math" w:hAnsi="Cambria Math"/>
            <w:lang w:val="hy-AM"/>
          </w:rPr>
          <m:t xml:space="preserve"> &gt; ChipWidth )</m:t>
        </m:r>
      </m:oMath>
      <w:r w:rsidR="003678E4" w:rsidRPr="003678E4">
        <w:rPr>
          <w:rFonts w:ascii="Sylfaen" w:hAnsi="Sylfaen"/>
          <w:iCs/>
          <w:lang w:val="hy-AM"/>
        </w:rPr>
        <w:t xml:space="preserve"> : Այդ դեպքում ալգորիթմը կատարում է "տողադարձ"</w:t>
      </w:r>
      <w:r w:rsidR="005E1551">
        <w:rPr>
          <w:iCs/>
          <w:lang w:val="hy-AM"/>
        </w:rPr>
        <w:t>․</w:t>
      </w:r>
      <w:r w:rsidR="003678E4" w:rsidRPr="003678E4">
        <w:rPr>
          <w:rFonts w:ascii="Sylfaen" w:hAnsi="Sylfaen"/>
          <w:iCs/>
          <w:lang w:val="hy-AM"/>
        </w:rPr>
        <w:t>բջիջը վերադարձվում է X=0 կոորդինատին և տեղափոխվում է մեկ արտադրական շարք ներքև</w:t>
      </w:r>
      <w:r w:rsidR="003C72CE" w:rsidRPr="003C72CE">
        <w:rPr>
          <w:rFonts w:ascii="Sylfaen" w:hAnsi="Sylfaen"/>
          <w:iCs/>
          <w:lang w:val="hy-AM"/>
        </w:rPr>
        <w:t xml:space="preserve"> </w:t>
      </w:r>
      <m:oMath>
        <m:r>
          <w:rPr>
            <w:rFonts w:ascii="Cambria Math" w:hAnsi="Cambria Math"/>
            <w:lang w:val="hy-AM"/>
          </w:rPr>
          <m:t xml:space="preserve"> </m:t>
        </m:r>
        <m:sSub>
          <m:sSubPr>
            <m:ctrlPr>
              <w:rPr>
                <w:rFonts w:ascii="Cambria Math" w:hAnsi="Cambria Math"/>
                <w:lang w:val="hy-AM"/>
              </w:rPr>
            </m:ctrlPr>
          </m:sSubPr>
          <m:e>
            <m:r>
              <m:rPr>
                <m:sty m:val="p"/>
              </m:rPr>
              <w:rPr>
                <w:rFonts w:ascii="Cambria Math" w:hAnsi="Cambria Math"/>
                <w:lang w:val="hy-AM"/>
              </w:rPr>
              <m:t>c</m:t>
            </m:r>
          </m:e>
          <m:sub>
            <m:r>
              <m:rPr>
                <m:sty m:val="p"/>
              </m:rPr>
              <w:rPr>
                <w:rFonts w:ascii="Cambria Math" w:hAnsi="Cambria Math"/>
                <w:lang w:val="hy-AM"/>
              </w:rPr>
              <m:t>i</m:t>
            </m:r>
          </m:sub>
        </m:sSub>
        <m:r>
          <m:rPr>
            <m:sty m:val="p"/>
          </m:rPr>
          <w:rPr>
            <w:rFonts w:ascii="Cambria Math" w:hAnsi="Cambria Math"/>
            <w:lang w:val="hy-AM"/>
          </w:rPr>
          <m:t xml:space="preserve">.Y= </m:t>
        </m:r>
        <m:sSub>
          <m:sSubPr>
            <m:ctrlPr>
              <w:rPr>
                <w:rFonts w:ascii="Cambria Math" w:hAnsi="Cambria Math"/>
                <w:lang w:val="hy-AM"/>
              </w:rPr>
            </m:ctrlPr>
          </m:sSubPr>
          <m:e>
            <m:r>
              <m:rPr>
                <m:sty m:val="p"/>
              </m:rPr>
              <w:rPr>
                <w:rFonts w:ascii="Cambria Math" w:hAnsi="Cambria Math"/>
                <w:lang w:val="hy-AM"/>
              </w:rPr>
              <m:t>c</m:t>
            </m:r>
          </m:e>
          <m:sub>
            <m:r>
              <m:rPr>
                <m:sty m:val="p"/>
              </m:rPr>
              <w:rPr>
                <w:rFonts w:ascii="Cambria Math" w:hAnsi="Cambria Math"/>
                <w:lang w:val="hy-AM"/>
              </w:rPr>
              <m:t>i</m:t>
            </m:r>
          </m:sub>
        </m:sSub>
        <m:r>
          <m:rPr>
            <m:sty m:val="p"/>
          </m:rPr>
          <w:rPr>
            <w:rFonts w:ascii="Cambria Math" w:hAnsi="Cambria Math"/>
            <w:lang w:val="hy-AM"/>
          </w:rPr>
          <m:t>.Y</m:t>
        </m:r>
        <m:r>
          <w:rPr>
            <w:rFonts w:ascii="Cambria Math" w:hAnsi="Cambria Math"/>
            <w:lang w:val="hy-AM"/>
          </w:rPr>
          <m:t xml:space="preserve"> + </m:t>
        </m:r>
        <m:r>
          <m:rPr>
            <m:sty m:val="p"/>
          </m:rPr>
          <w:rPr>
            <w:rFonts w:ascii="Cambria Math" w:hAnsi="Cambria Math"/>
            <w:lang w:val="hy-AM"/>
          </w:rPr>
          <m:t>RowHeight</m:t>
        </m:r>
      </m:oMath>
      <w:r w:rsidR="00FA1653" w:rsidRPr="00FA1653">
        <w:rPr>
          <w:rFonts w:ascii="Sylfaen" w:hAnsi="Sylfaen"/>
          <w:iCs/>
          <w:lang w:val="hy-AM"/>
        </w:rPr>
        <w:t xml:space="preserve"> ՝ շարունակելով իր ագահ որոնումը արդեն նոր հորիզոնական շարքում։</w:t>
      </w:r>
    </w:p>
    <w:p w14:paraId="77477A09" w14:textId="7BAA9884" w:rsidR="001A2F38" w:rsidRPr="001A2F38" w:rsidRDefault="00C41F83" w:rsidP="001A2F38">
      <w:pPr>
        <w:spacing w:line="360" w:lineRule="auto"/>
        <w:jc w:val="both"/>
        <w:rPr>
          <w:rFonts w:ascii="Arial" w:hAnsi="Arial" w:cs="Segoe UI Emoji"/>
          <w:color w:val="2B2D31"/>
          <w:sz w:val="21"/>
          <w:szCs w:val="21"/>
          <w:shd w:val="clear" w:color="auto" w:fill="FFFFFF"/>
          <w:lang w:val="ru-RU"/>
        </w:rPr>
      </w:pPr>
      <w:r>
        <w:rPr>
          <w:rFonts w:ascii="Arial" w:hAnsi="Arial" w:cs="Segoe UI Emoji"/>
          <w:color w:val="2B2D31"/>
          <w:sz w:val="21"/>
          <w:szCs w:val="21"/>
          <w:shd w:val="clear" w:color="auto" w:fill="FFFFFF"/>
          <w:lang w:val="hy-AM"/>
        </w:rPr>
        <w:t xml:space="preserve">  </w:t>
      </w:r>
      <w:r w:rsidR="007A2999">
        <w:rPr>
          <w:rFonts w:ascii="Arial" w:hAnsi="Arial" w:cs="Segoe UI Emoji"/>
          <w:color w:val="2B2D31"/>
          <w:sz w:val="21"/>
          <w:szCs w:val="21"/>
          <w:shd w:val="clear" w:color="auto" w:fill="FFFFFF"/>
          <w:lang w:val="hy-AM"/>
        </w:rPr>
        <w:t xml:space="preserve">  </w:t>
      </w:r>
      <w:r>
        <w:rPr>
          <w:rFonts w:ascii="Arial" w:hAnsi="Arial" w:cs="Segoe UI Emoji"/>
          <w:color w:val="2B2D31"/>
          <w:sz w:val="21"/>
          <w:szCs w:val="21"/>
          <w:shd w:val="clear" w:color="auto" w:fill="FFFFFF"/>
          <w:lang w:val="hy-AM"/>
        </w:rPr>
        <w:t xml:space="preserve">    </w:t>
      </w:r>
      <w:r w:rsidR="001A2F38" w:rsidRPr="001A2F38">
        <w:rPr>
          <w:rFonts w:ascii="Arial" w:hAnsi="Arial" w:cs="Segoe UI Emoji"/>
          <w:noProof/>
          <w:color w:val="2B2D31"/>
          <w:sz w:val="21"/>
          <w:szCs w:val="21"/>
          <w:shd w:val="clear" w:color="auto" w:fill="FFFFFF"/>
          <w:lang w:val="hy-AM"/>
        </w:rPr>
        <w:drawing>
          <wp:inline distT="0" distB="0" distL="0" distR="0" wp14:anchorId="75988587" wp14:editId="2547E62E">
            <wp:extent cx="5027440" cy="1423686"/>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7112" cy="1434920"/>
                    </a:xfrm>
                    <a:prstGeom prst="rect">
                      <a:avLst/>
                    </a:prstGeom>
                    <a:noFill/>
                    <a:ln>
                      <a:noFill/>
                    </a:ln>
                  </pic:spPr>
                </pic:pic>
              </a:graphicData>
            </a:graphic>
          </wp:inline>
        </w:drawing>
      </w:r>
    </w:p>
    <w:p w14:paraId="4818DA1A" w14:textId="77777777" w:rsidR="00C41F83" w:rsidRDefault="00C41F83" w:rsidP="00EB19A2">
      <w:pPr>
        <w:spacing w:line="360" w:lineRule="auto"/>
        <w:jc w:val="both"/>
        <w:rPr>
          <w:rFonts w:ascii="Arial" w:hAnsi="Arial" w:cs="Segoe UI Emoji"/>
          <w:color w:val="2B2D31"/>
          <w:sz w:val="21"/>
          <w:szCs w:val="21"/>
          <w:shd w:val="clear" w:color="auto" w:fill="FFFFFF"/>
          <w:lang w:val="hy-AM"/>
        </w:rPr>
      </w:pPr>
    </w:p>
    <w:p w14:paraId="44CE9FD9" w14:textId="2296EAFB" w:rsidR="00823C95" w:rsidRPr="00504B7A" w:rsidRDefault="00823C95" w:rsidP="0059248C">
      <w:pPr>
        <w:spacing w:after="240" w:line="360" w:lineRule="auto"/>
        <w:jc w:val="center"/>
        <w:rPr>
          <w:rFonts w:ascii="Sylfaen" w:hAnsi="Sylfaen"/>
          <w:sz w:val="20"/>
          <w:szCs w:val="20"/>
          <w:lang w:val="hy-AM"/>
        </w:rPr>
      </w:pPr>
      <w:r w:rsidRPr="00504B7A">
        <w:rPr>
          <w:rFonts w:ascii="Sylfaen" w:hAnsi="Sylfaen" w:cs="Arial"/>
          <w:i/>
          <w:iCs/>
          <w:color w:val="2B2D31"/>
          <w:sz w:val="20"/>
          <w:szCs w:val="20"/>
          <w:shd w:val="clear" w:color="auto" w:fill="FFFFFF"/>
          <w:lang w:val="hy-AM"/>
        </w:rPr>
        <w:t>Նկ</w:t>
      </w:r>
      <w:r w:rsidR="00504B7A" w:rsidRPr="002123DA">
        <w:rPr>
          <w:rFonts w:ascii="Sylfaen" w:hAnsi="Sylfaen" w:cs="Arial"/>
          <w:i/>
          <w:iCs/>
          <w:color w:val="2B2D31"/>
          <w:sz w:val="20"/>
          <w:szCs w:val="20"/>
          <w:shd w:val="clear" w:color="auto" w:fill="FFFFFF"/>
          <w:lang w:val="hy-AM"/>
        </w:rPr>
        <w:t>.</w:t>
      </w:r>
      <w:r w:rsidRPr="00504B7A">
        <w:rPr>
          <w:rFonts w:ascii="Sylfaen" w:hAnsi="Sylfaen" w:cs="Arial"/>
          <w:i/>
          <w:iCs/>
          <w:color w:val="2B2D31"/>
          <w:sz w:val="20"/>
          <w:szCs w:val="20"/>
          <w:shd w:val="clear" w:color="auto" w:fill="FFFFFF"/>
          <w:lang w:val="hy-AM"/>
        </w:rPr>
        <w:t xml:space="preserve"> 2.</w:t>
      </w:r>
      <w:r w:rsidR="00504B7A" w:rsidRPr="00504B7A">
        <w:rPr>
          <w:rFonts w:ascii="Sylfaen" w:hAnsi="Sylfaen" w:cs="Arial"/>
          <w:i/>
          <w:iCs/>
          <w:color w:val="2B2D31"/>
          <w:sz w:val="20"/>
          <w:szCs w:val="20"/>
          <w:shd w:val="clear" w:color="auto" w:fill="FFFFFF"/>
          <w:lang w:val="hy-AM"/>
        </w:rPr>
        <w:t>4</w:t>
      </w:r>
      <w:r w:rsidRPr="00504B7A">
        <w:rPr>
          <w:rFonts w:ascii="Sylfaen" w:hAnsi="Sylfaen" w:cs="Arial"/>
          <w:i/>
          <w:iCs/>
          <w:color w:val="2B2D31"/>
          <w:sz w:val="20"/>
          <w:szCs w:val="20"/>
          <w:shd w:val="clear" w:color="auto" w:fill="FFFFFF"/>
          <w:lang w:val="hy-AM"/>
        </w:rPr>
        <w:t>.</w:t>
      </w:r>
      <w:r w:rsidR="00504B7A" w:rsidRPr="00504B7A">
        <w:rPr>
          <w:rFonts w:ascii="Sylfaen" w:hAnsi="Sylfaen" w:cs="Arial"/>
          <w:i/>
          <w:iCs/>
          <w:color w:val="2B2D31"/>
          <w:sz w:val="20"/>
          <w:szCs w:val="20"/>
          <w:shd w:val="clear" w:color="auto" w:fill="FFFFFF"/>
          <w:lang w:val="hy-AM"/>
        </w:rPr>
        <w:t>1.</w:t>
      </w:r>
      <w:r w:rsidRPr="00504B7A">
        <w:rPr>
          <w:rFonts w:ascii="Sylfaen" w:hAnsi="Sylfaen" w:cs="Arial"/>
          <w:i/>
          <w:iCs/>
          <w:color w:val="2B2D31"/>
          <w:sz w:val="20"/>
          <w:szCs w:val="20"/>
          <w:shd w:val="clear" w:color="auto" w:fill="FFFFFF"/>
          <w:lang w:val="hy-AM"/>
        </w:rPr>
        <w:t xml:space="preserve"> </w:t>
      </w:r>
      <w:r w:rsidR="00F74C2C" w:rsidRPr="00504B7A">
        <w:rPr>
          <w:rFonts w:ascii="Sylfaen" w:hAnsi="Sylfaen" w:cs="Arial"/>
          <w:i/>
          <w:iCs/>
          <w:color w:val="2B2D31"/>
          <w:sz w:val="20"/>
          <w:szCs w:val="20"/>
          <w:shd w:val="clear" w:color="auto" w:fill="FFFFFF"/>
          <w:lang w:val="hy-AM"/>
        </w:rPr>
        <w:t xml:space="preserve">«ագահ» </w:t>
      </w:r>
      <w:r w:rsidR="00513809" w:rsidRPr="00504B7A">
        <w:rPr>
          <w:rFonts w:ascii="Sylfaen" w:hAnsi="Sylfaen" w:cs="Arial"/>
          <w:i/>
          <w:iCs/>
          <w:color w:val="2B2D31"/>
          <w:sz w:val="20"/>
          <w:szCs w:val="20"/>
          <w:shd w:val="clear" w:color="auto" w:fill="FFFFFF"/>
          <w:lang w:val="hy-AM"/>
        </w:rPr>
        <w:t>տեղաբաշխման</w:t>
      </w:r>
      <w:r w:rsidRPr="00504B7A">
        <w:rPr>
          <w:rFonts w:ascii="Sylfaen" w:hAnsi="Sylfaen" w:cs="Arial"/>
          <w:i/>
          <w:iCs/>
          <w:color w:val="2B2D31"/>
          <w:sz w:val="20"/>
          <w:szCs w:val="20"/>
          <w:shd w:val="clear" w:color="auto" w:fill="FFFFFF"/>
          <w:lang w:val="hy-AM"/>
        </w:rPr>
        <w:t xml:space="preserve"> ալգորիթմի տողադարձով աշխատանքի սկզբունքը:</w:t>
      </w:r>
    </w:p>
    <w:p w14:paraId="5B6EDB5A" w14:textId="4C2F1AEC" w:rsidR="00823C95" w:rsidRPr="007B2ADA" w:rsidRDefault="0014104F" w:rsidP="0059248C">
      <w:pPr>
        <w:pStyle w:val="Heading3"/>
        <w:spacing w:line="360" w:lineRule="auto"/>
        <w:jc w:val="center"/>
        <w:rPr>
          <w:b/>
          <w:bCs/>
          <w:lang w:val="hy-AM"/>
        </w:rPr>
      </w:pPr>
      <w:bookmarkStart w:id="50" w:name="_Toc227687658"/>
      <w:r w:rsidRPr="007B2ADA">
        <w:rPr>
          <w:b/>
          <w:bCs/>
          <w:lang w:val="hy-AM"/>
        </w:rPr>
        <w:t>2.4.4. Խիտ դիզայնների տեղային բարելավման տեսությունը և մոդելների ընտրությունը</w:t>
      </w:r>
      <w:bookmarkEnd w:id="50"/>
    </w:p>
    <w:p w14:paraId="69C73F81" w14:textId="26164AB7" w:rsidR="002C43DD" w:rsidRPr="002C43DD" w:rsidRDefault="00F74C2C" w:rsidP="008D228F">
      <w:pPr>
        <w:spacing w:line="360" w:lineRule="auto"/>
        <w:ind w:firstLine="720"/>
        <w:jc w:val="both"/>
        <w:rPr>
          <w:rFonts w:ascii="Sylfaen" w:hAnsi="Sylfaen"/>
          <w:lang w:val="hy-AM"/>
        </w:rPr>
      </w:pPr>
      <w:r w:rsidRPr="00F74C2C">
        <w:rPr>
          <w:rFonts w:ascii="Sylfaen" w:hAnsi="Sylfaen"/>
          <w:lang w:val="hy-AM"/>
        </w:rPr>
        <w:t>«</w:t>
      </w:r>
      <w:r>
        <w:rPr>
          <w:rFonts w:ascii="Sylfaen" w:hAnsi="Sylfaen"/>
          <w:lang w:val="hy-AM"/>
        </w:rPr>
        <w:t>Ա</w:t>
      </w:r>
      <w:r w:rsidRPr="00F74C2C">
        <w:rPr>
          <w:rFonts w:ascii="Sylfaen" w:hAnsi="Sylfaen"/>
          <w:lang w:val="hy-AM"/>
        </w:rPr>
        <w:t>գահ»</w:t>
      </w:r>
      <w:r>
        <w:rPr>
          <w:rFonts w:ascii="Sylfaen" w:hAnsi="Sylfaen"/>
          <w:lang w:val="hy-AM"/>
        </w:rPr>
        <w:t xml:space="preserve"> </w:t>
      </w:r>
      <w:r w:rsidR="007B6A6A">
        <w:rPr>
          <w:rFonts w:ascii="Sylfaen" w:hAnsi="Sylfaen"/>
          <w:lang w:val="hy-AM"/>
        </w:rPr>
        <w:t>տեղաբաշխման</w:t>
      </w:r>
      <w:r w:rsidR="002C43DD" w:rsidRPr="002C43DD">
        <w:rPr>
          <w:rFonts w:ascii="Sylfaen" w:hAnsi="Sylfaen"/>
          <w:lang w:val="hy-AM"/>
        </w:rPr>
        <w:t xml:space="preserve"> ալգորիթմը տալիս է զրոյական վերածածկման մաթեմատիկական բացարձակ երաշխիք, սակայն խիտ դիզայնների դեպքում այն կարող է առաջացնել շղթայական ռեակցիա</w:t>
      </w:r>
      <w:r w:rsidR="00917656">
        <w:rPr>
          <w:rFonts w:ascii="Sylfaen" w:hAnsi="Sylfaen"/>
          <w:lang w:val="hy-AM"/>
        </w:rPr>
        <w:t>։</w:t>
      </w:r>
      <w:r w:rsidR="002C43DD" w:rsidRPr="002C43DD">
        <w:rPr>
          <w:rFonts w:ascii="Sylfaen" w:hAnsi="Sylfaen"/>
          <w:lang w:val="hy-AM"/>
        </w:rPr>
        <w:t xml:space="preserve">Երբ ալգորիթմը խիտ միջավայրում մի բջիջ տեղաշարժում է աջ, այն հրում է հաջորդին, հաջորդը՝ մյուսին, և այսպես շարունակ: </w:t>
      </w:r>
      <w:r w:rsidR="002C43DD" w:rsidRPr="002C43DD">
        <w:rPr>
          <w:rFonts w:ascii="Sylfaen" w:hAnsi="Sylfaen"/>
          <w:lang w:val="hy-AM"/>
        </w:rPr>
        <w:lastRenderedPageBreak/>
        <w:t xml:space="preserve">Թեև ֆիզիկական </w:t>
      </w:r>
      <w:r w:rsidR="002804E6">
        <w:rPr>
          <w:rFonts w:ascii="Sylfaen" w:hAnsi="Sylfaen"/>
          <w:lang w:val="hy-AM"/>
        </w:rPr>
        <w:t>դասավորվածությունը</w:t>
      </w:r>
      <w:r w:rsidR="002C43DD" w:rsidRPr="002C43DD">
        <w:rPr>
          <w:rFonts w:ascii="Sylfaen" w:hAnsi="Sylfaen"/>
          <w:lang w:val="hy-AM"/>
        </w:rPr>
        <w:t xml:space="preserve"> դառնում է 100% օրինական, բջիջների զանգվածային տեղաշարժը հեռացնում է դրանք իրենց գլոբալ օպտիմալ (նվազագույն </w:t>
      </w:r>
      <w:r w:rsidR="00C479EE">
        <w:rPr>
          <w:rFonts w:ascii="Sylfaen" w:hAnsi="Sylfaen"/>
          <w:lang w:val="hy-AM"/>
        </w:rPr>
        <w:t>ԼԵԿԳ</w:t>
      </w:r>
      <w:r w:rsidR="002C43DD" w:rsidRPr="002C43DD">
        <w:rPr>
          <w:rFonts w:ascii="Sylfaen" w:hAnsi="Sylfaen"/>
          <w:lang w:val="hy-AM"/>
        </w:rPr>
        <w:t xml:space="preserve"> ապահովող) կետերից՝ որոշակիորեն դեգրադացնելով լարերի ընդհանուր երկարությունը:</w:t>
      </w:r>
    </w:p>
    <w:p w14:paraId="1BDC300D" w14:textId="65E6A7A6" w:rsidR="002C43DD" w:rsidRPr="002C43DD" w:rsidRDefault="002C43DD" w:rsidP="008D228F">
      <w:pPr>
        <w:spacing w:line="360" w:lineRule="auto"/>
        <w:ind w:firstLine="720"/>
        <w:jc w:val="both"/>
        <w:rPr>
          <w:rFonts w:ascii="Sylfaen" w:hAnsi="Sylfaen"/>
          <w:lang w:val="hy-AM"/>
        </w:rPr>
      </w:pPr>
      <w:r w:rsidRPr="002C43DD">
        <w:rPr>
          <w:rFonts w:ascii="Sylfaen" w:hAnsi="Sylfaen"/>
          <w:lang w:val="hy-AM"/>
        </w:rPr>
        <w:t xml:space="preserve">Այս </w:t>
      </w:r>
      <w:r w:rsidR="00B435A1">
        <w:rPr>
          <w:rFonts w:ascii="Sylfaen" w:hAnsi="Sylfaen"/>
          <w:lang w:val="hy-AM"/>
        </w:rPr>
        <w:t>որակական</w:t>
      </w:r>
      <w:r w:rsidR="000C1E85">
        <w:rPr>
          <w:rFonts w:ascii="Sylfaen" w:hAnsi="Sylfaen"/>
          <w:lang w:val="hy-AM"/>
        </w:rPr>
        <w:t xml:space="preserve"> անկումը</w:t>
      </w:r>
      <w:r w:rsidRPr="002C43DD">
        <w:rPr>
          <w:rFonts w:ascii="Sylfaen" w:hAnsi="Sylfaen"/>
          <w:lang w:val="hy-AM"/>
        </w:rPr>
        <w:t xml:space="preserve"> վերականգնելու, նպատակով, մշա</w:t>
      </w:r>
      <w:r w:rsidR="00DE51DA">
        <w:rPr>
          <w:rFonts w:ascii="Sylfaen" w:hAnsi="Sylfaen"/>
          <w:lang w:val="hy-AM"/>
        </w:rPr>
        <w:t>կ</w:t>
      </w:r>
      <w:r w:rsidRPr="002C43DD">
        <w:rPr>
          <w:rFonts w:ascii="Sylfaen" w:hAnsi="Sylfaen"/>
          <w:lang w:val="hy-AM"/>
        </w:rPr>
        <w:t xml:space="preserve">վել է </w:t>
      </w:r>
      <w:ins w:id="51" w:author="Gagik Tadevosyan" w:date="2026-04-13T10:24:00Z">
        <w:r w:rsidR="00733AA6">
          <w:rPr>
            <w:rFonts w:ascii="Sylfaen" w:hAnsi="Sylfaen"/>
            <w:lang w:val="hy-AM"/>
          </w:rPr>
          <w:t>տ</w:t>
        </w:r>
      </w:ins>
      <w:del w:id="52" w:author="Gagik Tadevosyan" w:date="2026-04-13T10:25:00Z">
        <w:r w:rsidRPr="002C43DD" w:rsidDel="00580AD3">
          <w:rPr>
            <w:rFonts w:ascii="Sylfaen" w:hAnsi="Sylfaen"/>
            <w:lang w:val="hy-AM"/>
          </w:rPr>
          <w:delText>Տ</w:delText>
        </w:r>
      </w:del>
      <w:r w:rsidRPr="002C43DD">
        <w:rPr>
          <w:rFonts w:ascii="Sylfaen" w:hAnsi="Sylfaen"/>
          <w:lang w:val="hy-AM"/>
        </w:rPr>
        <w:t xml:space="preserve">եղային </w:t>
      </w:r>
      <w:r w:rsidR="000C1E85">
        <w:rPr>
          <w:rFonts w:ascii="Sylfaen" w:hAnsi="Sylfaen"/>
          <w:lang w:val="hy-AM"/>
        </w:rPr>
        <w:t>օպտիմալացման</w:t>
      </w:r>
      <w:r w:rsidRPr="002C43DD">
        <w:rPr>
          <w:rFonts w:ascii="Sylfaen" w:hAnsi="Sylfaen"/>
          <w:lang w:val="hy-AM"/>
        </w:rPr>
        <w:t xml:space="preserve"> խելացի մոդելը:</w:t>
      </w:r>
    </w:p>
    <w:p w14:paraId="692C23AF" w14:textId="6B211616" w:rsidR="002C43DD" w:rsidRPr="002C43DD" w:rsidRDefault="002C43DD" w:rsidP="008D228F">
      <w:pPr>
        <w:spacing w:line="360" w:lineRule="auto"/>
        <w:ind w:firstLine="720"/>
        <w:jc w:val="both"/>
        <w:rPr>
          <w:rFonts w:ascii="Sylfaen" w:hAnsi="Sylfaen"/>
          <w:lang w:val="hy-AM"/>
        </w:rPr>
      </w:pPr>
      <w:r w:rsidRPr="002C43DD">
        <w:rPr>
          <w:rFonts w:ascii="Sylfaen" w:hAnsi="Sylfaen"/>
          <w:lang w:val="hy-AM"/>
        </w:rPr>
        <w:t xml:space="preserve">Խելացի տեղային </w:t>
      </w:r>
      <w:r w:rsidR="00F47346">
        <w:rPr>
          <w:rFonts w:ascii="Sylfaen" w:hAnsi="Sylfaen"/>
          <w:lang w:val="hy-AM"/>
        </w:rPr>
        <w:t>օպտիմալացման մոդելի</w:t>
      </w:r>
      <w:r w:rsidRPr="002C43DD">
        <w:rPr>
          <w:rFonts w:ascii="Sylfaen" w:hAnsi="Sylfaen"/>
          <w:lang w:val="hy-AM"/>
        </w:rPr>
        <w:t xml:space="preserve"> մաթեմատիկական հիմքը </w:t>
      </w:r>
      <w:r w:rsidR="004D09A6">
        <w:rPr>
          <w:rFonts w:ascii="Sylfaen" w:hAnsi="Sylfaen"/>
          <w:lang w:val="hy-AM"/>
        </w:rPr>
        <w:t>Թրծման նմանակման</w:t>
      </w:r>
      <w:r w:rsidRPr="002C43DD">
        <w:rPr>
          <w:rFonts w:ascii="Sylfaen" w:hAnsi="Sylfaen"/>
          <w:lang w:val="hy-AM"/>
        </w:rPr>
        <w:t xml:space="preserve"> հավասարումների կ</w:t>
      </w:r>
      <w:r w:rsidR="00DE51DA">
        <w:rPr>
          <w:rFonts w:ascii="Sylfaen" w:hAnsi="Sylfaen"/>
          <w:lang w:val="hy-AM"/>
        </w:rPr>
        <w:t>ո</w:t>
      </w:r>
      <w:r w:rsidRPr="002C43DD">
        <w:rPr>
          <w:rFonts w:ascii="Sylfaen" w:hAnsi="Sylfaen"/>
          <w:lang w:val="hy-AM"/>
        </w:rPr>
        <w:t>շտ վերահսկումն է.</w:t>
      </w:r>
    </w:p>
    <w:p w14:paraId="0FCF958B" w14:textId="56D9FCD2" w:rsidR="00395513" w:rsidRPr="00395513" w:rsidRDefault="00773BAE" w:rsidP="008D228F">
      <w:pPr>
        <w:spacing w:line="360" w:lineRule="auto"/>
        <w:ind w:firstLine="720"/>
        <w:jc w:val="both"/>
        <w:rPr>
          <w:rFonts w:ascii="Sylfaen" w:hAnsi="Sylfaen"/>
          <w:lang w:val="hy-AM"/>
        </w:rPr>
      </w:pPr>
      <w:r w:rsidRPr="00773BAE">
        <w:rPr>
          <w:rFonts w:ascii="Sylfaen" w:hAnsi="Sylfaen"/>
          <w:lang w:val="hy-AM"/>
        </w:rPr>
        <w:t xml:space="preserve">Ի տարբերություն գլոբալ որոնման, </w:t>
      </w:r>
      <w:r w:rsidR="00923AB6">
        <w:rPr>
          <w:rFonts w:ascii="Sylfaen" w:hAnsi="Sylfaen"/>
          <w:lang w:val="hy-AM"/>
        </w:rPr>
        <w:t>այս</w:t>
      </w:r>
      <w:r w:rsidRPr="00773BAE">
        <w:rPr>
          <w:rFonts w:ascii="Sylfaen" w:hAnsi="Sylfaen"/>
          <w:lang w:val="hy-AM"/>
        </w:rPr>
        <w:t xml:space="preserve"> ռեժիմում ալգորիթմը մեկնարկում է ծայրահեղ ցածր ջերմաստիճանից: Բոլցմանի բաշխման </w:t>
      </w:r>
      <m:oMath>
        <m:r>
          <w:rPr>
            <w:rFonts w:ascii="Cambria Math" w:hAnsi="Cambria Math"/>
            <w:lang w:val="hy-AM"/>
          </w:rPr>
          <m:t xml:space="preserve">(P= </m:t>
        </m:r>
        <m:sSup>
          <m:sSupPr>
            <m:ctrlPr>
              <w:rPr>
                <w:rFonts w:ascii="Cambria Math" w:hAnsi="Cambria Math"/>
                <w:i/>
                <w:lang w:val="hy-AM"/>
              </w:rPr>
            </m:ctrlPr>
          </m:sSupPr>
          <m:e>
            <m:r>
              <w:rPr>
                <w:rFonts w:ascii="Cambria Math" w:hAnsi="Cambria Math"/>
                <w:lang w:val="hy-AM"/>
              </w:rPr>
              <m:t>e</m:t>
            </m:r>
          </m:e>
          <m:sup>
            <m:r>
              <w:rPr>
                <w:rFonts w:ascii="Cambria Math" w:hAnsi="Cambria Math"/>
                <w:lang w:val="hy-AM"/>
              </w:rPr>
              <m:t>-(</m:t>
            </m:r>
            <m:f>
              <m:fPr>
                <m:ctrlPr>
                  <w:rPr>
                    <w:rFonts w:ascii="Cambria Math" w:hAnsi="Cambria Math"/>
                    <w:i/>
                    <w:lang w:val="hy-AM"/>
                  </w:rPr>
                </m:ctrlPr>
              </m:fPr>
              <m:num>
                <m:r>
                  <w:rPr>
                    <w:rFonts w:ascii="Cambria Math" w:hAnsi="Cambria Math"/>
                    <w:lang w:val="hy-AM"/>
                  </w:rPr>
                  <m:t>∆c</m:t>
                </m:r>
              </m:num>
              <m:den>
                <m:r>
                  <w:rPr>
                    <w:rFonts w:ascii="Cambria Math" w:hAnsi="Cambria Math"/>
                    <w:lang w:val="hy-AM"/>
                  </w:rPr>
                  <m:t>t</m:t>
                </m:r>
              </m:den>
            </m:f>
            <m:r>
              <w:rPr>
                <w:rFonts w:ascii="Cambria Math" w:hAnsi="Cambria Math"/>
                <w:lang w:val="hy-AM"/>
              </w:rPr>
              <m:t>)</m:t>
            </m:r>
          </m:sup>
        </m:sSup>
        <m:r>
          <w:rPr>
            <w:rFonts w:ascii="Cambria Math" w:hAnsi="Cambria Math"/>
            <w:lang w:val="hy-AM"/>
          </w:rPr>
          <m:t>)</m:t>
        </m:r>
      </m:oMath>
      <w:r w:rsidR="00395513" w:rsidRPr="00395513">
        <w:rPr>
          <w:lang w:val="hy-AM"/>
        </w:rPr>
        <w:t xml:space="preserve"> </w:t>
      </w:r>
      <w:r w:rsidR="00395513" w:rsidRPr="00395513">
        <w:rPr>
          <w:rFonts w:ascii="Sylfaen" w:hAnsi="Sylfaen"/>
          <w:lang w:val="hy-AM"/>
        </w:rPr>
        <w:t>համաձայն՝ ցածր t-ն նշանակում է, որ վատացնող քայլեր գրեթե չեն ընդունվում:</w:t>
      </w:r>
    </w:p>
    <w:p w14:paraId="192AC8F6" w14:textId="17BB471A" w:rsidR="009B781E" w:rsidRDefault="009B781E" w:rsidP="008D228F">
      <w:pPr>
        <w:spacing w:line="360" w:lineRule="auto"/>
        <w:ind w:firstLine="720"/>
        <w:jc w:val="both"/>
        <w:rPr>
          <w:rFonts w:ascii="Sylfaen" w:hAnsi="Sylfaen"/>
          <w:lang w:val="hy-AM"/>
        </w:rPr>
      </w:pPr>
      <w:r w:rsidRPr="009B781E">
        <w:rPr>
          <w:rFonts w:ascii="Sylfaen" w:hAnsi="Sylfaen"/>
          <w:lang w:val="hy-AM"/>
        </w:rPr>
        <w:t xml:space="preserve">Ադապտիվ տուգանքների գործակիցը հենց առաջին իսկ իտերացիայից սահմանվում է առավելագույն արժեքի: Սա նշանակում է, որ ցանկացած տեղաշարժ, որը կստեղծի թեկուզ չնչին վերածածկում, անմիջապես կմերժվի չափազանց բարձր </w:t>
      </w:r>
      <w:r w:rsidR="00B84E2D">
        <w:rPr>
          <w:rFonts w:ascii="Sylfaen" w:hAnsi="Sylfaen"/>
          <w:lang w:val="hy-AM"/>
        </w:rPr>
        <w:t xml:space="preserve">նպատակային արժեք </w:t>
      </w:r>
      <w:r w:rsidRPr="009B781E">
        <w:rPr>
          <w:rFonts w:ascii="Sylfaen" w:hAnsi="Sylfaen"/>
          <w:lang w:val="hy-AM"/>
        </w:rPr>
        <w:t xml:space="preserve"> ունենալու պատճառով:</w:t>
      </w:r>
    </w:p>
    <w:p w14:paraId="7D49CAE6" w14:textId="04FB07AC" w:rsidR="006340B7" w:rsidRDefault="00386078" w:rsidP="008D228F">
      <w:pPr>
        <w:spacing w:after="240" w:line="360" w:lineRule="auto"/>
        <w:ind w:firstLine="720"/>
        <w:jc w:val="both"/>
        <w:rPr>
          <w:rFonts w:ascii="Sylfaen" w:hAnsi="Sylfaen"/>
          <w:lang w:val="hy-AM"/>
        </w:rPr>
      </w:pPr>
      <w:r>
        <w:rPr>
          <w:rFonts w:ascii="Sylfaen" w:hAnsi="Sylfaen"/>
          <w:lang w:val="hy-AM"/>
        </w:rPr>
        <w:t>Ա</w:t>
      </w:r>
      <w:r w:rsidR="00734804">
        <w:rPr>
          <w:rFonts w:ascii="Sylfaen" w:hAnsi="Sylfaen"/>
          <w:lang w:val="hy-AM"/>
        </w:rPr>
        <w:t xml:space="preserve">յս </w:t>
      </w:r>
      <w:r w:rsidR="001046BD" w:rsidRPr="001046BD">
        <w:rPr>
          <w:rFonts w:ascii="Sylfaen" w:hAnsi="Sylfaen"/>
          <w:lang w:val="hy-AM"/>
        </w:rPr>
        <w:t xml:space="preserve"> ռեժիմի կիրառումը որևէ կերպ չի խախտում նախորդող </w:t>
      </w:r>
      <w:r w:rsidR="00734804">
        <w:rPr>
          <w:rFonts w:ascii="Sylfaen" w:hAnsi="Sylfaen"/>
          <w:lang w:val="hy-AM"/>
        </w:rPr>
        <w:t xml:space="preserve">կանոնակարգման </w:t>
      </w:r>
      <w:r w:rsidR="001046BD" w:rsidRPr="001046BD">
        <w:rPr>
          <w:rFonts w:ascii="Sylfaen" w:hAnsi="Sylfaen"/>
          <w:lang w:val="hy-AM"/>
        </w:rPr>
        <w:t xml:space="preserve">փուլի արդյունքում ստացված </w:t>
      </w:r>
      <w:r w:rsidR="00EE790C">
        <w:rPr>
          <w:rFonts w:ascii="Sylfaen" w:hAnsi="Sylfaen"/>
          <w:lang w:val="hy-AM"/>
        </w:rPr>
        <w:t>կանոնակարգված վիճակը</w:t>
      </w:r>
      <w:r w:rsidR="001046BD" w:rsidRPr="001046BD">
        <w:rPr>
          <w:rFonts w:ascii="Sylfaen" w:hAnsi="Sylfaen"/>
          <w:lang w:val="hy-AM"/>
        </w:rPr>
        <w:t xml:space="preserve">: Գլոբալ տեղաբաշխման փուլի համեմատ, որտեղ ալգորիթմն ունի ազատության մեծ աստիճան, </w:t>
      </w:r>
      <w:r w:rsidR="00AA18CB">
        <w:rPr>
          <w:rFonts w:ascii="Sylfaen" w:hAnsi="Sylfaen"/>
          <w:lang w:val="hy-AM"/>
        </w:rPr>
        <w:t xml:space="preserve">այս </w:t>
      </w:r>
      <w:r w:rsidR="001046BD" w:rsidRPr="001046BD">
        <w:rPr>
          <w:rFonts w:ascii="Sylfaen" w:hAnsi="Sylfaen"/>
          <w:lang w:val="hy-AM"/>
        </w:rPr>
        <w:t>ռեժիմում գործում են</w:t>
      </w:r>
      <w:r>
        <w:rPr>
          <w:rFonts w:ascii="Sylfaen" w:hAnsi="Sylfaen"/>
          <w:lang w:val="hy-AM"/>
        </w:rPr>
        <w:t xml:space="preserve"> </w:t>
      </w:r>
      <w:r w:rsidR="00DF641F">
        <w:rPr>
          <w:rFonts w:ascii="Sylfaen" w:hAnsi="Sylfaen"/>
          <w:lang w:val="hy-AM"/>
        </w:rPr>
        <w:t>մի շարք սահմանափակումներ</w:t>
      </w:r>
      <w:r w:rsidR="001046BD" w:rsidRPr="00DF641F">
        <w:rPr>
          <w:rFonts w:ascii="Sylfaen" w:hAnsi="Sylfaen"/>
          <w:lang w:val="hy-AM"/>
        </w:rPr>
        <w:t>:</w:t>
      </w:r>
      <w:r w:rsidR="001046BD" w:rsidRPr="001046BD">
        <w:rPr>
          <w:rFonts w:ascii="Sylfaen" w:hAnsi="Sylfaen"/>
          <w:lang w:val="hy-AM"/>
        </w:rPr>
        <w:t xml:space="preserve"> Համակարգը կատարում է միայն այնպիսի փոքրիկ տեղային տեղաշարժեր կամ փոխարինումներ, որոնք բարելավում են ԼԵԿԳ-ը՝ երբեք չխախտելով դիզայնի զրոյական վերածածկման օրինականությունը : </w:t>
      </w:r>
    </w:p>
    <w:p w14:paraId="037EA264" w14:textId="55EF37F6" w:rsidR="008476CC" w:rsidRDefault="006340B7" w:rsidP="009B781E">
      <w:pPr>
        <w:spacing w:line="360" w:lineRule="auto"/>
        <w:jc w:val="both"/>
        <w:rPr>
          <w:rFonts w:ascii="Sylfaen" w:hAnsi="Sylfaen"/>
          <w:lang w:val="hy-AM"/>
        </w:rPr>
      </w:pPr>
      <w:r>
        <w:rPr>
          <w:rFonts w:ascii="Sylfaen" w:hAnsi="Sylfaen"/>
          <w:lang w:val="hy-AM"/>
        </w:rPr>
        <w:t xml:space="preserve">                                        </w:t>
      </w:r>
      <w:r w:rsidRPr="006340B7">
        <w:rPr>
          <w:rFonts w:ascii="Sylfaen" w:hAnsi="Sylfaen"/>
          <w:noProof/>
          <w:lang w:val="hy-AM"/>
        </w:rPr>
        <w:drawing>
          <wp:inline distT="0" distB="0" distL="0" distR="0" wp14:anchorId="04852EB9" wp14:editId="377A6535">
            <wp:extent cx="2876309" cy="1295263"/>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01576" cy="1306641"/>
                    </a:xfrm>
                    <a:prstGeom prst="rect">
                      <a:avLst/>
                    </a:prstGeom>
                    <a:noFill/>
                    <a:ln>
                      <a:noFill/>
                    </a:ln>
                  </pic:spPr>
                </pic:pic>
              </a:graphicData>
            </a:graphic>
          </wp:inline>
        </w:drawing>
      </w:r>
    </w:p>
    <w:p w14:paraId="7C6C9D67" w14:textId="0A3627CD" w:rsidR="00954852" w:rsidRPr="0059248C" w:rsidRDefault="00217749" w:rsidP="0059248C">
      <w:pPr>
        <w:spacing w:after="240" w:line="360" w:lineRule="auto"/>
        <w:jc w:val="center"/>
        <w:rPr>
          <w:rFonts w:ascii="Sylfaen" w:hAnsi="Sylfaen"/>
          <w:i/>
          <w:iCs/>
          <w:sz w:val="20"/>
          <w:szCs w:val="20"/>
          <w:lang w:val="hy-AM"/>
        </w:rPr>
      </w:pPr>
      <w:r w:rsidRPr="00504B7A">
        <w:rPr>
          <w:rFonts w:ascii="Sylfaen" w:hAnsi="Sylfaen"/>
          <w:i/>
          <w:iCs/>
          <w:sz w:val="20"/>
          <w:szCs w:val="20"/>
          <w:lang w:val="hy-AM"/>
        </w:rPr>
        <w:t>Նկ.</w:t>
      </w:r>
      <w:r w:rsidR="00504B7A" w:rsidRPr="00504B7A">
        <w:rPr>
          <w:rFonts w:ascii="Sylfaen" w:hAnsi="Sylfaen"/>
          <w:i/>
          <w:iCs/>
          <w:sz w:val="20"/>
          <w:szCs w:val="20"/>
          <w:lang w:val="hy-AM"/>
        </w:rPr>
        <w:t>2.4.2</w:t>
      </w:r>
      <w:r w:rsidRPr="00504B7A">
        <w:rPr>
          <w:rFonts w:ascii="Sylfaen" w:hAnsi="Sylfaen"/>
          <w:i/>
          <w:iCs/>
          <w:sz w:val="20"/>
          <w:szCs w:val="20"/>
          <w:lang w:val="hy-AM"/>
        </w:rPr>
        <w:t xml:space="preserve"> Բջիջների տեղային օպտիմալացման և կանոն</w:t>
      </w:r>
      <w:r w:rsidR="00954852" w:rsidRPr="00504B7A">
        <w:rPr>
          <w:rFonts w:ascii="Sylfaen" w:hAnsi="Sylfaen"/>
          <w:i/>
          <w:iCs/>
          <w:sz w:val="20"/>
          <w:szCs w:val="20"/>
          <w:lang w:val="hy-AM"/>
        </w:rPr>
        <w:t>ակարգված</w:t>
      </w:r>
      <w:r w:rsidRPr="00504B7A">
        <w:rPr>
          <w:rFonts w:ascii="Sylfaen" w:hAnsi="Sylfaen"/>
          <w:i/>
          <w:iCs/>
          <w:sz w:val="20"/>
          <w:szCs w:val="20"/>
          <w:lang w:val="hy-AM"/>
        </w:rPr>
        <w:t xml:space="preserve"> վիճակի պահպանման գործընթացը</w:t>
      </w:r>
    </w:p>
    <w:p w14:paraId="7AAD6EF0" w14:textId="5E893F20" w:rsidR="002C43DD" w:rsidRDefault="009B781E" w:rsidP="008D228F">
      <w:pPr>
        <w:spacing w:line="360" w:lineRule="auto"/>
        <w:ind w:firstLine="720"/>
        <w:jc w:val="both"/>
        <w:rPr>
          <w:rFonts w:ascii="Sylfaen" w:hAnsi="Sylfaen"/>
          <w:lang w:val="hy-AM"/>
        </w:rPr>
      </w:pPr>
      <w:r w:rsidRPr="009B781E">
        <w:rPr>
          <w:rFonts w:ascii="Sylfaen" w:hAnsi="Sylfaen"/>
          <w:lang w:val="hy-AM"/>
        </w:rPr>
        <w:t xml:space="preserve">Համակարգը կատարում է միայն այնպիսի փոքրիկ, տեղային տեղաշարժեր կամ փոխարինումներ, որոնք բարելավում են </w:t>
      </w:r>
      <w:r w:rsidR="00FB66E7">
        <w:rPr>
          <w:rFonts w:ascii="Sylfaen" w:hAnsi="Sylfaen"/>
          <w:lang w:val="hy-AM"/>
        </w:rPr>
        <w:t>ԼԵԿԳ</w:t>
      </w:r>
      <w:r w:rsidRPr="009B781E">
        <w:rPr>
          <w:rFonts w:ascii="Sylfaen" w:hAnsi="Sylfaen"/>
          <w:lang w:val="hy-AM"/>
        </w:rPr>
        <w:t xml:space="preserve">-ը՝ երբեք չխախտելով դիզայնի զրոյական վերածածկման օրինականությունը: </w:t>
      </w:r>
    </w:p>
    <w:p w14:paraId="760A3B2C" w14:textId="675B15E8" w:rsidR="009B781E" w:rsidRPr="001E116F" w:rsidRDefault="009B781E" w:rsidP="0059248C">
      <w:pPr>
        <w:pStyle w:val="Heading3"/>
        <w:spacing w:before="0" w:after="0" w:line="360" w:lineRule="auto"/>
        <w:jc w:val="center"/>
        <w:rPr>
          <w:b/>
          <w:bCs/>
          <w:lang w:val="hy-AM"/>
        </w:rPr>
      </w:pPr>
      <w:bookmarkStart w:id="53" w:name="_Toc227687659"/>
      <w:r w:rsidRPr="001E116F">
        <w:rPr>
          <w:b/>
          <w:bCs/>
          <w:lang w:val="hy-AM"/>
        </w:rPr>
        <w:lastRenderedPageBreak/>
        <w:t>2.4.5. Եզրակացություն</w:t>
      </w:r>
      <w:bookmarkEnd w:id="53"/>
    </w:p>
    <w:p w14:paraId="7CB2482F" w14:textId="7AC33DCA" w:rsidR="009B781E" w:rsidRDefault="00603EE5" w:rsidP="008D228F">
      <w:pPr>
        <w:spacing w:after="240" w:line="360" w:lineRule="auto"/>
        <w:ind w:firstLine="720"/>
        <w:jc w:val="both"/>
        <w:rPr>
          <w:rFonts w:ascii="Sylfaen" w:hAnsi="Sylfaen"/>
          <w:lang w:val="hy-AM"/>
        </w:rPr>
      </w:pPr>
      <w:r>
        <w:rPr>
          <w:rFonts w:ascii="Sylfaen" w:hAnsi="Sylfaen"/>
          <w:lang w:val="hy-AM"/>
        </w:rPr>
        <w:t>Կանոնակարգման</w:t>
      </w:r>
      <w:r w:rsidR="002C1AAE" w:rsidRPr="002C1AAE">
        <w:rPr>
          <w:rFonts w:ascii="Sylfaen" w:hAnsi="Sylfaen"/>
          <w:lang w:val="hy-AM"/>
        </w:rPr>
        <w:t xml:space="preserve"> փուլի մաթեմատիկական ապարատի վերլուծությունը ցույց է տալիս, որ գլոբալ օպտիմալացված տվյալների վերածումը արտադրական չափանիշներին բավարարող ֆիզիկական </w:t>
      </w:r>
      <w:r w:rsidR="004547FF">
        <w:rPr>
          <w:rFonts w:ascii="Sylfaen" w:hAnsi="Sylfaen"/>
          <w:lang w:val="hy-AM"/>
        </w:rPr>
        <w:t>դասավորվածությունը</w:t>
      </w:r>
      <w:r w:rsidR="002C1AAE" w:rsidRPr="002C1AAE">
        <w:rPr>
          <w:rFonts w:ascii="Sylfaen" w:hAnsi="Sylfaen"/>
          <w:lang w:val="hy-AM"/>
        </w:rPr>
        <w:t xml:space="preserve"> պահանջում է խիստ դետերմինիստական ալգորիթմներ: Կոորդինատների ցանցային ամրացումը ապահովում է </w:t>
      </w:r>
      <w:r w:rsidR="009E7A5E">
        <w:rPr>
          <w:rFonts w:ascii="Sylfaen" w:hAnsi="Sylfaen"/>
          <w:lang w:val="hy-AM"/>
        </w:rPr>
        <w:t xml:space="preserve">նախագծման կանոնների </w:t>
      </w:r>
      <w:r w:rsidR="002C1AAE" w:rsidRPr="002C1AAE">
        <w:rPr>
          <w:rFonts w:ascii="Sylfaen" w:hAnsi="Sylfaen"/>
          <w:lang w:val="hy-AM"/>
        </w:rPr>
        <w:t xml:space="preserve">պահպանումը, իսկ </w:t>
      </w:r>
      <w:r w:rsidR="00795F8C" w:rsidRPr="00795F8C">
        <w:rPr>
          <w:rFonts w:ascii="Sylfaen" w:hAnsi="Sylfaen"/>
          <w:lang w:val="hy-AM"/>
        </w:rPr>
        <w:t>«ագահ»</w:t>
      </w:r>
      <w:r w:rsidR="002C1AAE" w:rsidRPr="002C1AAE">
        <w:rPr>
          <w:rFonts w:ascii="Sylfaen" w:hAnsi="Sylfaen"/>
          <w:lang w:val="hy-AM"/>
        </w:rPr>
        <w:t xml:space="preserve"> </w:t>
      </w:r>
      <w:r w:rsidR="00795F8C">
        <w:rPr>
          <w:rFonts w:ascii="Sylfaen" w:hAnsi="Sylfaen"/>
          <w:lang w:val="hy-AM"/>
        </w:rPr>
        <w:t>տեղաբաշխումը</w:t>
      </w:r>
      <w:r w:rsidR="002C1AAE" w:rsidRPr="002C1AAE">
        <w:rPr>
          <w:rFonts w:ascii="Sylfaen" w:hAnsi="Sylfaen"/>
          <w:lang w:val="hy-AM"/>
        </w:rPr>
        <w:t xml:space="preserve"> երաշխավորում է վերածածկումների լիակատար բացառում նույնիսկ խիստ ծանրաբեռնված համակարգերում: Լրացուցիչ </w:t>
      </w:r>
      <w:r w:rsidR="00BF3C25">
        <w:rPr>
          <w:rFonts w:ascii="Sylfaen" w:hAnsi="Sylfaen"/>
          <w:lang w:val="hy-AM"/>
        </w:rPr>
        <w:t xml:space="preserve">խելացի տեղային օպտիմալացման </w:t>
      </w:r>
      <w:r w:rsidR="002C1AAE" w:rsidRPr="002C1AAE">
        <w:rPr>
          <w:rFonts w:ascii="Sylfaen" w:hAnsi="Sylfaen"/>
          <w:lang w:val="hy-AM"/>
        </w:rPr>
        <w:t xml:space="preserve">ռեժիմի ներդրումը ապահովում է անհրաժեշտ լոկալ միկրո-օպտիմալացում՝ հարթելով </w:t>
      </w:r>
      <w:r w:rsidR="00BF3C25">
        <w:rPr>
          <w:rFonts w:ascii="Sylfaen" w:hAnsi="Sylfaen"/>
          <w:lang w:val="hy-AM"/>
        </w:rPr>
        <w:t>կանոնակարգման</w:t>
      </w:r>
      <w:r w:rsidR="002C1AAE" w:rsidRPr="002C1AAE">
        <w:rPr>
          <w:rFonts w:ascii="Sylfaen" w:hAnsi="Sylfaen"/>
          <w:lang w:val="hy-AM"/>
        </w:rPr>
        <w:t xml:space="preserve"> կոպիտ խոտորումները և պահպանելով լարերի օպտիմալ երկարությունը:</w:t>
      </w:r>
    </w:p>
    <w:p w14:paraId="1ABFC677" w14:textId="43710D3B" w:rsidR="003512F2" w:rsidRPr="001E116F" w:rsidRDefault="003512F2" w:rsidP="0059248C">
      <w:pPr>
        <w:pStyle w:val="Heading2"/>
        <w:spacing w:before="0" w:line="360" w:lineRule="auto"/>
        <w:rPr>
          <w:b/>
          <w:bCs/>
          <w:lang w:val="hy-AM"/>
        </w:rPr>
      </w:pPr>
      <w:bookmarkStart w:id="54" w:name="_Toc227687660"/>
      <w:r w:rsidRPr="001E116F">
        <w:rPr>
          <w:b/>
          <w:bCs/>
          <w:lang w:val="hy-AM"/>
        </w:rPr>
        <w:t xml:space="preserve">2.5. </w:t>
      </w:r>
      <w:r w:rsidR="00A160F1">
        <w:rPr>
          <w:b/>
          <w:bCs/>
          <w:lang w:val="hy-AM"/>
        </w:rPr>
        <w:t>Եզրակացություն</w:t>
      </w:r>
      <w:bookmarkEnd w:id="54"/>
    </w:p>
    <w:p w14:paraId="34B7E71A" w14:textId="265F4F9F" w:rsidR="003512F2" w:rsidRPr="003512F2" w:rsidRDefault="003512F2" w:rsidP="008D228F">
      <w:pPr>
        <w:spacing w:before="240" w:line="360" w:lineRule="auto"/>
        <w:ind w:firstLine="720"/>
        <w:jc w:val="both"/>
        <w:rPr>
          <w:rFonts w:ascii="Sylfaen" w:hAnsi="Sylfaen"/>
          <w:lang w:val="hy-AM"/>
        </w:rPr>
      </w:pPr>
      <w:r w:rsidRPr="003512F2">
        <w:rPr>
          <w:rFonts w:ascii="Sylfaen" w:hAnsi="Sylfaen"/>
          <w:lang w:val="hy-AM"/>
        </w:rPr>
        <w:t xml:space="preserve">Սույն գլխում հանգամանալից վերլուծվեցին </w:t>
      </w:r>
      <w:r w:rsidR="008372DF">
        <w:rPr>
          <w:rFonts w:ascii="Sylfaen" w:hAnsi="Sylfaen"/>
          <w:lang w:val="hy-AM"/>
        </w:rPr>
        <w:t>ԳՄԻՍ</w:t>
      </w:r>
      <w:r w:rsidRPr="003512F2">
        <w:rPr>
          <w:rFonts w:ascii="Sylfaen" w:hAnsi="Sylfaen"/>
          <w:lang w:val="hy-AM"/>
        </w:rPr>
        <w:t xml:space="preserve">-երի տեղաբաշխման համակարգի տեսական հիմունքները և այն նորարարական ալգորիթմական լուծումները, որոնք ապահովում են խնդրի հաշվողական արդյունավետությունը: Ցույց տրվեց, որ O(N!) բարդությամբ վիճակների տարածությունում օպտիմալացումը հնարավոր է իրականացնել </w:t>
      </w:r>
      <w:r w:rsidR="00BF3C25">
        <w:rPr>
          <w:rFonts w:ascii="Sylfaen" w:hAnsi="Sylfaen"/>
          <w:lang w:val="hy-AM"/>
        </w:rPr>
        <w:t>Թրծման նմանակման</w:t>
      </w:r>
      <w:r w:rsidRPr="003512F2">
        <w:rPr>
          <w:rFonts w:ascii="Sylfaen" w:hAnsi="Sylfaen"/>
          <w:lang w:val="hy-AM"/>
        </w:rPr>
        <w:t xml:space="preserve"> ապարատով՝ Բոլցմանի հավանականային բաշխման և ադապտիվ տուգանքների միջոցով:</w:t>
      </w:r>
    </w:p>
    <w:p w14:paraId="313EF65B" w14:textId="053DFD3E" w:rsidR="00271294" w:rsidRDefault="00B32091" w:rsidP="000D6CE3">
      <w:pPr>
        <w:spacing w:after="160" w:line="360" w:lineRule="auto"/>
        <w:ind w:firstLine="720"/>
        <w:jc w:val="both"/>
        <w:rPr>
          <w:rFonts w:ascii="Sylfaen" w:hAnsi="Sylfaen"/>
          <w:lang w:val="hy-AM"/>
        </w:rPr>
      </w:pPr>
      <w:r w:rsidRPr="00B32091">
        <w:rPr>
          <w:rFonts w:ascii="Sylfaen" w:hAnsi="Sylfaen"/>
          <w:lang w:val="hy-AM"/>
        </w:rPr>
        <w:t>Աշխատանքի գլխավոր ալգորիթմական ձեռքբերումը ավանդական հաշվողական բարձր բարդության հաղթահարումն է։ Հիմնավորվեց, որ տարածական ցանցի և ասիմետրիկ 3x3 զտման մեթոդաբանության կիրառմամբ վերածածկումների որոնումը վերածվում է ամորտիզացված O(1) բարդության գործողության։</w:t>
      </w:r>
      <w:r w:rsidR="00CE7642">
        <w:rPr>
          <w:rFonts w:ascii="Sylfaen" w:hAnsi="Sylfaen"/>
          <w:lang w:val="hy-AM"/>
        </w:rPr>
        <w:t xml:space="preserve"> </w:t>
      </w:r>
      <w:r w:rsidRPr="00B32091">
        <w:rPr>
          <w:rFonts w:ascii="Sylfaen" w:hAnsi="Sylfaen"/>
          <w:lang w:val="hy-AM"/>
        </w:rPr>
        <w:t xml:space="preserve">Միաժամանակ, կապերի երկկողմանի քարտեզագրումը և ինքնավերականգնվող քայլի չեղարկման  մոդելը թույլ են տալիս իրականացնել միացումների երկարության վերահաշվարկ </w:t>
      </w:r>
      <w:r w:rsidR="00C8078F">
        <w:rPr>
          <w:rFonts w:ascii="Sylfaen" w:hAnsi="Sylfaen"/>
          <w:lang w:val="hy-AM"/>
        </w:rPr>
        <w:t>մասնակի</w:t>
      </w:r>
      <w:r w:rsidRPr="00B32091">
        <w:rPr>
          <w:rFonts w:ascii="Sylfaen" w:hAnsi="Sylfaen"/>
          <w:lang w:val="hy-AM"/>
        </w:rPr>
        <w:t xml:space="preserve"> O(K) բարդությամբ՝ ապահովելով հազարապատիկ արագացում։Վերջապես, կանխորոշված կանոն</w:t>
      </w:r>
      <w:r w:rsidR="009F0C24">
        <w:rPr>
          <w:rFonts w:ascii="Sylfaen" w:hAnsi="Sylfaen"/>
          <w:lang w:val="hy-AM"/>
        </w:rPr>
        <w:t>ակարգման</w:t>
      </w:r>
      <w:r w:rsidRPr="00B32091">
        <w:rPr>
          <w:rFonts w:ascii="Sylfaen" w:hAnsi="Sylfaen"/>
          <w:lang w:val="hy-AM"/>
        </w:rPr>
        <w:t xml:space="preserve"> ալգորիթմները տալիս են ֆիզիկական արտադրելիության լիակատար երաշխիք</w:t>
      </w:r>
      <w:r w:rsidR="00271294">
        <w:rPr>
          <w:rFonts w:ascii="Sylfaen" w:hAnsi="Sylfaen"/>
          <w:lang w:val="hy-AM"/>
        </w:rPr>
        <w:br w:type="page"/>
      </w:r>
    </w:p>
    <w:p w14:paraId="77F20004" w14:textId="4A5A335F" w:rsidR="00271294" w:rsidRPr="001E116F" w:rsidRDefault="00271294" w:rsidP="00504B7A">
      <w:pPr>
        <w:pStyle w:val="Heading1"/>
        <w:jc w:val="center"/>
        <w:rPr>
          <w:b/>
          <w:bCs/>
          <w:sz w:val="28"/>
          <w:szCs w:val="28"/>
          <w:lang w:val="hy-AM"/>
        </w:rPr>
      </w:pPr>
      <w:bookmarkStart w:id="55" w:name="_Toc227687661"/>
      <w:r w:rsidRPr="001E116F">
        <w:rPr>
          <w:b/>
          <w:bCs/>
          <w:sz w:val="28"/>
          <w:szCs w:val="28"/>
          <w:lang w:val="hy-AM"/>
        </w:rPr>
        <w:lastRenderedPageBreak/>
        <w:t>ԳԼՈՒԽ 3. ԳՐԱՖԻԿԱԿԱՆ ԻՆՏԵՐՖԵՅՍ</w:t>
      </w:r>
      <w:bookmarkEnd w:id="55"/>
    </w:p>
    <w:p w14:paraId="19F79DB4" w14:textId="25101A48" w:rsidR="00271294" w:rsidRPr="00271294" w:rsidRDefault="00271294" w:rsidP="008D228F">
      <w:pPr>
        <w:spacing w:before="240" w:after="240" w:line="360" w:lineRule="auto"/>
        <w:ind w:firstLine="720"/>
        <w:jc w:val="both"/>
        <w:rPr>
          <w:rFonts w:ascii="Sylfaen" w:hAnsi="Sylfaen"/>
          <w:lang w:val="hy-AM"/>
        </w:rPr>
      </w:pPr>
      <w:r w:rsidRPr="00271294">
        <w:rPr>
          <w:rFonts w:ascii="Sylfaen" w:hAnsi="Sylfaen"/>
          <w:lang w:val="hy-AM"/>
        </w:rPr>
        <w:t>Սույն գլխում դիտարկվում է տեղաբաշխման համակարգի գործնական իրականացումը որպես ամբողջական ծրագրային պրոդուկտ: Շեշտադրվում են համակարգի մոդուլային ճարտարապետությունը, ինտերֆեյսային լուծումները և օգտագործողի հետ փոխազդեցության գործիքակազմը:</w:t>
      </w:r>
    </w:p>
    <w:p w14:paraId="4B69CCCB" w14:textId="77777777" w:rsidR="00271294" w:rsidRPr="001E116F" w:rsidRDefault="00271294" w:rsidP="0059248C">
      <w:pPr>
        <w:pStyle w:val="Heading2"/>
        <w:spacing w:before="0" w:line="360" w:lineRule="auto"/>
        <w:rPr>
          <w:b/>
          <w:bCs/>
          <w:lang w:val="hy-AM"/>
        </w:rPr>
      </w:pPr>
      <w:bookmarkStart w:id="56" w:name="_Toc227687662"/>
      <w:r w:rsidRPr="001E116F">
        <w:rPr>
          <w:b/>
          <w:bCs/>
          <w:lang w:val="hy-AM"/>
        </w:rPr>
        <w:t>3.1. Ծրագրային ապահովման ընդհանուր ճարտարապետությունը և մոդուլները</w:t>
      </w:r>
      <w:bookmarkEnd w:id="56"/>
    </w:p>
    <w:p w14:paraId="2236C35E" w14:textId="6174E17D" w:rsidR="00271294" w:rsidRPr="001E116F" w:rsidRDefault="00271294" w:rsidP="0059248C">
      <w:pPr>
        <w:pStyle w:val="Heading3"/>
        <w:spacing w:line="360" w:lineRule="auto"/>
        <w:jc w:val="center"/>
        <w:rPr>
          <w:b/>
          <w:bCs/>
          <w:lang w:val="hy-AM"/>
        </w:rPr>
      </w:pPr>
      <w:bookmarkStart w:id="57" w:name="_Toc227687663"/>
      <w:r w:rsidRPr="001E116F">
        <w:rPr>
          <w:b/>
          <w:bCs/>
          <w:lang w:val="hy-AM"/>
        </w:rPr>
        <w:t>3.1.</w:t>
      </w:r>
      <w:r w:rsidR="00417BF8" w:rsidRPr="001E116F">
        <w:rPr>
          <w:b/>
          <w:bCs/>
          <w:lang w:val="hy-AM"/>
        </w:rPr>
        <w:t>1</w:t>
      </w:r>
      <w:r w:rsidRPr="001E116F">
        <w:rPr>
          <w:b/>
          <w:bCs/>
          <w:lang w:val="hy-AM"/>
        </w:rPr>
        <w:t>. Ալգորիթմի աշխատանքային հոսքը</w:t>
      </w:r>
      <w:bookmarkEnd w:id="57"/>
    </w:p>
    <w:p w14:paraId="29F1C497" w14:textId="263FA365" w:rsidR="00271294" w:rsidRPr="00271294" w:rsidRDefault="00271294" w:rsidP="00E123EA">
      <w:pPr>
        <w:spacing w:before="240" w:line="360" w:lineRule="auto"/>
        <w:ind w:firstLine="720"/>
        <w:jc w:val="both"/>
        <w:rPr>
          <w:rFonts w:ascii="Sylfaen" w:hAnsi="Sylfaen"/>
          <w:lang w:val="hy-AM"/>
        </w:rPr>
      </w:pPr>
      <w:r w:rsidRPr="00271294">
        <w:rPr>
          <w:rFonts w:ascii="Sylfaen" w:hAnsi="Sylfaen"/>
          <w:lang w:val="hy-AM"/>
        </w:rPr>
        <w:t xml:space="preserve">Գործընթացը մեկնարկում է մուտքային տվյալների վերլուծությամբ, որտեղ </w:t>
      </w:r>
      <w:r w:rsidR="001C109F">
        <w:rPr>
          <w:rFonts w:ascii="Sylfaen" w:hAnsi="Sylfaen"/>
          <w:lang w:val="hy-AM"/>
        </w:rPr>
        <w:t>վերլուծիչը</w:t>
      </w:r>
      <w:r w:rsidRPr="00271294">
        <w:rPr>
          <w:rFonts w:ascii="Sylfaen" w:hAnsi="Sylfaen"/>
          <w:lang w:val="hy-AM"/>
        </w:rPr>
        <w:t xml:space="preserve"> կարդում է բլոկների և ցանցերի նկարագրությունները և գեներացնում է համապատասխան օբյեկտները հիշողության մեջ:</w:t>
      </w:r>
    </w:p>
    <w:p w14:paraId="3B0FADB9" w14:textId="0CC5B5D2" w:rsidR="00271294" w:rsidRPr="00271294" w:rsidRDefault="00271294" w:rsidP="00E123EA">
      <w:pPr>
        <w:spacing w:line="360" w:lineRule="auto"/>
        <w:ind w:firstLine="720"/>
        <w:jc w:val="both"/>
        <w:rPr>
          <w:rFonts w:ascii="Sylfaen" w:hAnsi="Sylfaen"/>
          <w:lang w:val="hy-AM"/>
        </w:rPr>
      </w:pPr>
      <w:r w:rsidRPr="00271294">
        <w:rPr>
          <w:rFonts w:ascii="Sylfaen" w:hAnsi="Sylfaen"/>
          <w:lang w:val="hy-AM"/>
        </w:rPr>
        <w:t xml:space="preserve">Մուտքագրումից հետո էստաֆետը փոխանցվում է </w:t>
      </w:r>
      <w:r w:rsidR="001C109F">
        <w:rPr>
          <w:rFonts w:ascii="Sylfaen" w:hAnsi="Sylfaen"/>
          <w:lang w:val="hy-AM"/>
        </w:rPr>
        <w:t>օ</w:t>
      </w:r>
      <w:r w:rsidRPr="00271294">
        <w:rPr>
          <w:rFonts w:ascii="Sylfaen" w:hAnsi="Sylfaen"/>
          <w:lang w:val="hy-AM"/>
        </w:rPr>
        <w:t>պտիմալացման միջուկին: Ալգորիթմի աշխատանքի ընթացքում շարունակաբար տեղի է ունենում նպատակային ֆունկցիայի հաշվարկ և նոր տեղափոխությունների գեներացում:</w:t>
      </w:r>
    </w:p>
    <w:p w14:paraId="2FC69800" w14:textId="7C806117" w:rsidR="003E47B0" w:rsidRDefault="00271294" w:rsidP="00E123EA">
      <w:pPr>
        <w:spacing w:line="360" w:lineRule="auto"/>
        <w:ind w:firstLine="720"/>
        <w:jc w:val="both"/>
        <w:rPr>
          <w:rFonts w:ascii="Sylfaen" w:hAnsi="Sylfaen"/>
          <w:lang w:val="hy-AM"/>
        </w:rPr>
      </w:pPr>
      <w:r w:rsidRPr="00271294">
        <w:rPr>
          <w:rFonts w:ascii="Sylfaen" w:hAnsi="Sylfaen"/>
          <w:lang w:val="hy-AM"/>
        </w:rPr>
        <w:t>Որպեսզի միլիոնավոր իտերացիաներ պահանջող այս հաշվարկը չսառեցնի գրաֆիկական ինտերֆեյսը, համակարգում ներդրվել է աշխատանքային և ինտերֆեյսային հոսքերի խիստ տարանջատում</w:t>
      </w:r>
      <w:r w:rsidR="00E123EA" w:rsidRPr="00E123EA">
        <w:rPr>
          <w:lang w:val="hy-AM"/>
        </w:rPr>
        <w:t xml:space="preserve"> </w:t>
      </w:r>
      <w:r w:rsidR="00E123EA" w:rsidRPr="00E123EA">
        <w:rPr>
          <w:rFonts w:ascii="Sylfaen" w:hAnsi="Sylfaen"/>
          <w:lang w:val="hy-AM"/>
        </w:rPr>
        <w:t>[</w:t>
      </w:r>
      <w:r w:rsidR="00E9614B">
        <w:rPr>
          <w:rFonts w:ascii="Sylfaen" w:hAnsi="Sylfaen"/>
          <w:lang w:val="hy-AM"/>
        </w:rPr>
        <w:fldChar w:fldCharType="begin"/>
      </w:r>
      <w:r w:rsidR="00E9614B">
        <w:rPr>
          <w:rFonts w:ascii="Sylfaen" w:hAnsi="Sylfaen"/>
          <w:lang w:val="hy-AM"/>
        </w:rPr>
        <w:instrText xml:space="preserve"> REF _Ref227343364 \r \h </w:instrText>
      </w:r>
      <w:r w:rsidR="00E9614B">
        <w:rPr>
          <w:rFonts w:ascii="Sylfaen" w:hAnsi="Sylfaen"/>
          <w:lang w:val="hy-AM"/>
        </w:rPr>
      </w:r>
      <w:r w:rsidR="00E9614B">
        <w:rPr>
          <w:rFonts w:ascii="Sylfaen" w:hAnsi="Sylfaen"/>
          <w:lang w:val="hy-AM"/>
        </w:rPr>
        <w:fldChar w:fldCharType="separate"/>
      </w:r>
      <w:r w:rsidR="00194F54">
        <w:rPr>
          <w:rFonts w:ascii="Sylfaen" w:hAnsi="Sylfaen"/>
          <w:lang w:val="hy-AM"/>
        </w:rPr>
        <w:t>6</w:t>
      </w:r>
      <w:r w:rsidR="00E9614B">
        <w:rPr>
          <w:rFonts w:ascii="Sylfaen" w:hAnsi="Sylfaen"/>
          <w:lang w:val="hy-AM"/>
        </w:rPr>
        <w:fldChar w:fldCharType="end"/>
      </w:r>
      <w:r w:rsidR="00E9614B">
        <w:rPr>
          <w:rFonts w:ascii="Sylfaen" w:hAnsi="Sylfaen"/>
          <w:lang w:val="hy-AM"/>
        </w:rPr>
        <w:t>,</w:t>
      </w:r>
      <w:r w:rsidR="00E9614B">
        <w:rPr>
          <w:rFonts w:ascii="Sylfaen" w:hAnsi="Sylfaen"/>
          <w:lang w:val="hy-AM"/>
        </w:rPr>
        <w:fldChar w:fldCharType="begin"/>
      </w:r>
      <w:r w:rsidR="00E9614B">
        <w:rPr>
          <w:rFonts w:ascii="Sylfaen" w:hAnsi="Sylfaen"/>
          <w:lang w:val="hy-AM"/>
        </w:rPr>
        <w:instrText xml:space="preserve"> REF _Ref227343366 \r \h </w:instrText>
      </w:r>
      <w:r w:rsidR="00E9614B">
        <w:rPr>
          <w:rFonts w:ascii="Sylfaen" w:hAnsi="Sylfaen"/>
          <w:lang w:val="hy-AM"/>
        </w:rPr>
      </w:r>
      <w:r w:rsidR="00E9614B">
        <w:rPr>
          <w:rFonts w:ascii="Sylfaen" w:hAnsi="Sylfaen"/>
          <w:lang w:val="hy-AM"/>
        </w:rPr>
        <w:fldChar w:fldCharType="separate"/>
      </w:r>
      <w:r w:rsidR="00194F54">
        <w:rPr>
          <w:rFonts w:ascii="Sylfaen" w:hAnsi="Sylfaen"/>
          <w:lang w:val="hy-AM"/>
        </w:rPr>
        <w:t>7</w:t>
      </w:r>
      <w:r w:rsidR="00E9614B">
        <w:rPr>
          <w:rFonts w:ascii="Sylfaen" w:hAnsi="Sylfaen"/>
          <w:lang w:val="hy-AM"/>
        </w:rPr>
        <w:fldChar w:fldCharType="end"/>
      </w:r>
      <w:r w:rsidR="00E123EA" w:rsidRPr="00E123EA">
        <w:rPr>
          <w:rFonts w:ascii="Sylfaen" w:hAnsi="Sylfaen"/>
          <w:lang w:val="hy-AM"/>
        </w:rPr>
        <w:t>]</w:t>
      </w:r>
      <w:r w:rsidRPr="00271294">
        <w:rPr>
          <w:rFonts w:ascii="Sylfaen" w:hAnsi="Sylfaen"/>
          <w:lang w:val="hy-AM"/>
        </w:rPr>
        <w:t xml:space="preserve">: Օպտիմալացման ծանր պրոցեսը ընթանում է </w:t>
      </w:r>
      <w:r w:rsidRPr="008F1304">
        <w:rPr>
          <w:rFonts w:ascii="Sylfaen" w:hAnsi="Sylfaen"/>
          <w:lang w:val="hy-AM"/>
        </w:rPr>
        <w:t>ֆոնային ռեժիմում</w:t>
      </w:r>
      <w:r w:rsidRPr="00271294">
        <w:rPr>
          <w:rFonts w:ascii="Sylfaen" w:hAnsi="Sylfaen"/>
          <w:lang w:val="hy-AM"/>
        </w:rPr>
        <w:t xml:space="preserve">, մինչդեռ օգտագործողի հրամանները և էկրանի թարմացումները սպասարկվում են գլխավոր հոսքի կողմից: Այս երկու անկախ հոսքերը հաղորդակցվում են անվտանգ ազդանշանային համակարգի միջոցով՝ ժամանակ առ ժամանակ փոխանցելով ընթացիկ վիճակագրությունը (օրինակ՝ ջերմաստիճանը, ընթացիկ </w:t>
      </w:r>
      <w:r w:rsidR="009E0C42">
        <w:rPr>
          <w:rFonts w:ascii="Sylfaen" w:hAnsi="Sylfaen"/>
          <w:lang w:val="hy-AM"/>
        </w:rPr>
        <w:t>ԼԵԿԳ</w:t>
      </w:r>
      <w:r w:rsidRPr="00271294">
        <w:rPr>
          <w:rFonts w:ascii="Sylfaen" w:hAnsi="Sylfaen"/>
          <w:lang w:val="hy-AM"/>
        </w:rPr>
        <w:t>-ը) դեպի գրաֆիկական ինտերֆեյս</w:t>
      </w:r>
      <w:r w:rsidR="008F1304" w:rsidRPr="008F1304">
        <w:rPr>
          <w:rFonts w:ascii="Sylfaen" w:hAnsi="Sylfaen"/>
          <w:lang w:val="hy-AM"/>
        </w:rPr>
        <w:t>`</w:t>
      </w:r>
      <w:r w:rsidRPr="008F1304">
        <w:rPr>
          <w:rFonts w:ascii="Sylfaen" w:hAnsi="Sylfaen"/>
          <w:lang w:val="hy-AM"/>
        </w:rPr>
        <w:t>վիզուալիզացիայի</w:t>
      </w:r>
      <w:r w:rsidRPr="00271294">
        <w:rPr>
          <w:rFonts w:ascii="Sylfaen" w:hAnsi="Sylfaen"/>
          <w:lang w:val="hy-AM"/>
        </w:rPr>
        <w:t xml:space="preserve"> համար:</w:t>
      </w:r>
    </w:p>
    <w:p w14:paraId="7555F9E7" w14:textId="1829E60E" w:rsidR="0029569C" w:rsidRPr="001E116F" w:rsidRDefault="0029569C" w:rsidP="0059248C">
      <w:pPr>
        <w:pStyle w:val="Heading2"/>
        <w:spacing w:line="360" w:lineRule="auto"/>
        <w:rPr>
          <w:b/>
          <w:bCs/>
          <w:lang w:val="hy-AM"/>
        </w:rPr>
      </w:pPr>
      <w:bookmarkStart w:id="58" w:name="_Toc227687664"/>
      <w:r w:rsidRPr="001E116F">
        <w:rPr>
          <w:b/>
          <w:bCs/>
          <w:lang w:val="hy-AM"/>
        </w:rPr>
        <w:t>3.2. Օգտագործողի գրաֆիկական միջավայրը  և ղեկավարման վահանակը</w:t>
      </w:r>
      <w:bookmarkEnd w:id="58"/>
    </w:p>
    <w:p w14:paraId="7E610E79" w14:textId="77777777" w:rsidR="0029569C" w:rsidRPr="001E116F" w:rsidRDefault="0029569C" w:rsidP="0059248C">
      <w:pPr>
        <w:pStyle w:val="Heading3"/>
        <w:spacing w:line="360" w:lineRule="auto"/>
        <w:jc w:val="center"/>
        <w:rPr>
          <w:b/>
          <w:bCs/>
          <w:lang w:val="hy-AM"/>
        </w:rPr>
      </w:pPr>
      <w:bookmarkStart w:id="59" w:name="_Toc227687665"/>
      <w:r w:rsidRPr="001E116F">
        <w:rPr>
          <w:b/>
          <w:bCs/>
          <w:lang w:val="hy-AM"/>
        </w:rPr>
        <w:t>3.2.1. Գլխավոր աշխատանքային պատուհանի կառուցվածքը և վիզուալիզացիան</w:t>
      </w:r>
      <w:bookmarkEnd w:id="59"/>
    </w:p>
    <w:p w14:paraId="74C6C9F7" w14:textId="06C7C74C" w:rsidR="0029569C" w:rsidRPr="0029569C" w:rsidRDefault="0029569C" w:rsidP="00E123EA">
      <w:pPr>
        <w:spacing w:before="240" w:after="240" w:line="360" w:lineRule="auto"/>
        <w:ind w:firstLine="720"/>
        <w:jc w:val="both"/>
        <w:rPr>
          <w:rFonts w:ascii="Sylfaen" w:hAnsi="Sylfaen"/>
          <w:lang w:val="hy-AM"/>
        </w:rPr>
      </w:pPr>
      <w:r w:rsidRPr="0029569C">
        <w:rPr>
          <w:rFonts w:ascii="Sylfaen" w:hAnsi="Sylfaen"/>
          <w:lang w:val="hy-AM"/>
        </w:rPr>
        <w:t xml:space="preserve">Ծրագրի գլխավոր պատուհանը բաժանված է տրամաբանական գոտիների, որոնցից կենտրոնական և ամենակարևոր տեղը զբաղեցնում է </w:t>
      </w:r>
      <w:r w:rsidR="00B439D6">
        <w:rPr>
          <w:rFonts w:ascii="Sylfaen" w:hAnsi="Sylfaen"/>
          <w:lang w:val="hy-AM"/>
        </w:rPr>
        <w:t>տ</w:t>
      </w:r>
      <w:r w:rsidRPr="0029569C">
        <w:rPr>
          <w:rFonts w:ascii="Sylfaen" w:hAnsi="Sylfaen"/>
          <w:lang w:val="hy-AM"/>
        </w:rPr>
        <w:t xml:space="preserve">եղաբաշխման </w:t>
      </w:r>
      <w:r w:rsidR="00C0759E">
        <w:rPr>
          <w:rFonts w:ascii="Sylfaen" w:hAnsi="Sylfaen"/>
          <w:lang w:val="hy-AM"/>
        </w:rPr>
        <w:t>գ</w:t>
      </w:r>
      <w:r w:rsidR="00C0759E" w:rsidRPr="00C0759E">
        <w:rPr>
          <w:rFonts w:ascii="Sylfaen" w:hAnsi="Sylfaen"/>
          <w:lang w:val="hy-AM"/>
        </w:rPr>
        <w:t>րաֆիկական ներկայաց</w:t>
      </w:r>
      <w:r w:rsidR="00C0759E">
        <w:rPr>
          <w:rFonts w:ascii="Sylfaen" w:hAnsi="Sylfaen"/>
          <w:lang w:val="hy-AM"/>
        </w:rPr>
        <w:t xml:space="preserve">ման </w:t>
      </w:r>
      <w:r w:rsidRPr="0029569C">
        <w:rPr>
          <w:rFonts w:ascii="Sylfaen" w:hAnsi="Sylfaen"/>
          <w:lang w:val="hy-AM"/>
        </w:rPr>
        <w:t xml:space="preserve">դաշտը: Այս դաշտը պատասխանատու է միկրոսխեմայի ֆիզիկական </w:t>
      </w:r>
      <w:r w:rsidR="00C0759E">
        <w:rPr>
          <w:rFonts w:ascii="Sylfaen" w:hAnsi="Sylfaen"/>
          <w:lang w:val="hy-AM"/>
        </w:rPr>
        <w:t>կառուցվածքի</w:t>
      </w:r>
      <w:r w:rsidRPr="0029569C">
        <w:rPr>
          <w:rFonts w:ascii="Sylfaen" w:hAnsi="Sylfaen"/>
          <w:lang w:val="hy-AM"/>
        </w:rPr>
        <w:t xml:space="preserve"> երկչափ</w:t>
      </w:r>
      <w:r w:rsidR="00B009D3">
        <w:rPr>
          <w:rFonts w:ascii="Sylfaen" w:hAnsi="Sylfaen"/>
          <w:lang w:val="hy-AM"/>
        </w:rPr>
        <w:t xml:space="preserve"> </w:t>
      </w:r>
      <w:r w:rsidRPr="0029569C">
        <w:rPr>
          <w:rFonts w:ascii="Sylfaen" w:hAnsi="Sylfaen"/>
          <w:lang w:val="hy-AM"/>
        </w:rPr>
        <w:t xml:space="preserve">արտապատկերման համար: Ալգորիթմի </w:t>
      </w:r>
      <w:r w:rsidRPr="0029569C">
        <w:rPr>
          <w:rFonts w:ascii="Sylfaen" w:hAnsi="Sylfaen"/>
          <w:lang w:val="hy-AM"/>
        </w:rPr>
        <w:lastRenderedPageBreak/>
        <w:t xml:space="preserve">յուրաքանչյուր նշանակալի քայլից հետո </w:t>
      </w:r>
      <w:r w:rsidR="00C96385">
        <w:rPr>
          <w:rFonts w:ascii="Sylfaen" w:hAnsi="Sylfaen"/>
          <w:lang w:val="hy-AM"/>
        </w:rPr>
        <w:t>ինտեր</w:t>
      </w:r>
      <w:r w:rsidR="00EE002E">
        <w:rPr>
          <w:rFonts w:ascii="Sylfaen" w:hAnsi="Sylfaen"/>
          <w:lang w:val="hy-AM"/>
        </w:rPr>
        <w:t>ֆեյս</w:t>
      </w:r>
      <w:r w:rsidRPr="0029569C">
        <w:rPr>
          <w:rFonts w:ascii="Sylfaen" w:hAnsi="Sylfaen"/>
          <w:lang w:val="hy-AM"/>
        </w:rPr>
        <w:t>ը թարմացնում է բջիջների կոորդինատները՝ ցուցադրելով</w:t>
      </w:r>
      <w:r w:rsidR="00CA1BE8">
        <w:rPr>
          <w:rFonts w:ascii="Sylfaen" w:hAnsi="Sylfaen"/>
          <w:lang w:val="hy-AM"/>
        </w:rPr>
        <w:t xml:space="preserve"> բ</w:t>
      </w:r>
      <w:r w:rsidRPr="00CA1BE8">
        <w:rPr>
          <w:rFonts w:ascii="Sylfaen" w:hAnsi="Sylfaen"/>
          <w:lang w:val="hy-AM"/>
        </w:rPr>
        <w:t xml:space="preserve">լոկները </w:t>
      </w:r>
      <w:r w:rsidR="00CA1BE8">
        <w:rPr>
          <w:rFonts w:ascii="Sylfaen" w:hAnsi="Sylfaen"/>
          <w:lang w:val="hy-AM"/>
        </w:rPr>
        <w:t>,կ</w:t>
      </w:r>
      <w:r w:rsidRPr="00CA1BE8">
        <w:rPr>
          <w:rFonts w:ascii="Sylfaen" w:hAnsi="Sylfaen"/>
          <w:lang w:val="hy-AM"/>
        </w:rPr>
        <w:t xml:space="preserve">ապերը </w:t>
      </w:r>
      <w:r w:rsidR="00CA1BE8">
        <w:rPr>
          <w:rFonts w:ascii="Sylfaen" w:hAnsi="Sylfaen"/>
          <w:lang w:val="hy-AM"/>
        </w:rPr>
        <w:t>,չ</w:t>
      </w:r>
      <w:r w:rsidRPr="00CA1BE8">
        <w:rPr>
          <w:rFonts w:ascii="Sylfaen" w:hAnsi="Sylfaen"/>
          <w:lang w:val="hy-AM"/>
        </w:rPr>
        <w:t xml:space="preserve">իպի սահմանագիծը </w:t>
      </w:r>
      <w:r w:rsidR="00CA1BE8">
        <w:rPr>
          <w:rFonts w:ascii="Sylfaen" w:hAnsi="Sylfaen"/>
          <w:lang w:val="hy-AM"/>
        </w:rPr>
        <w:t>։</w:t>
      </w:r>
      <w:r w:rsidRPr="0029569C">
        <w:rPr>
          <w:rFonts w:ascii="Sylfaen" w:hAnsi="Sylfaen"/>
          <w:lang w:val="hy-AM"/>
        </w:rPr>
        <w:t xml:space="preserve"> </w:t>
      </w:r>
    </w:p>
    <w:p w14:paraId="76A58841" w14:textId="10B1DF9A" w:rsidR="005844F3" w:rsidRDefault="008152D5" w:rsidP="0029569C">
      <w:pPr>
        <w:spacing w:before="240" w:after="240" w:line="360" w:lineRule="auto"/>
        <w:jc w:val="both"/>
        <w:rPr>
          <w:rFonts w:ascii="Sylfaen" w:hAnsi="Sylfaen"/>
          <w:lang w:val="hy-AM"/>
        </w:rPr>
      </w:pPr>
      <w:r>
        <w:rPr>
          <w:rFonts w:ascii="Sylfaen" w:hAnsi="Sylfaen"/>
          <w:noProof/>
          <w:lang w:val="hy-AM"/>
          <w14:ligatures w14:val="standardContextual"/>
        </w:rPr>
        <w:t xml:space="preserve">                           </w:t>
      </w:r>
      <w:r w:rsidR="005844F3">
        <w:rPr>
          <w:rFonts w:ascii="Sylfaen" w:hAnsi="Sylfaen"/>
          <w:noProof/>
          <w:lang w:val="hy-AM"/>
          <w14:ligatures w14:val="standardContextual"/>
        </w:rPr>
        <w:drawing>
          <wp:inline distT="0" distB="0" distL="0" distR="0" wp14:anchorId="03D79E17" wp14:editId="271E0AF6">
            <wp:extent cx="3825728" cy="2417196"/>
            <wp:effectExtent l="0" t="0" r="381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53773" cy="2434916"/>
                    </a:xfrm>
                    <a:prstGeom prst="rect">
                      <a:avLst/>
                    </a:prstGeom>
                  </pic:spPr>
                </pic:pic>
              </a:graphicData>
            </a:graphic>
          </wp:inline>
        </w:drawing>
      </w:r>
    </w:p>
    <w:p w14:paraId="3D543246" w14:textId="02661E66" w:rsidR="00022216" w:rsidRPr="002F7D93" w:rsidRDefault="0029569C" w:rsidP="002F7D93">
      <w:pPr>
        <w:spacing w:before="240" w:after="240" w:line="360" w:lineRule="auto"/>
        <w:jc w:val="center"/>
        <w:rPr>
          <w:rFonts w:ascii="Sylfaen" w:hAnsi="Sylfaen"/>
          <w:i/>
          <w:iCs/>
          <w:sz w:val="20"/>
          <w:szCs w:val="20"/>
          <w:lang w:val="hy-AM"/>
        </w:rPr>
      </w:pPr>
      <w:r w:rsidRPr="002F7D93">
        <w:rPr>
          <w:rFonts w:ascii="Sylfaen" w:hAnsi="Sylfaen"/>
          <w:i/>
          <w:iCs/>
          <w:sz w:val="20"/>
          <w:szCs w:val="20"/>
          <w:lang w:val="hy-AM"/>
        </w:rPr>
        <w:t>Ն</w:t>
      </w:r>
      <w:r w:rsidRPr="00DC5B50">
        <w:rPr>
          <w:rFonts w:ascii="Sylfaen" w:hAnsi="Sylfaen"/>
          <w:i/>
          <w:iCs/>
          <w:sz w:val="20"/>
          <w:szCs w:val="20"/>
          <w:lang w:val="hy-AM"/>
        </w:rPr>
        <w:t>կ</w:t>
      </w:r>
      <w:r w:rsidR="00DC5B50" w:rsidRPr="00DC5B50">
        <w:rPr>
          <w:i/>
          <w:iCs/>
          <w:sz w:val="20"/>
          <w:szCs w:val="20"/>
          <w:lang w:val="hy-AM"/>
        </w:rPr>
        <w:t>․</w:t>
      </w:r>
      <w:r w:rsidRPr="002F7D93">
        <w:rPr>
          <w:rFonts w:ascii="Sylfaen" w:hAnsi="Sylfaen"/>
          <w:i/>
          <w:iCs/>
          <w:sz w:val="20"/>
          <w:szCs w:val="20"/>
          <w:lang w:val="hy-AM"/>
        </w:rPr>
        <w:t xml:space="preserve"> 3.2.</w:t>
      </w:r>
      <w:r w:rsidR="002F7D93" w:rsidRPr="002F7D93">
        <w:rPr>
          <w:rFonts w:ascii="Sylfaen" w:hAnsi="Sylfaen"/>
          <w:i/>
          <w:iCs/>
          <w:sz w:val="20"/>
          <w:szCs w:val="20"/>
          <w:lang w:val="hy-AM"/>
        </w:rPr>
        <w:t>1.</w:t>
      </w:r>
      <w:r w:rsidRPr="002F7D93">
        <w:rPr>
          <w:rFonts w:ascii="Sylfaen" w:hAnsi="Sylfaen"/>
          <w:i/>
          <w:iCs/>
          <w:sz w:val="20"/>
          <w:szCs w:val="20"/>
          <w:lang w:val="hy-AM"/>
        </w:rPr>
        <w:t xml:space="preserve"> Միկրոսխեմայի տեղաբաշխման վիզուալիզացիան ծրագրի գլխավոր պատուհանում:</w:t>
      </w:r>
    </w:p>
    <w:p w14:paraId="2346B3FF" w14:textId="7CF62A99" w:rsidR="0029569C" w:rsidRDefault="00DA04A0" w:rsidP="00E123EA">
      <w:pPr>
        <w:spacing w:before="240" w:after="240" w:line="360" w:lineRule="auto"/>
        <w:ind w:firstLine="720"/>
        <w:jc w:val="both"/>
        <w:rPr>
          <w:rFonts w:ascii="Sylfaen" w:hAnsi="Sylfaen"/>
          <w:lang w:val="hy-AM"/>
        </w:rPr>
      </w:pPr>
      <w:r>
        <w:rPr>
          <w:rFonts w:ascii="Sylfaen" w:hAnsi="Sylfaen"/>
          <w:lang w:val="hy-AM"/>
        </w:rPr>
        <w:t>Գրաֆիկական ներկայացման</w:t>
      </w:r>
      <w:r w:rsidR="0029569C" w:rsidRPr="0029569C">
        <w:rPr>
          <w:rFonts w:ascii="Sylfaen" w:hAnsi="Sylfaen"/>
          <w:lang w:val="hy-AM"/>
        </w:rPr>
        <w:t xml:space="preserve"> դաշտը օժտված է ինտերակտիվությամբ. օգտագործողը կարող է մոտեցնել (Zoom In), հեռացնել (Zoom Out) կամ տեղավորել ամբողջ սխեման էկրանին (Zoom Fit)՝ կիրառելով ինչպես մկնիկը, այնպես էլ ստեղնաշարային արագ կոմբինացիաները :</w:t>
      </w:r>
    </w:p>
    <w:p w14:paraId="079524D6" w14:textId="0B10BD50" w:rsidR="00022216" w:rsidRDefault="00022216" w:rsidP="0029569C">
      <w:pPr>
        <w:spacing w:before="240" w:after="240" w:line="360" w:lineRule="auto"/>
        <w:jc w:val="both"/>
        <w:rPr>
          <w:rFonts w:ascii="Sylfaen" w:hAnsi="Sylfaen"/>
          <w:lang w:val="hy-AM"/>
        </w:rPr>
      </w:pPr>
      <w:r w:rsidRPr="00022216">
        <w:rPr>
          <w:rFonts w:ascii="Sylfaen" w:hAnsi="Sylfaen"/>
          <w:lang w:val="hy-AM"/>
        </w:rPr>
        <w:t xml:space="preserve">                         </w:t>
      </w:r>
      <w:r w:rsidR="00D61E69" w:rsidRPr="00230D37">
        <w:rPr>
          <w:rFonts w:ascii="Sylfaen" w:hAnsi="Sylfaen"/>
          <w:lang w:val="hy-AM"/>
        </w:rPr>
        <w:t xml:space="preserve">            </w:t>
      </w:r>
      <w:r w:rsidRPr="00022216">
        <w:rPr>
          <w:rFonts w:ascii="Sylfaen" w:hAnsi="Sylfaen"/>
          <w:lang w:val="hy-AM"/>
        </w:rPr>
        <w:t xml:space="preserve">     </w:t>
      </w:r>
      <w:r w:rsidRPr="00022216">
        <w:rPr>
          <w:rFonts w:ascii="Sylfaen" w:hAnsi="Sylfaen"/>
          <w:noProof/>
          <w:lang w:val="hy-AM"/>
        </w:rPr>
        <w:drawing>
          <wp:inline distT="0" distB="0" distL="0" distR="0" wp14:anchorId="029E7489" wp14:editId="54E1D2A1">
            <wp:extent cx="2124790" cy="3254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0181" cy="327775"/>
                    </a:xfrm>
                    <a:prstGeom prst="rect">
                      <a:avLst/>
                    </a:prstGeom>
                  </pic:spPr>
                </pic:pic>
              </a:graphicData>
            </a:graphic>
          </wp:inline>
        </w:drawing>
      </w:r>
    </w:p>
    <w:p w14:paraId="69270552" w14:textId="271B335A" w:rsidR="00BF7516" w:rsidRPr="002F7D93" w:rsidRDefault="00BF7516" w:rsidP="002F7D93">
      <w:pPr>
        <w:spacing w:before="240" w:after="240" w:line="360" w:lineRule="auto"/>
        <w:jc w:val="center"/>
        <w:rPr>
          <w:rFonts w:ascii="Sylfaen" w:hAnsi="Sylfaen"/>
          <w:i/>
          <w:iCs/>
          <w:sz w:val="20"/>
          <w:szCs w:val="20"/>
          <w:lang w:val="hy-AM"/>
        </w:rPr>
      </w:pPr>
      <w:r w:rsidRPr="002F7D93">
        <w:rPr>
          <w:rFonts w:ascii="Sylfaen" w:hAnsi="Sylfaen"/>
          <w:i/>
          <w:iCs/>
          <w:sz w:val="20"/>
          <w:szCs w:val="20"/>
          <w:lang w:val="hy-AM"/>
        </w:rPr>
        <w:t>Նկ</w:t>
      </w:r>
      <w:r w:rsidR="002F7D93" w:rsidRPr="002F7D93">
        <w:rPr>
          <w:rFonts w:ascii="Sylfaen" w:hAnsi="Sylfaen"/>
          <w:i/>
          <w:iCs/>
          <w:sz w:val="20"/>
          <w:szCs w:val="20"/>
          <w:lang w:val="hy-AM"/>
        </w:rPr>
        <w:t>.3.2.2.</w:t>
      </w:r>
      <w:r w:rsidRPr="002F7D93">
        <w:rPr>
          <w:rFonts w:ascii="Sylfaen" w:hAnsi="Sylfaen"/>
          <w:i/>
          <w:iCs/>
          <w:sz w:val="20"/>
          <w:szCs w:val="20"/>
          <w:lang w:val="hy-AM"/>
        </w:rPr>
        <w:t xml:space="preserve"> Գրաֆիկական պատկերի խոշորացման, փոքրացման և էկրանին հարմարեցման կոճակները</w:t>
      </w:r>
    </w:p>
    <w:p w14:paraId="6A7400C5" w14:textId="0ACD38C8" w:rsidR="0029569C" w:rsidRPr="001E116F" w:rsidRDefault="0029569C" w:rsidP="0059248C">
      <w:pPr>
        <w:pStyle w:val="Heading3"/>
        <w:spacing w:line="360" w:lineRule="auto"/>
        <w:jc w:val="center"/>
        <w:rPr>
          <w:b/>
          <w:bCs/>
          <w:lang w:val="hy-AM"/>
        </w:rPr>
      </w:pPr>
      <w:bookmarkStart w:id="60" w:name="_Toc227687666"/>
      <w:r w:rsidRPr="001E116F">
        <w:rPr>
          <w:b/>
          <w:bCs/>
          <w:lang w:val="hy-AM"/>
        </w:rPr>
        <w:t>3.2.2. Կարգավորումների կառավարման վահանակը և ինտերակտիվությունը</w:t>
      </w:r>
      <w:bookmarkEnd w:id="60"/>
    </w:p>
    <w:p w14:paraId="3AF111EA" w14:textId="77777777" w:rsidR="00991964" w:rsidRDefault="0029569C" w:rsidP="00E123EA">
      <w:pPr>
        <w:spacing w:before="240" w:line="360" w:lineRule="auto"/>
        <w:ind w:firstLine="720"/>
        <w:jc w:val="both"/>
        <w:rPr>
          <w:rFonts w:ascii="Sylfaen" w:hAnsi="Sylfaen"/>
          <w:lang w:val="hy-AM"/>
        </w:rPr>
      </w:pPr>
      <w:r w:rsidRPr="0029569C">
        <w:rPr>
          <w:rFonts w:ascii="Sylfaen" w:hAnsi="Sylfaen"/>
          <w:lang w:val="hy-AM"/>
        </w:rPr>
        <w:t xml:space="preserve">Գրաֆիկական միջավայրի վերին հատվածում տեղակայված է </w:t>
      </w:r>
      <w:r w:rsidR="00916D34">
        <w:rPr>
          <w:rFonts w:ascii="Sylfaen" w:hAnsi="Sylfaen"/>
          <w:lang w:val="hy-AM"/>
        </w:rPr>
        <w:t>կ</w:t>
      </w:r>
      <w:r w:rsidRPr="0029569C">
        <w:rPr>
          <w:rFonts w:ascii="Sylfaen" w:hAnsi="Sylfaen"/>
          <w:lang w:val="hy-AM"/>
        </w:rPr>
        <w:t>առավարման գլխավոր վահանակը</w:t>
      </w:r>
      <w:r w:rsidR="00916D34">
        <w:rPr>
          <w:rFonts w:ascii="Sylfaen" w:hAnsi="Sylfaen"/>
          <w:lang w:val="hy-AM"/>
        </w:rPr>
        <w:t xml:space="preserve">։ </w:t>
      </w:r>
      <w:r w:rsidRPr="0029569C">
        <w:rPr>
          <w:rFonts w:ascii="Sylfaen" w:hAnsi="Sylfaen"/>
          <w:lang w:val="hy-AM"/>
        </w:rPr>
        <w:t>Այն տրամադրում է ծրագրի կենսական ֆունկցիաների արագ հասանելիություն: Վահանակը ներառում է հետևյալ հիմնական գործիքակազմերը.</w:t>
      </w:r>
    </w:p>
    <w:p w14:paraId="30152FE7" w14:textId="14EBF3B5" w:rsidR="004E3FE1" w:rsidRPr="0029569C" w:rsidRDefault="0029569C" w:rsidP="001E116F">
      <w:pPr>
        <w:spacing w:line="360" w:lineRule="auto"/>
        <w:jc w:val="both"/>
        <w:rPr>
          <w:rFonts w:ascii="Sylfaen" w:hAnsi="Sylfaen"/>
          <w:lang w:val="hy-AM"/>
        </w:rPr>
      </w:pPr>
      <w:r w:rsidRPr="0029569C">
        <w:rPr>
          <w:rFonts w:ascii="Sylfaen" w:hAnsi="Sylfaen"/>
          <w:lang w:val="hy-AM"/>
        </w:rPr>
        <w:t xml:space="preserve">Ֆայլերի մուտքագրում և արտահանում (File Menu). "Open </w:t>
      </w:r>
      <w:r w:rsidR="006E16CA" w:rsidRPr="006E16CA">
        <w:rPr>
          <w:rFonts w:ascii="Sylfaen" w:hAnsi="Sylfaen"/>
          <w:lang w:val="hy-AM"/>
        </w:rPr>
        <w:t>Design</w:t>
      </w:r>
      <w:r w:rsidRPr="0029569C">
        <w:rPr>
          <w:rFonts w:ascii="Sylfaen" w:hAnsi="Sylfaen"/>
          <w:lang w:val="hy-AM"/>
        </w:rPr>
        <w:t>" հրամանով օգտագործողը ընտրում է մուտքային տեքստային ֆայլը, որը պարունակում է նախագծի տվյալները (բլոկների քանակ, ցանցեր, սկզբնական դիրքեր): Ծրագիրն ունի նաև արդյունքը պահպանելու ("Save Placement") և տեսողական արդյունքը որպես նկար ("Export Image") արտահանելու ֆունկցիաներ:</w:t>
      </w:r>
    </w:p>
    <w:p w14:paraId="470413B2" w14:textId="77777777" w:rsidR="0029569C" w:rsidRPr="0029569C" w:rsidRDefault="0029569C" w:rsidP="00E123EA">
      <w:pPr>
        <w:spacing w:after="240" w:line="360" w:lineRule="auto"/>
        <w:ind w:firstLine="720"/>
        <w:jc w:val="both"/>
        <w:rPr>
          <w:rFonts w:ascii="Sylfaen" w:hAnsi="Sylfaen"/>
          <w:lang w:val="hy-AM"/>
        </w:rPr>
      </w:pPr>
      <w:r w:rsidRPr="0029569C">
        <w:rPr>
          <w:rFonts w:ascii="Sylfaen" w:hAnsi="Sylfaen"/>
          <w:lang w:val="hy-AM"/>
        </w:rPr>
        <w:lastRenderedPageBreak/>
        <w:t>Օպտիմալացման կառավարում (Placement Menu). Ներառում է ալգորիթմի մեկնարկի "Start Optimization" և հարկադիր դադարեցման "Stop Optimization" կոճակները: "Reset" ֆունկցիան թույլ է տալիս զրոյացնել տեղաբաշխումը և վերադառնալ նախնական վիճակին՝ նոր պարամետրերով փորձարկումներ անելու համար:</w:t>
      </w:r>
    </w:p>
    <w:p w14:paraId="3D45E721" w14:textId="7483D1C1" w:rsidR="007E7FBA" w:rsidRDefault="007E7FBA" w:rsidP="00DF7ECF">
      <w:pPr>
        <w:spacing w:before="240" w:after="240" w:line="360" w:lineRule="auto"/>
        <w:jc w:val="center"/>
        <w:rPr>
          <w:rFonts w:ascii="Arial" w:hAnsi="Arial" w:cs="Segoe UI Emoji"/>
          <w:lang w:val="hy-AM"/>
        </w:rPr>
      </w:pPr>
      <w:r w:rsidRPr="007E7FBA">
        <w:rPr>
          <w:rFonts w:ascii="Arial" w:hAnsi="Arial" w:cs="Segoe UI Emoji"/>
          <w:noProof/>
          <w:lang w:val="hy-AM"/>
        </w:rPr>
        <w:drawing>
          <wp:inline distT="0" distB="0" distL="0" distR="0" wp14:anchorId="0012D1E7" wp14:editId="134499D7">
            <wp:extent cx="5021865" cy="60960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3588" cy="611023"/>
                    </a:xfrm>
                    <a:prstGeom prst="rect">
                      <a:avLst/>
                    </a:prstGeom>
                  </pic:spPr>
                </pic:pic>
              </a:graphicData>
            </a:graphic>
          </wp:inline>
        </w:drawing>
      </w:r>
    </w:p>
    <w:p w14:paraId="1418EF6E" w14:textId="389B6985" w:rsidR="004C2FAC" w:rsidRDefault="004C2FAC" w:rsidP="00DF7ECF">
      <w:pPr>
        <w:spacing w:before="240" w:after="240" w:line="360" w:lineRule="auto"/>
        <w:jc w:val="center"/>
        <w:rPr>
          <w:rFonts w:ascii="Arial" w:hAnsi="Arial" w:cs="Segoe UI Emoji"/>
          <w:lang w:val="hy-AM"/>
        </w:rPr>
      </w:pPr>
      <w:r w:rsidRPr="004E3FE1">
        <w:rPr>
          <w:rFonts w:ascii="Sylfaen" w:hAnsi="Sylfaen"/>
          <w:noProof/>
          <w:lang w:val="hy-AM"/>
        </w:rPr>
        <w:drawing>
          <wp:inline distT="0" distB="0" distL="0" distR="0" wp14:anchorId="3C0099D4" wp14:editId="1DC66575">
            <wp:extent cx="2180359" cy="1236994"/>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5348" cy="1251171"/>
                    </a:xfrm>
                    <a:prstGeom prst="rect">
                      <a:avLst/>
                    </a:prstGeom>
                  </pic:spPr>
                </pic:pic>
              </a:graphicData>
            </a:graphic>
          </wp:inline>
        </w:drawing>
      </w:r>
      <w:r w:rsidRPr="004C2FAC">
        <w:rPr>
          <w:rFonts w:ascii="Arial" w:hAnsi="Arial" w:cs="Segoe UI Emoji"/>
          <w:noProof/>
          <w:lang w:val="hy-AM"/>
        </w:rPr>
        <w:drawing>
          <wp:inline distT="0" distB="0" distL="0" distR="0" wp14:anchorId="754288A0" wp14:editId="4CDED926">
            <wp:extent cx="2124365" cy="1237130"/>
            <wp:effectExtent l="0" t="0" r="952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30188" cy="1240521"/>
                    </a:xfrm>
                    <a:prstGeom prst="rect">
                      <a:avLst/>
                    </a:prstGeom>
                  </pic:spPr>
                </pic:pic>
              </a:graphicData>
            </a:graphic>
          </wp:inline>
        </w:drawing>
      </w:r>
    </w:p>
    <w:p w14:paraId="295F70FB" w14:textId="62D798F4" w:rsidR="0029569C" w:rsidRPr="002F7D93" w:rsidRDefault="0029569C" w:rsidP="002F7D93">
      <w:pPr>
        <w:spacing w:before="240" w:after="240" w:line="360" w:lineRule="auto"/>
        <w:jc w:val="center"/>
        <w:rPr>
          <w:rFonts w:ascii="Sylfaen" w:hAnsi="Sylfaen"/>
          <w:i/>
          <w:iCs/>
          <w:sz w:val="20"/>
          <w:szCs w:val="20"/>
          <w:lang w:val="hy-AM"/>
        </w:rPr>
      </w:pPr>
      <w:r w:rsidRPr="002F7D93">
        <w:rPr>
          <w:rFonts w:ascii="Sylfaen" w:hAnsi="Sylfaen"/>
          <w:i/>
          <w:iCs/>
          <w:sz w:val="20"/>
          <w:szCs w:val="20"/>
          <w:lang w:val="hy-AM"/>
        </w:rPr>
        <w:t>Ն</w:t>
      </w:r>
      <w:r w:rsidRPr="00DC5B50">
        <w:rPr>
          <w:rFonts w:ascii="Sylfaen" w:hAnsi="Sylfaen"/>
          <w:i/>
          <w:iCs/>
          <w:sz w:val="20"/>
          <w:szCs w:val="20"/>
          <w:lang w:val="hy-AM"/>
        </w:rPr>
        <w:t>կ</w:t>
      </w:r>
      <w:r w:rsidR="00DC5B50" w:rsidRPr="00DC5B50">
        <w:rPr>
          <w:i/>
          <w:iCs/>
          <w:sz w:val="20"/>
          <w:szCs w:val="20"/>
          <w:lang w:val="hy-AM"/>
        </w:rPr>
        <w:t>․</w:t>
      </w:r>
      <w:r w:rsidRPr="002F7D93">
        <w:rPr>
          <w:rFonts w:ascii="Sylfaen" w:hAnsi="Sylfaen"/>
          <w:i/>
          <w:iCs/>
          <w:sz w:val="20"/>
          <w:szCs w:val="20"/>
          <w:lang w:val="hy-AM"/>
        </w:rPr>
        <w:t xml:space="preserve"> 3.</w:t>
      </w:r>
      <w:r w:rsidR="002F7D93" w:rsidRPr="002F7D93">
        <w:rPr>
          <w:rFonts w:ascii="Sylfaen" w:hAnsi="Sylfaen"/>
          <w:i/>
          <w:iCs/>
          <w:sz w:val="20"/>
          <w:szCs w:val="20"/>
          <w:lang w:val="hy-AM"/>
        </w:rPr>
        <w:t>2</w:t>
      </w:r>
      <w:r w:rsidRPr="002F7D93">
        <w:rPr>
          <w:rFonts w:ascii="Sylfaen" w:hAnsi="Sylfaen"/>
          <w:i/>
          <w:iCs/>
          <w:sz w:val="20"/>
          <w:szCs w:val="20"/>
          <w:lang w:val="hy-AM"/>
        </w:rPr>
        <w:t>.</w:t>
      </w:r>
      <w:r w:rsidR="002F7D93" w:rsidRPr="002F7D93">
        <w:rPr>
          <w:rFonts w:ascii="Sylfaen" w:hAnsi="Sylfaen"/>
          <w:i/>
          <w:iCs/>
          <w:sz w:val="20"/>
          <w:szCs w:val="20"/>
          <w:lang w:val="hy-AM"/>
        </w:rPr>
        <w:t>3.</w:t>
      </w:r>
      <w:r w:rsidRPr="002F7D93">
        <w:rPr>
          <w:rFonts w:ascii="Sylfaen" w:hAnsi="Sylfaen"/>
          <w:i/>
          <w:iCs/>
          <w:sz w:val="20"/>
          <w:szCs w:val="20"/>
          <w:lang w:val="hy-AM"/>
        </w:rPr>
        <w:t xml:space="preserve"> Օգտագործողի ինտերֆեյսի կառավարման և վիզուալիզացիայի վահանակները:</w:t>
      </w:r>
    </w:p>
    <w:p w14:paraId="4D7E23BA" w14:textId="4525EC46" w:rsidR="0029569C" w:rsidRPr="0029569C" w:rsidRDefault="0029569C" w:rsidP="00E123EA">
      <w:pPr>
        <w:spacing w:before="240" w:line="360" w:lineRule="auto"/>
        <w:ind w:firstLine="720"/>
        <w:jc w:val="both"/>
        <w:rPr>
          <w:rFonts w:ascii="Sylfaen" w:hAnsi="Sylfaen"/>
          <w:lang w:val="hy-AM"/>
        </w:rPr>
      </w:pPr>
      <w:r w:rsidRPr="0029569C">
        <w:rPr>
          <w:rFonts w:ascii="Sylfaen" w:hAnsi="Sylfaen"/>
          <w:lang w:val="hy-AM"/>
        </w:rPr>
        <w:t xml:space="preserve">Ծրագրի ամենահզոր գործիքներից մեկը </w:t>
      </w:r>
      <w:r w:rsidR="00991964">
        <w:rPr>
          <w:rFonts w:ascii="Sylfaen" w:hAnsi="Sylfaen"/>
          <w:lang w:val="hy-AM"/>
        </w:rPr>
        <w:t>կա</w:t>
      </w:r>
      <w:r w:rsidRPr="0029569C">
        <w:rPr>
          <w:rFonts w:ascii="Sylfaen" w:hAnsi="Sylfaen"/>
          <w:lang w:val="hy-AM"/>
        </w:rPr>
        <w:t xml:space="preserve">րգավորումների վահանակն է (Settings Panel), որը հասանելի է Placement մենյուից: Քանի որ </w:t>
      </w:r>
      <w:r w:rsidR="003D16E0">
        <w:rPr>
          <w:rFonts w:ascii="Sylfaen" w:hAnsi="Sylfaen"/>
          <w:lang w:val="hy-AM"/>
        </w:rPr>
        <w:t>Թ</w:t>
      </w:r>
      <w:r w:rsidR="004F428D">
        <w:rPr>
          <w:rFonts w:ascii="Sylfaen" w:hAnsi="Sylfaen"/>
          <w:lang w:val="hy-AM"/>
        </w:rPr>
        <w:t xml:space="preserve">րծման նմանակումը </w:t>
      </w:r>
      <w:r w:rsidRPr="0029569C">
        <w:rPr>
          <w:rFonts w:ascii="Sylfaen" w:hAnsi="Sylfaen"/>
          <w:lang w:val="hy-AM"/>
        </w:rPr>
        <w:t xml:space="preserve">պարամետրերից խիստ կախված ալգորիթմ է, վահանակը ինժեներին </w:t>
      </w:r>
      <w:r w:rsidR="00991964">
        <w:rPr>
          <w:rFonts w:ascii="Sylfaen" w:hAnsi="Sylfaen"/>
          <w:lang w:val="hy-AM"/>
        </w:rPr>
        <w:t>և</w:t>
      </w:r>
      <w:r w:rsidRPr="0029569C">
        <w:rPr>
          <w:rFonts w:ascii="Sylfaen" w:hAnsi="Sylfaen"/>
          <w:lang w:val="hy-AM"/>
        </w:rPr>
        <w:t xml:space="preserve"> հետազոտողին տալիս է օպտիմալացման պրոցեսի վրա լիարժեք վերահսկողության հնարավորություն:</w:t>
      </w:r>
    </w:p>
    <w:p w14:paraId="7B2D688A" w14:textId="758176DC" w:rsidR="0029569C" w:rsidRPr="0029569C" w:rsidRDefault="0029569C" w:rsidP="008D228F">
      <w:pPr>
        <w:spacing w:line="360" w:lineRule="auto"/>
        <w:ind w:firstLine="720"/>
        <w:jc w:val="both"/>
        <w:rPr>
          <w:rFonts w:ascii="Sylfaen" w:hAnsi="Sylfaen"/>
          <w:lang w:val="hy-AM"/>
        </w:rPr>
      </w:pPr>
      <w:r w:rsidRPr="0029569C">
        <w:rPr>
          <w:rFonts w:ascii="Sylfaen" w:hAnsi="Sylfaen"/>
          <w:lang w:val="hy-AM"/>
        </w:rPr>
        <w:t>Այս պատուհանում օգտագործողը կարող է ձեռքով  սահմանել հետևյալ կրիտիկական պարամետրերը.</w:t>
      </w:r>
    </w:p>
    <w:p w14:paraId="18106B66" w14:textId="77777777" w:rsidR="0029569C" w:rsidRPr="0053556A" w:rsidRDefault="0029569C" w:rsidP="0053556A">
      <w:pPr>
        <w:pStyle w:val="ListParagraph"/>
        <w:numPr>
          <w:ilvl w:val="0"/>
          <w:numId w:val="48"/>
        </w:numPr>
        <w:spacing w:after="240" w:line="360" w:lineRule="auto"/>
        <w:jc w:val="both"/>
        <w:rPr>
          <w:rFonts w:ascii="Sylfaen" w:hAnsi="Sylfaen"/>
          <w:lang w:val="hy-AM"/>
        </w:rPr>
      </w:pPr>
      <w:r w:rsidRPr="0053556A">
        <w:rPr>
          <w:rFonts w:ascii="Sylfaen" w:hAnsi="Sylfaen"/>
          <w:lang w:val="hy-AM"/>
        </w:rPr>
        <w:t>Initial Temperature (Սկզբնական ջերմաստիճան). Որոշում է որոնման ագրեսիվությունը ալգորիթմի սկզբում (գլոբալ որոնում):</w:t>
      </w:r>
    </w:p>
    <w:p w14:paraId="48F4E5DF" w14:textId="77777777" w:rsidR="0029569C" w:rsidRPr="0053556A" w:rsidRDefault="0029569C" w:rsidP="0053556A">
      <w:pPr>
        <w:pStyle w:val="ListParagraph"/>
        <w:numPr>
          <w:ilvl w:val="0"/>
          <w:numId w:val="48"/>
        </w:numPr>
        <w:spacing w:before="240" w:after="240" w:line="360" w:lineRule="auto"/>
        <w:jc w:val="both"/>
        <w:rPr>
          <w:rFonts w:ascii="Sylfaen" w:hAnsi="Sylfaen"/>
          <w:lang w:val="hy-AM"/>
        </w:rPr>
      </w:pPr>
      <w:r w:rsidRPr="0053556A">
        <w:rPr>
          <w:rFonts w:ascii="Sylfaen" w:hAnsi="Sylfaen"/>
          <w:lang w:val="hy-AM"/>
        </w:rPr>
        <w:t>Final Temperature (Վերջնական ջերմաստիճան). Ալգորիթմի կանգառի (Convergence) պայմանը:</w:t>
      </w:r>
    </w:p>
    <w:p w14:paraId="347D0CCD" w14:textId="7D8B1585" w:rsidR="0029569C" w:rsidRPr="0053556A" w:rsidRDefault="0029569C" w:rsidP="0053556A">
      <w:pPr>
        <w:pStyle w:val="ListParagraph"/>
        <w:numPr>
          <w:ilvl w:val="0"/>
          <w:numId w:val="48"/>
        </w:numPr>
        <w:spacing w:before="240" w:after="240" w:line="360" w:lineRule="auto"/>
        <w:jc w:val="both"/>
        <w:rPr>
          <w:rFonts w:ascii="Sylfaen" w:hAnsi="Sylfaen"/>
          <w:lang w:val="hy-AM"/>
        </w:rPr>
      </w:pPr>
      <w:r w:rsidRPr="0053556A">
        <w:rPr>
          <w:rFonts w:ascii="Sylfaen" w:hAnsi="Sylfaen"/>
          <w:lang w:val="hy-AM"/>
        </w:rPr>
        <w:t xml:space="preserve">Cooling Rate (Սառեցման արագություն). Որոշում է </w:t>
      </w:r>
      <m:oMath>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k+1</m:t>
            </m:r>
          </m:sub>
        </m:sSub>
        <m:r>
          <w:rPr>
            <w:rFonts w:ascii="Cambria Math" w:hAnsi="Cambria Math"/>
            <w:lang w:val="hy-AM"/>
          </w:rPr>
          <m:t>= α×</m:t>
        </m:r>
        <m:sSub>
          <m:sSubPr>
            <m:ctrlPr>
              <w:rPr>
                <w:rFonts w:ascii="Cambria Math" w:hAnsi="Cambria Math"/>
                <w:i/>
                <w:lang w:val="hy-AM"/>
              </w:rPr>
            </m:ctrlPr>
          </m:sSubPr>
          <m:e>
            <m:r>
              <w:rPr>
                <w:rFonts w:ascii="Cambria Math" w:hAnsi="Cambria Math"/>
                <w:lang w:val="hy-AM"/>
              </w:rPr>
              <m:t>T</m:t>
            </m:r>
          </m:e>
          <m:sub>
            <m:r>
              <w:rPr>
                <w:rFonts w:ascii="Cambria Math" w:hAnsi="Cambria Math"/>
                <w:lang w:val="hy-AM"/>
              </w:rPr>
              <m:t>k</m:t>
            </m:r>
          </m:sub>
        </m:sSub>
      </m:oMath>
      <w:r w:rsidRPr="0053556A">
        <w:rPr>
          <w:rFonts w:ascii="Sylfaen" w:hAnsi="Sylfaen"/>
          <w:lang w:val="hy-AM"/>
        </w:rPr>
        <w:t xml:space="preserve"> բանաձևի α գործակիցը, որն ազդում է թե՛ աշխատանքի տևողության, թե՛ վերջնական որակի վրա:</w:t>
      </w:r>
    </w:p>
    <w:p w14:paraId="3C60DA02" w14:textId="77777777" w:rsidR="0029569C" w:rsidRPr="0053556A" w:rsidRDefault="0029569C" w:rsidP="0053556A">
      <w:pPr>
        <w:pStyle w:val="ListParagraph"/>
        <w:numPr>
          <w:ilvl w:val="0"/>
          <w:numId w:val="48"/>
        </w:numPr>
        <w:spacing w:before="240" w:after="240" w:line="360" w:lineRule="auto"/>
        <w:jc w:val="both"/>
        <w:rPr>
          <w:rFonts w:ascii="Sylfaen" w:hAnsi="Sylfaen"/>
          <w:lang w:val="hy-AM"/>
        </w:rPr>
      </w:pPr>
      <w:r w:rsidRPr="0053556A">
        <w:rPr>
          <w:rFonts w:ascii="Sylfaen" w:hAnsi="Sylfaen"/>
          <w:lang w:val="hy-AM"/>
        </w:rPr>
        <w:t>Max Iterations (Իտերացիաների քանակ). Հաշվողական բյուջեի անվտանգության սահմանափակում:</w:t>
      </w:r>
    </w:p>
    <w:p w14:paraId="315615FE" w14:textId="28D281D4" w:rsidR="0029569C" w:rsidRPr="0053556A" w:rsidRDefault="0029569C" w:rsidP="0053556A">
      <w:pPr>
        <w:pStyle w:val="ListParagraph"/>
        <w:numPr>
          <w:ilvl w:val="0"/>
          <w:numId w:val="48"/>
        </w:numPr>
        <w:spacing w:before="240" w:after="240" w:line="360" w:lineRule="auto"/>
        <w:jc w:val="both"/>
        <w:rPr>
          <w:rFonts w:ascii="Sylfaen" w:hAnsi="Sylfaen"/>
          <w:lang w:val="hy-AM"/>
        </w:rPr>
      </w:pPr>
      <w:r w:rsidRPr="0053556A">
        <w:rPr>
          <w:rFonts w:ascii="Sylfaen" w:hAnsi="Sylfaen"/>
          <w:lang w:val="hy-AM"/>
        </w:rPr>
        <w:lastRenderedPageBreak/>
        <w:t>Initial և Final Beta (β). Դինամիկ տուգանքների մոդելի (Overlap Penalty) պարամետրերը, որոնք որոշում են, թե որքան խիստ է ալգորիթմը վերաբերվելու ֆիզիկական հատումներին սկզբում և վերջում:</w:t>
      </w:r>
    </w:p>
    <w:p w14:paraId="24819BBE" w14:textId="1BA5E189" w:rsidR="004F0C17" w:rsidRDefault="004F0C17" w:rsidP="006D43A7">
      <w:pPr>
        <w:spacing w:before="240" w:after="240" w:line="360" w:lineRule="auto"/>
        <w:jc w:val="center"/>
        <w:rPr>
          <w:rFonts w:ascii="Arial" w:hAnsi="Arial" w:cs="Segoe UI Emoji"/>
          <w:lang w:val="hy-AM"/>
        </w:rPr>
      </w:pPr>
      <w:r w:rsidRPr="004F0C17">
        <w:rPr>
          <w:rFonts w:ascii="Arial" w:hAnsi="Arial" w:cs="Segoe UI Emoji"/>
          <w:noProof/>
          <w:lang w:val="hy-AM"/>
        </w:rPr>
        <w:drawing>
          <wp:inline distT="0" distB="0" distL="0" distR="0" wp14:anchorId="70BB2F93" wp14:editId="20B379ED">
            <wp:extent cx="1429632" cy="179948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39943" cy="1812468"/>
                    </a:xfrm>
                    <a:prstGeom prst="rect">
                      <a:avLst/>
                    </a:prstGeom>
                  </pic:spPr>
                </pic:pic>
              </a:graphicData>
            </a:graphic>
          </wp:inline>
        </w:drawing>
      </w:r>
    </w:p>
    <w:p w14:paraId="3DE3481F" w14:textId="32DA6ECE" w:rsidR="0029569C" w:rsidRPr="002F7D93" w:rsidRDefault="0029569C" w:rsidP="002F7D93">
      <w:pPr>
        <w:spacing w:before="240" w:after="240" w:line="360" w:lineRule="auto"/>
        <w:jc w:val="center"/>
        <w:rPr>
          <w:rFonts w:ascii="Sylfaen" w:hAnsi="Sylfaen"/>
          <w:i/>
          <w:iCs/>
          <w:sz w:val="20"/>
          <w:szCs w:val="20"/>
          <w:lang w:val="hy-AM"/>
        </w:rPr>
      </w:pPr>
      <w:r w:rsidRPr="00DC5B50">
        <w:rPr>
          <w:rFonts w:ascii="Sylfaen" w:hAnsi="Sylfaen"/>
          <w:i/>
          <w:iCs/>
          <w:sz w:val="20"/>
          <w:szCs w:val="20"/>
          <w:lang w:val="hy-AM"/>
        </w:rPr>
        <w:t>Նկ</w:t>
      </w:r>
      <w:r w:rsidR="00DC5B50" w:rsidRPr="00DC5B50">
        <w:rPr>
          <w:i/>
          <w:iCs/>
          <w:sz w:val="20"/>
          <w:szCs w:val="20"/>
          <w:lang w:val="hy-AM"/>
        </w:rPr>
        <w:t>․</w:t>
      </w:r>
      <w:r w:rsidRPr="002F7D93">
        <w:rPr>
          <w:rFonts w:ascii="Sylfaen" w:hAnsi="Sylfaen"/>
          <w:i/>
          <w:iCs/>
          <w:sz w:val="20"/>
          <w:szCs w:val="20"/>
          <w:lang w:val="hy-AM"/>
        </w:rPr>
        <w:t xml:space="preserve"> 3.</w:t>
      </w:r>
      <w:r w:rsidR="002F7D93" w:rsidRPr="002F7D93">
        <w:rPr>
          <w:rFonts w:ascii="Sylfaen" w:hAnsi="Sylfaen"/>
          <w:i/>
          <w:iCs/>
          <w:sz w:val="20"/>
          <w:szCs w:val="20"/>
          <w:lang w:val="hy-AM"/>
        </w:rPr>
        <w:t>2</w:t>
      </w:r>
      <w:r w:rsidRPr="002F7D93">
        <w:rPr>
          <w:rFonts w:ascii="Sylfaen" w:hAnsi="Sylfaen"/>
          <w:i/>
          <w:iCs/>
          <w:sz w:val="20"/>
          <w:szCs w:val="20"/>
          <w:lang w:val="hy-AM"/>
        </w:rPr>
        <w:t>.</w:t>
      </w:r>
      <w:r w:rsidR="002F7D93" w:rsidRPr="002F7D93">
        <w:rPr>
          <w:rFonts w:ascii="Sylfaen" w:hAnsi="Sylfaen"/>
          <w:i/>
          <w:iCs/>
          <w:sz w:val="20"/>
          <w:szCs w:val="20"/>
          <w:lang w:val="hy-AM"/>
        </w:rPr>
        <w:t>4.</w:t>
      </w:r>
      <w:r w:rsidRPr="002F7D93">
        <w:rPr>
          <w:rFonts w:ascii="Sylfaen" w:hAnsi="Sylfaen"/>
          <w:i/>
          <w:iCs/>
          <w:sz w:val="20"/>
          <w:szCs w:val="20"/>
          <w:lang w:val="hy-AM"/>
        </w:rPr>
        <w:t xml:space="preserve"> </w:t>
      </w:r>
      <w:r w:rsidR="00895AF2" w:rsidRPr="002F7D93">
        <w:rPr>
          <w:rFonts w:ascii="Sylfaen" w:hAnsi="Sylfaen"/>
          <w:i/>
          <w:iCs/>
          <w:sz w:val="20"/>
          <w:szCs w:val="20"/>
          <w:lang w:val="hy-AM"/>
        </w:rPr>
        <w:t>Թրծման նմանակում</w:t>
      </w:r>
      <w:r w:rsidRPr="002F7D93">
        <w:rPr>
          <w:rFonts w:ascii="Sylfaen" w:hAnsi="Sylfaen"/>
          <w:i/>
          <w:iCs/>
          <w:sz w:val="20"/>
          <w:szCs w:val="20"/>
          <w:lang w:val="hy-AM"/>
        </w:rPr>
        <w:t xml:space="preserve"> ալգորիթմի ֆիզիկական և մաթեմատիկական պարամետրերի ձեռքով կարգավորման վահանակը:</w:t>
      </w:r>
    </w:p>
    <w:p w14:paraId="53A854B8" w14:textId="1D9CDF01" w:rsidR="00271294" w:rsidRDefault="0029569C" w:rsidP="008D228F">
      <w:pPr>
        <w:spacing w:before="240" w:line="360" w:lineRule="auto"/>
        <w:ind w:firstLine="720"/>
        <w:jc w:val="both"/>
        <w:rPr>
          <w:rFonts w:ascii="Sylfaen" w:hAnsi="Sylfaen"/>
          <w:lang w:val="hy-AM"/>
        </w:rPr>
      </w:pPr>
      <w:r w:rsidRPr="0029569C">
        <w:rPr>
          <w:rFonts w:ascii="Sylfaen" w:hAnsi="Sylfaen"/>
          <w:lang w:val="hy-AM"/>
        </w:rPr>
        <w:t>Փոփոխելով այս պարամետրերը՝ ինժեները կարող է նույն միկրոսխեմայի համար ընտրել տարբեր ռազմավարություններ. օրինակ՝ սահմանելով արագ սառեցում և բարձր β՝ կարելի է վայրկյանների ընթացքում ստանալ կոպիտ, արագ հատակագծում, իսկ դանդաղ սառեցումով ապահովել առավելագույն որակով արդյունաբերական դասի տեղաբաշխում:</w:t>
      </w:r>
    </w:p>
    <w:p w14:paraId="3FB4D29D" w14:textId="4BD70CED" w:rsidR="004908E2" w:rsidRPr="001E116F" w:rsidRDefault="004908E2" w:rsidP="0059248C">
      <w:pPr>
        <w:pStyle w:val="Heading2"/>
        <w:spacing w:line="360" w:lineRule="auto"/>
        <w:rPr>
          <w:b/>
          <w:bCs/>
          <w:lang w:val="hy-AM"/>
        </w:rPr>
      </w:pPr>
      <w:bookmarkStart w:id="61" w:name="_Toc227687667"/>
      <w:r w:rsidRPr="001E116F">
        <w:rPr>
          <w:b/>
          <w:bCs/>
          <w:lang w:val="hy-AM"/>
        </w:rPr>
        <w:t xml:space="preserve">3.3. </w:t>
      </w:r>
      <w:r w:rsidR="001E116F">
        <w:rPr>
          <w:b/>
          <w:bCs/>
          <w:lang w:val="hy-AM"/>
        </w:rPr>
        <w:t>Իրական</w:t>
      </w:r>
      <w:r w:rsidRPr="001E116F">
        <w:rPr>
          <w:b/>
          <w:bCs/>
          <w:lang w:val="hy-AM"/>
        </w:rPr>
        <w:t xml:space="preserve"> </w:t>
      </w:r>
      <w:r w:rsidR="001E116F">
        <w:rPr>
          <w:b/>
          <w:bCs/>
          <w:lang w:val="hy-AM"/>
        </w:rPr>
        <w:t>ժամանակի</w:t>
      </w:r>
      <w:r w:rsidRPr="001E116F">
        <w:rPr>
          <w:b/>
          <w:bCs/>
          <w:lang w:val="hy-AM"/>
        </w:rPr>
        <w:t xml:space="preserve"> </w:t>
      </w:r>
      <w:r w:rsidR="001E116F">
        <w:rPr>
          <w:b/>
          <w:bCs/>
          <w:lang w:val="hy-AM"/>
        </w:rPr>
        <w:t>անալիտիկան</w:t>
      </w:r>
      <w:r w:rsidRPr="001E116F">
        <w:rPr>
          <w:b/>
          <w:bCs/>
          <w:lang w:val="hy-AM"/>
        </w:rPr>
        <w:t xml:space="preserve"> </w:t>
      </w:r>
      <w:r w:rsidR="001E116F">
        <w:rPr>
          <w:b/>
          <w:bCs/>
          <w:lang w:val="hy-AM"/>
        </w:rPr>
        <w:t>և</w:t>
      </w:r>
      <w:r w:rsidRPr="001E116F">
        <w:rPr>
          <w:b/>
          <w:bCs/>
          <w:lang w:val="hy-AM"/>
        </w:rPr>
        <w:t xml:space="preserve"> </w:t>
      </w:r>
      <w:r w:rsidR="001E116F">
        <w:rPr>
          <w:b/>
          <w:bCs/>
          <w:lang w:val="hy-AM"/>
        </w:rPr>
        <w:t>արդյունքների</w:t>
      </w:r>
      <w:r w:rsidRPr="001E116F">
        <w:rPr>
          <w:b/>
          <w:bCs/>
          <w:lang w:val="hy-AM"/>
        </w:rPr>
        <w:t xml:space="preserve"> </w:t>
      </w:r>
      <w:r w:rsidR="001E116F">
        <w:rPr>
          <w:b/>
          <w:bCs/>
          <w:lang w:val="hy-AM"/>
        </w:rPr>
        <w:t>գնահատումը</w:t>
      </w:r>
      <w:bookmarkEnd w:id="61"/>
    </w:p>
    <w:p w14:paraId="17009B84" w14:textId="37DAA4AD" w:rsidR="004908E2" w:rsidRPr="001E116F" w:rsidRDefault="004908E2" w:rsidP="0059248C">
      <w:pPr>
        <w:pStyle w:val="Heading3"/>
        <w:spacing w:line="360" w:lineRule="auto"/>
        <w:jc w:val="center"/>
        <w:rPr>
          <w:b/>
          <w:bCs/>
          <w:lang w:val="hy-AM"/>
        </w:rPr>
      </w:pPr>
      <w:bookmarkStart w:id="62" w:name="_Toc227687668"/>
      <w:r w:rsidRPr="001E116F">
        <w:rPr>
          <w:b/>
          <w:bCs/>
          <w:lang w:val="hy-AM"/>
        </w:rPr>
        <w:t>3.3.1. Դինամիկ վիճակագրությունը և էվոլյուցիայի գրաֆիկները</w:t>
      </w:r>
      <w:bookmarkEnd w:id="62"/>
    </w:p>
    <w:p w14:paraId="0D5ADF90" w14:textId="366E234C" w:rsidR="004908E2" w:rsidRPr="004908E2" w:rsidRDefault="004908E2" w:rsidP="008D228F">
      <w:pPr>
        <w:spacing w:before="240" w:line="360" w:lineRule="auto"/>
        <w:ind w:firstLine="720"/>
        <w:jc w:val="both"/>
        <w:rPr>
          <w:rFonts w:ascii="Sylfaen" w:hAnsi="Sylfaen"/>
          <w:lang w:val="hy-AM"/>
        </w:rPr>
      </w:pPr>
      <w:r w:rsidRPr="004908E2">
        <w:rPr>
          <w:rFonts w:ascii="Sylfaen" w:hAnsi="Sylfaen"/>
          <w:lang w:val="hy-AM"/>
        </w:rPr>
        <w:t xml:space="preserve">Բարդ և տևական ժամանակ պահանջող ստոխաստիկ ալգորիթմների գործարկման ընթացքում օգտագործողի համար կենսական նշանակություն ունի օպտիմալացման գործընթացի անընդհատ վերահսկողությունը: Քանի որ ալգորիթմը որոնում է կատարում ահռելի էներգետիկ </w:t>
      </w:r>
      <w:r w:rsidR="00BF202A">
        <w:rPr>
          <w:rFonts w:ascii="Sylfaen" w:hAnsi="Sylfaen"/>
          <w:lang w:val="hy-AM"/>
        </w:rPr>
        <w:t>ռելիեֆում</w:t>
      </w:r>
      <w:r w:rsidRPr="004908E2">
        <w:rPr>
          <w:rFonts w:ascii="Sylfaen" w:hAnsi="Sylfaen"/>
          <w:lang w:val="hy-AM"/>
        </w:rPr>
        <w:t>, գրաֆիկական ինտերֆեյսը օժտված է իրական ժամանակում թարմացվող անալիտիկ գործիքակազմով:</w:t>
      </w:r>
    </w:p>
    <w:p w14:paraId="723F4B29" w14:textId="290A0414" w:rsidR="004908E2" w:rsidRPr="004908E2" w:rsidRDefault="004908E2" w:rsidP="008D228F">
      <w:pPr>
        <w:spacing w:line="360" w:lineRule="auto"/>
        <w:ind w:firstLine="720"/>
        <w:jc w:val="both"/>
        <w:rPr>
          <w:rFonts w:ascii="Sylfaen" w:hAnsi="Sylfaen"/>
          <w:lang w:val="hy-AM"/>
        </w:rPr>
      </w:pPr>
      <w:r w:rsidRPr="004908E2">
        <w:rPr>
          <w:rFonts w:ascii="Sylfaen" w:hAnsi="Sylfaen"/>
          <w:lang w:val="hy-AM"/>
        </w:rPr>
        <w:t xml:space="preserve">Գլխավոր պատուհանի աջակողմյան հատվածում առանձնացված է </w:t>
      </w:r>
      <w:r w:rsidR="00D6094B">
        <w:rPr>
          <w:rFonts w:ascii="Sylfaen" w:hAnsi="Sylfaen"/>
          <w:lang w:val="hy-AM"/>
        </w:rPr>
        <w:t>վ</w:t>
      </w:r>
      <w:r w:rsidRPr="004908E2">
        <w:rPr>
          <w:rFonts w:ascii="Sylfaen" w:hAnsi="Sylfaen"/>
          <w:lang w:val="hy-AM"/>
        </w:rPr>
        <w:t>իճակագրության վահանակը (Statistics Panel), որը ծրագրի աշխատանքին զուգահեռ դինամիկ կերպով արտապատկերում է ալգորիթմի կարևորագույն ցուցանիշները.</w:t>
      </w:r>
    </w:p>
    <w:p w14:paraId="0133586A" w14:textId="77777777" w:rsidR="004908E2" w:rsidRPr="00D6094B" w:rsidRDefault="004908E2" w:rsidP="001E116F">
      <w:pPr>
        <w:pStyle w:val="ListParagraph"/>
        <w:numPr>
          <w:ilvl w:val="0"/>
          <w:numId w:val="49"/>
        </w:numPr>
        <w:spacing w:after="240" w:line="360" w:lineRule="auto"/>
        <w:jc w:val="both"/>
        <w:rPr>
          <w:rFonts w:ascii="Sylfaen" w:hAnsi="Sylfaen"/>
          <w:lang w:val="hy-AM"/>
        </w:rPr>
      </w:pPr>
      <w:r w:rsidRPr="00D6094B">
        <w:rPr>
          <w:rFonts w:ascii="Sylfaen" w:hAnsi="Sylfaen"/>
          <w:lang w:val="hy-AM"/>
        </w:rPr>
        <w:t>Design Information (Նախագծի տվյալներ). Ցուցադրում է ներբեռնված միկրոսխեմայի բլոկների և ցանցերի քանակը:</w:t>
      </w:r>
    </w:p>
    <w:p w14:paraId="13839DC0" w14:textId="4F6A9E8B" w:rsidR="004908E2" w:rsidRPr="00D6094B" w:rsidRDefault="004908E2" w:rsidP="00D6094B">
      <w:pPr>
        <w:pStyle w:val="ListParagraph"/>
        <w:numPr>
          <w:ilvl w:val="0"/>
          <w:numId w:val="49"/>
        </w:numPr>
        <w:spacing w:before="240" w:after="240" w:line="360" w:lineRule="auto"/>
        <w:jc w:val="both"/>
        <w:rPr>
          <w:rFonts w:ascii="Sylfaen" w:hAnsi="Sylfaen"/>
          <w:lang w:val="hy-AM"/>
        </w:rPr>
      </w:pPr>
      <w:r w:rsidRPr="00D6094B">
        <w:rPr>
          <w:rFonts w:ascii="Sylfaen" w:hAnsi="Sylfaen"/>
          <w:lang w:val="hy-AM"/>
        </w:rPr>
        <w:lastRenderedPageBreak/>
        <w:t>Placement Quality (Տեղաբաշխման որակ). Անմիջականորեն արտացոլում է նպատակային ֆունկցիայի բաղադրիչները՝ ընդհանուր ԼԵԿԳ-ն  և ֆիզիկական վերածածկման մակերեսը: Այս ցուցանիշները վերահաշվարկվում են ամեն իտերացիայի վերջում ինկրեմենտալ հաշվիչով (O(K) բարդությամբ) և առանց ուշացման տրամադրվում ինտերֆեյսին:</w:t>
      </w:r>
    </w:p>
    <w:p w14:paraId="464BA3BF" w14:textId="4A901879" w:rsidR="004908E2" w:rsidRPr="00D6094B" w:rsidRDefault="004908E2" w:rsidP="00D6094B">
      <w:pPr>
        <w:pStyle w:val="ListParagraph"/>
        <w:numPr>
          <w:ilvl w:val="0"/>
          <w:numId w:val="49"/>
        </w:numPr>
        <w:spacing w:before="240" w:after="240" w:line="360" w:lineRule="auto"/>
        <w:jc w:val="both"/>
        <w:rPr>
          <w:rFonts w:ascii="Sylfaen" w:hAnsi="Sylfaen"/>
          <w:lang w:val="hy-AM"/>
        </w:rPr>
      </w:pPr>
      <w:r w:rsidRPr="00D6094B">
        <w:rPr>
          <w:rFonts w:ascii="Sylfaen" w:hAnsi="Sylfaen"/>
          <w:lang w:val="hy-AM"/>
        </w:rPr>
        <w:t>Optimization Status (Օպտիմալացման կարգավիճակ). Ներկայացնում է ալգորիթմի ընթացիկ քայլը (Iteration), ջերմաստիճանի աստիճանական անկումը (Temperature) և հաջողված/ընդունված քայլերի գործակիցը (Accept Ratio): Օրինակ, 100% գործակիցը վկայում է գլոբալ որոնման վաղ փուլի (բարձր T), իսկ ցածր տոկոսը՝ ալգորիթմի մոտալուտ ավարտի և սառցակալման մասին:</w:t>
      </w:r>
    </w:p>
    <w:p w14:paraId="3376677A" w14:textId="45CA17DD" w:rsidR="00E45DDC" w:rsidRDefault="003A5726" w:rsidP="006D43A7">
      <w:pPr>
        <w:spacing w:before="240" w:after="240" w:line="360" w:lineRule="auto"/>
        <w:jc w:val="center"/>
        <w:rPr>
          <w:rFonts w:ascii="Arial" w:hAnsi="Arial" w:cs="Segoe UI Emoji"/>
          <w:lang w:val="hy-AM"/>
        </w:rPr>
      </w:pPr>
      <w:r w:rsidRPr="003A5726">
        <w:rPr>
          <w:rFonts w:ascii="Arial" w:hAnsi="Arial" w:cs="Segoe UI Emoji"/>
          <w:noProof/>
          <w:lang w:val="hy-AM"/>
        </w:rPr>
        <w:drawing>
          <wp:inline distT="0" distB="0" distL="0" distR="0" wp14:anchorId="6F4F8736" wp14:editId="271C9488">
            <wp:extent cx="1170643" cy="21173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76748" cy="2128342"/>
                    </a:xfrm>
                    <a:prstGeom prst="rect">
                      <a:avLst/>
                    </a:prstGeom>
                  </pic:spPr>
                </pic:pic>
              </a:graphicData>
            </a:graphic>
          </wp:inline>
        </w:drawing>
      </w:r>
    </w:p>
    <w:p w14:paraId="2BBE8233" w14:textId="5737662D" w:rsidR="004908E2" w:rsidRPr="002F7D93" w:rsidRDefault="004908E2" w:rsidP="002F7D93">
      <w:pPr>
        <w:spacing w:before="240" w:after="240" w:line="360" w:lineRule="auto"/>
        <w:jc w:val="center"/>
        <w:rPr>
          <w:rFonts w:ascii="Sylfaen" w:hAnsi="Sylfaen"/>
          <w:i/>
          <w:iCs/>
          <w:sz w:val="20"/>
          <w:szCs w:val="20"/>
          <w:lang w:val="hy-AM"/>
        </w:rPr>
      </w:pPr>
      <w:r w:rsidRPr="002F7D93">
        <w:rPr>
          <w:rFonts w:ascii="Sylfaen" w:hAnsi="Sylfaen"/>
          <w:i/>
          <w:iCs/>
          <w:sz w:val="20"/>
          <w:szCs w:val="20"/>
          <w:lang w:val="hy-AM"/>
        </w:rPr>
        <w:t>Նկ</w:t>
      </w:r>
      <w:r w:rsidR="002F7D93" w:rsidRPr="002123DA">
        <w:rPr>
          <w:rFonts w:ascii="Sylfaen" w:hAnsi="Sylfaen"/>
          <w:i/>
          <w:iCs/>
          <w:sz w:val="20"/>
          <w:szCs w:val="20"/>
          <w:lang w:val="hy-AM"/>
        </w:rPr>
        <w:t>.</w:t>
      </w:r>
      <w:r w:rsidRPr="002F7D93">
        <w:rPr>
          <w:rFonts w:ascii="Sylfaen" w:hAnsi="Sylfaen"/>
          <w:i/>
          <w:iCs/>
          <w:sz w:val="20"/>
          <w:szCs w:val="20"/>
          <w:lang w:val="hy-AM"/>
        </w:rPr>
        <w:t xml:space="preserve"> 3.</w:t>
      </w:r>
      <w:r w:rsidR="002F7D93" w:rsidRPr="002123DA">
        <w:rPr>
          <w:rFonts w:ascii="Sylfaen" w:hAnsi="Sylfaen"/>
          <w:i/>
          <w:iCs/>
          <w:sz w:val="20"/>
          <w:szCs w:val="20"/>
          <w:lang w:val="hy-AM"/>
        </w:rPr>
        <w:t>3.1</w:t>
      </w:r>
      <w:r w:rsidRPr="002F7D93">
        <w:rPr>
          <w:rFonts w:ascii="Sylfaen" w:hAnsi="Sylfaen"/>
          <w:i/>
          <w:iCs/>
          <w:sz w:val="20"/>
          <w:szCs w:val="20"/>
          <w:lang w:val="hy-AM"/>
        </w:rPr>
        <w:t>. Իրական ժամանակում թարմացվող դինամիկ վիճակագրության վահանակը:</w:t>
      </w:r>
    </w:p>
    <w:p w14:paraId="4695B718" w14:textId="51A8A0A5" w:rsidR="004908E2" w:rsidRPr="004908E2" w:rsidRDefault="004908E2" w:rsidP="00E123EA">
      <w:pPr>
        <w:spacing w:before="240" w:after="240" w:line="360" w:lineRule="auto"/>
        <w:ind w:firstLine="720"/>
        <w:jc w:val="both"/>
        <w:rPr>
          <w:rFonts w:ascii="Sylfaen" w:hAnsi="Sylfaen"/>
          <w:lang w:val="hy-AM"/>
        </w:rPr>
      </w:pPr>
      <w:r w:rsidRPr="004908E2">
        <w:rPr>
          <w:rFonts w:ascii="Sylfaen" w:hAnsi="Sylfaen"/>
          <w:lang w:val="hy-AM"/>
        </w:rPr>
        <w:t xml:space="preserve">Վիճակագրական թվերին զուգահեռ, համակարգը տրամադրում է նաև օպտիմալացման գործընթացի վիզուալիզացիա Էվոլյուցիայի գրաֆիկի միջոցով: Գրաֆիկը թույլ է տալիս հետևել, թե ինչպես է ժամանակի ընթացքում փոխվում տեղաբաշխման ընդհանուր </w:t>
      </w:r>
      <w:r w:rsidR="002A0AA3">
        <w:rPr>
          <w:rFonts w:ascii="Sylfaen" w:hAnsi="Sylfaen"/>
          <w:lang w:val="hy-AM"/>
        </w:rPr>
        <w:t>ա</w:t>
      </w:r>
      <w:r w:rsidRPr="004908E2">
        <w:rPr>
          <w:rFonts w:ascii="Sylfaen" w:hAnsi="Sylfaen"/>
          <w:lang w:val="hy-AM"/>
        </w:rPr>
        <w:t xml:space="preserve">րժեքը, ինչպես նաև առանձնացված </w:t>
      </w:r>
      <w:r w:rsidR="008D37E8">
        <w:rPr>
          <w:rFonts w:ascii="Sylfaen" w:hAnsi="Sylfaen"/>
          <w:lang w:val="hy-AM"/>
        </w:rPr>
        <w:t>ԼԵԿԳ-ը</w:t>
      </w:r>
      <w:r w:rsidRPr="004908E2">
        <w:rPr>
          <w:rFonts w:ascii="Sylfaen" w:hAnsi="Sylfaen"/>
          <w:lang w:val="hy-AM"/>
        </w:rPr>
        <w:t xml:space="preserve"> և </w:t>
      </w:r>
      <w:r w:rsidR="008D37E8">
        <w:rPr>
          <w:rFonts w:ascii="Sylfaen" w:hAnsi="Sylfaen"/>
          <w:lang w:val="hy-AM"/>
        </w:rPr>
        <w:t>վերածածկման</w:t>
      </w:r>
      <w:r w:rsidRPr="004908E2">
        <w:rPr>
          <w:rFonts w:ascii="Sylfaen" w:hAnsi="Sylfaen"/>
          <w:lang w:val="hy-AM"/>
        </w:rPr>
        <w:t xml:space="preserve"> ցուցանիշները: Գրաֆիկից հստակորեն երևում է </w:t>
      </w:r>
      <w:r w:rsidR="008D37E8">
        <w:rPr>
          <w:rFonts w:ascii="Sylfaen" w:hAnsi="Sylfaen"/>
          <w:lang w:val="hy-AM"/>
        </w:rPr>
        <w:t>Թրծման նմանակման</w:t>
      </w:r>
      <w:r w:rsidRPr="004908E2">
        <w:rPr>
          <w:rFonts w:ascii="Sylfaen" w:hAnsi="Sylfaen"/>
          <w:lang w:val="hy-AM"/>
        </w:rPr>
        <w:t xml:space="preserve"> բնորոշ աշխատաոճը. սկզբնական փուլում գրաֆիկը կատարում է մեծ տատանումներ՝ հաճախ բարձրանալով վեր (վատացնող քայլեր լոկալ մինիմումից խուսափելու համար), որից հետո, սառեցմանը զուգընթաց, այն էքսպոնենցիալ կերպով իջնում է դեպի օպտիմալ մինիմում:</w:t>
      </w:r>
    </w:p>
    <w:p w14:paraId="0BF7CB0B" w14:textId="5F81C3DB" w:rsidR="00D95029" w:rsidRDefault="00F92735" w:rsidP="006D43A7">
      <w:pPr>
        <w:spacing w:before="240" w:after="240" w:line="360" w:lineRule="auto"/>
        <w:jc w:val="center"/>
        <w:rPr>
          <w:rFonts w:ascii="Arial" w:hAnsi="Arial" w:cs="Segoe UI Emoji"/>
          <w:lang w:val="hy-AM"/>
        </w:rPr>
      </w:pPr>
      <w:r w:rsidRPr="00F92735">
        <w:rPr>
          <w:rFonts w:ascii="Arial" w:hAnsi="Arial" w:cs="Segoe UI Emoji"/>
          <w:noProof/>
          <w:lang w:val="hy-AM"/>
        </w:rPr>
        <w:lastRenderedPageBreak/>
        <w:drawing>
          <wp:inline distT="0" distB="0" distL="0" distR="0" wp14:anchorId="10438B9E" wp14:editId="041C7F52">
            <wp:extent cx="6041973" cy="14911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76179" cy="1524297"/>
                    </a:xfrm>
                    <a:prstGeom prst="rect">
                      <a:avLst/>
                    </a:prstGeom>
                  </pic:spPr>
                </pic:pic>
              </a:graphicData>
            </a:graphic>
          </wp:inline>
        </w:drawing>
      </w:r>
    </w:p>
    <w:p w14:paraId="548BF1FD" w14:textId="57C83B7A" w:rsidR="004908E2" w:rsidRPr="002F7D93" w:rsidRDefault="004908E2" w:rsidP="002F7D93">
      <w:pPr>
        <w:spacing w:before="240" w:after="240" w:line="360" w:lineRule="auto"/>
        <w:jc w:val="center"/>
        <w:rPr>
          <w:rFonts w:ascii="Sylfaen" w:hAnsi="Sylfaen"/>
          <w:i/>
          <w:iCs/>
          <w:sz w:val="20"/>
          <w:szCs w:val="20"/>
          <w:lang w:val="hy-AM"/>
        </w:rPr>
      </w:pPr>
      <w:r w:rsidRPr="002F7D93">
        <w:rPr>
          <w:rFonts w:ascii="Sylfaen" w:hAnsi="Sylfaen"/>
          <w:i/>
          <w:iCs/>
          <w:sz w:val="20"/>
          <w:szCs w:val="20"/>
          <w:lang w:val="hy-AM"/>
        </w:rPr>
        <w:t>Ն</w:t>
      </w:r>
      <w:r w:rsidRPr="00DC5B50">
        <w:rPr>
          <w:rFonts w:ascii="Sylfaen" w:hAnsi="Sylfaen"/>
          <w:i/>
          <w:iCs/>
          <w:sz w:val="20"/>
          <w:szCs w:val="20"/>
          <w:lang w:val="hy-AM"/>
        </w:rPr>
        <w:t>կ</w:t>
      </w:r>
      <w:r w:rsidR="00DC5B50" w:rsidRPr="00DC5B50">
        <w:rPr>
          <w:i/>
          <w:iCs/>
          <w:sz w:val="20"/>
          <w:szCs w:val="20"/>
          <w:lang w:val="hy-AM"/>
        </w:rPr>
        <w:t>․</w:t>
      </w:r>
      <w:r w:rsidRPr="002F7D93">
        <w:rPr>
          <w:rFonts w:ascii="Sylfaen" w:hAnsi="Sylfaen"/>
          <w:i/>
          <w:iCs/>
          <w:sz w:val="20"/>
          <w:szCs w:val="20"/>
          <w:lang w:val="hy-AM"/>
        </w:rPr>
        <w:t xml:space="preserve"> 3.</w:t>
      </w:r>
      <w:r w:rsidR="002F7D93" w:rsidRPr="002123DA">
        <w:rPr>
          <w:rFonts w:ascii="Sylfaen" w:hAnsi="Sylfaen"/>
          <w:i/>
          <w:iCs/>
          <w:sz w:val="20"/>
          <w:szCs w:val="20"/>
          <w:lang w:val="hy-AM"/>
        </w:rPr>
        <w:t>3.2</w:t>
      </w:r>
      <w:r w:rsidRPr="002F7D93">
        <w:rPr>
          <w:rFonts w:ascii="Sylfaen" w:hAnsi="Sylfaen"/>
          <w:i/>
          <w:iCs/>
          <w:sz w:val="20"/>
          <w:szCs w:val="20"/>
          <w:lang w:val="hy-AM"/>
        </w:rPr>
        <w:t>. Նպատակային ֆունկցիայի էվոլյուցիայի գրաֆիկը. ալգորիթմի դինամիկ կոնվերգենցիան դեպի գլոբալ մինիմում:</w:t>
      </w:r>
    </w:p>
    <w:p w14:paraId="6981F60E" w14:textId="750263FB" w:rsidR="00FC364F" w:rsidRDefault="00D90F39" w:rsidP="006D43A7">
      <w:pPr>
        <w:spacing w:before="240" w:after="240" w:line="360" w:lineRule="auto"/>
        <w:jc w:val="center"/>
        <w:rPr>
          <w:rFonts w:ascii="Sylfaen" w:hAnsi="Sylfaen"/>
          <w:lang w:val="hy-AM"/>
        </w:rPr>
      </w:pPr>
      <w:r>
        <w:rPr>
          <w:rFonts w:ascii="Sylfaen" w:hAnsi="Sylfaen"/>
          <w:noProof/>
          <w:lang w:val="hy-AM"/>
          <w14:ligatures w14:val="standardContextual"/>
        </w:rPr>
        <w:drawing>
          <wp:inline distT="0" distB="0" distL="0" distR="0" wp14:anchorId="5B5193B4" wp14:editId="23238968">
            <wp:extent cx="4038160" cy="1420283"/>
            <wp:effectExtent l="0" t="0" r="635"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68802" cy="1431060"/>
                    </a:xfrm>
                    <a:prstGeom prst="rect">
                      <a:avLst/>
                    </a:prstGeom>
                  </pic:spPr>
                </pic:pic>
              </a:graphicData>
            </a:graphic>
          </wp:inline>
        </w:drawing>
      </w:r>
    </w:p>
    <w:p w14:paraId="7D743A49" w14:textId="1A5608A6" w:rsidR="004908E2" w:rsidRPr="001113FF" w:rsidRDefault="004908E2" w:rsidP="001113FF">
      <w:pPr>
        <w:spacing w:before="240" w:after="240" w:line="360" w:lineRule="auto"/>
        <w:jc w:val="center"/>
        <w:rPr>
          <w:rFonts w:ascii="Sylfaen" w:hAnsi="Sylfaen"/>
          <w:i/>
          <w:iCs/>
          <w:sz w:val="20"/>
          <w:szCs w:val="20"/>
          <w:lang w:val="hy-AM"/>
        </w:rPr>
      </w:pPr>
      <w:r w:rsidRPr="001113FF">
        <w:rPr>
          <w:rFonts w:ascii="Sylfaen" w:hAnsi="Sylfaen"/>
          <w:i/>
          <w:iCs/>
          <w:sz w:val="20"/>
          <w:szCs w:val="20"/>
          <w:lang w:val="hy-AM"/>
        </w:rPr>
        <w:t>Ն</w:t>
      </w:r>
      <w:r w:rsidRPr="00DC5B50">
        <w:rPr>
          <w:rFonts w:ascii="Sylfaen" w:hAnsi="Sylfaen"/>
          <w:i/>
          <w:iCs/>
          <w:sz w:val="20"/>
          <w:szCs w:val="20"/>
          <w:lang w:val="hy-AM"/>
        </w:rPr>
        <w:t>կ</w:t>
      </w:r>
      <w:r w:rsidR="00DC5B50" w:rsidRPr="00DC5B50">
        <w:rPr>
          <w:i/>
          <w:iCs/>
          <w:sz w:val="20"/>
          <w:szCs w:val="20"/>
          <w:lang w:val="hy-AM"/>
        </w:rPr>
        <w:t>․</w:t>
      </w:r>
      <w:r w:rsidRPr="001113FF">
        <w:rPr>
          <w:rFonts w:ascii="Sylfaen" w:hAnsi="Sylfaen"/>
          <w:i/>
          <w:iCs/>
          <w:sz w:val="20"/>
          <w:szCs w:val="20"/>
          <w:lang w:val="hy-AM"/>
        </w:rPr>
        <w:t xml:space="preserve"> 3.</w:t>
      </w:r>
      <w:r w:rsidR="001113FF" w:rsidRPr="001113FF">
        <w:rPr>
          <w:rFonts w:ascii="Sylfaen" w:hAnsi="Sylfaen"/>
          <w:i/>
          <w:iCs/>
          <w:sz w:val="20"/>
          <w:szCs w:val="20"/>
          <w:lang w:val="hy-AM"/>
        </w:rPr>
        <w:t>3</w:t>
      </w:r>
      <w:r w:rsidRPr="001113FF">
        <w:rPr>
          <w:rFonts w:ascii="Sylfaen" w:hAnsi="Sylfaen"/>
          <w:i/>
          <w:iCs/>
          <w:sz w:val="20"/>
          <w:szCs w:val="20"/>
          <w:lang w:val="hy-AM"/>
        </w:rPr>
        <w:t>.</w:t>
      </w:r>
      <w:r w:rsidR="001113FF" w:rsidRPr="001113FF">
        <w:rPr>
          <w:rFonts w:ascii="Sylfaen" w:hAnsi="Sylfaen"/>
          <w:i/>
          <w:iCs/>
          <w:sz w:val="20"/>
          <w:szCs w:val="20"/>
          <w:lang w:val="hy-AM"/>
        </w:rPr>
        <w:t>3.</w:t>
      </w:r>
      <w:r w:rsidRPr="001113FF">
        <w:rPr>
          <w:rFonts w:ascii="Sylfaen" w:hAnsi="Sylfaen"/>
          <w:i/>
          <w:iCs/>
          <w:sz w:val="20"/>
          <w:szCs w:val="20"/>
          <w:lang w:val="hy-AM"/>
        </w:rPr>
        <w:t xml:space="preserve"> Օպտիմալացման ավարտի և ալգորիթմի ընդհանուր արագագործության արձանագրումը:</w:t>
      </w:r>
    </w:p>
    <w:p w14:paraId="6EED038B" w14:textId="07FF64EF" w:rsidR="004908E2" w:rsidRPr="006C0A7B" w:rsidRDefault="004908E2" w:rsidP="00C26185">
      <w:pPr>
        <w:pStyle w:val="Heading2"/>
        <w:spacing w:line="360" w:lineRule="auto"/>
        <w:rPr>
          <w:lang w:val="hy-AM"/>
        </w:rPr>
      </w:pPr>
      <w:bookmarkStart w:id="63" w:name="_Toc227687669"/>
      <w:r w:rsidRPr="00C26185">
        <w:rPr>
          <w:b/>
          <w:bCs/>
          <w:lang w:val="hy-AM"/>
        </w:rPr>
        <w:t>3.4.</w:t>
      </w:r>
      <w:r w:rsidRPr="004908E2">
        <w:rPr>
          <w:lang w:val="hy-AM"/>
        </w:rPr>
        <w:t xml:space="preserve"> </w:t>
      </w:r>
      <w:r w:rsidR="00C26185" w:rsidRPr="00C26185">
        <w:rPr>
          <w:b/>
          <w:bCs/>
          <w:lang w:val="hy-AM"/>
        </w:rPr>
        <w:t>Եզրակացություն</w:t>
      </w:r>
      <w:bookmarkEnd w:id="63"/>
    </w:p>
    <w:p w14:paraId="15ADE39C" w14:textId="31D40553" w:rsidR="004908E2" w:rsidRPr="004908E2" w:rsidRDefault="004908E2" w:rsidP="00E123EA">
      <w:pPr>
        <w:spacing w:before="240" w:line="360" w:lineRule="auto"/>
        <w:ind w:firstLine="720"/>
        <w:jc w:val="both"/>
        <w:rPr>
          <w:rFonts w:ascii="Sylfaen" w:hAnsi="Sylfaen"/>
          <w:lang w:val="hy-AM"/>
        </w:rPr>
      </w:pPr>
      <w:r w:rsidRPr="004908E2">
        <w:rPr>
          <w:rFonts w:ascii="Sylfaen" w:hAnsi="Sylfaen"/>
          <w:lang w:val="hy-AM"/>
        </w:rPr>
        <w:t>Ամփոփելով սույն գլխում ներկայացված նյութը՝ կարող ենք արձանագրել, որ ավարտական աշխատանքի արդյունքում տեսական հզոր մաթեմատիկական մոդելները վերածվել են բարձրակարգ, լիարժեք գործող ծրագրային ապահովման: Համակարգը կառուցված է C++17 և Qt6 տեխնոլոգիաների կիրառմամբ, որն ապահովում է ինչպես ալգորիթմական անգերազանցելի արագագործություն, այնպես էլ օգտագործողի հարմարավետ և անխափան գրաֆիկական միջավայր:</w:t>
      </w:r>
    </w:p>
    <w:p w14:paraId="526C639E" w14:textId="3CD21D21" w:rsidR="00693DB8" w:rsidRDefault="00226E1A" w:rsidP="00E123EA">
      <w:pPr>
        <w:spacing w:after="240" w:line="360" w:lineRule="auto"/>
        <w:ind w:firstLine="720"/>
        <w:jc w:val="both"/>
        <w:rPr>
          <w:rFonts w:ascii="Sylfaen" w:hAnsi="Sylfaen"/>
          <w:lang w:val="hy-AM"/>
        </w:rPr>
      </w:pPr>
      <w:r>
        <w:rPr>
          <w:rFonts w:ascii="Sylfaen" w:hAnsi="Sylfaen"/>
          <w:lang w:val="hy-AM"/>
        </w:rPr>
        <w:t>Ա</w:t>
      </w:r>
      <w:r w:rsidR="004908E2" w:rsidRPr="004908E2">
        <w:rPr>
          <w:rFonts w:ascii="Sylfaen" w:hAnsi="Sylfaen"/>
          <w:lang w:val="hy-AM"/>
        </w:rPr>
        <w:t xml:space="preserve">լգորիթմային հոսքերի տարանջատման շնորհիվ ծրագիրը խուսափում է ինտերֆեյսի սառեցումներից՝ ապահովելով միլիոնավոր հաշվարկային իտերացիաների աննկատ ֆոնային կատարում: Ներդրված գրաֆիկական վահանակները, ինտերակտիվ </w:t>
      </w:r>
      <w:r w:rsidR="00561C3F">
        <w:rPr>
          <w:rFonts w:ascii="Sylfaen" w:hAnsi="Sylfaen"/>
          <w:lang w:val="hy-AM"/>
        </w:rPr>
        <w:t>գրաֆիկական ներկայացումը</w:t>
      </w:r>
      <w:r w:rsidR="004908E2" w:rsidRPr="004908E2">
        <w:rPr>
          <w:rFonts w:ascii="Sylfaen" w:hAnsi="Sylfaen"/>
          <w:lang w:val="hy-AM"/>
        </w:rPr>
        <w:t xml:space="preserve"> և իրական ժամանակում թարմացվող տեղաբաշխման պրոցեսը դարձնում են թափանցիկ և ամբողջությամբ կառավարելի ինժեների կողմից:</w:t>
      </w:r>
    </w:p>
    <w:p w14:paraId="54A4FAD1" w14:textId="77777777" w:rsidR="001E116F" w:rsidRDefault="001E116F" w:rsidP="00C24BDA">
      <w:pPr>
        <w:spacing w:before="240" w:after="240" w:line="360" w:lineRule="auto"/>
        <w:jc w:val="both"/>
        <w:rPr>
          <w:rFonts w:ascii="Sylfaen" w:hAnsi="Sylfaen"/>
          <w:lang w:val="hy-AM"/>
        </w:rPr>
      </w:pPr>
    </w:p>
    <w:p w14:paraId="523557D7" w14:textId="6433D03E" w:rsidR="00A00456" w:rsidRPr="00DE6316" w:rsidRDefault="00A00456" w:rsidP="00C24BDA">
      <w:pPr>
        <w:spacing w:before="240" w:after="240" w:line="360" w:lineRule="auto"/>
        <w:jc w:val="both"/>
        <w:rPr>
          <w:rFonts w:ascii="Sylfaen" w:eastAsia="Calibri" w:hAnsi="Sylfaen"/>
          <w:b/>
          <w:bCs/>
          <w:sz w:val="32"/>
          <w:szCs w:val="32"/>
          <w:lang w:val="hy-AM"/>
        </w:rPr>
      </w:pPr>
      <w:r w:rsidRPr="00A00456">
        <w:rPr>
          <w:rFonts w:ascii="Sylfaen" w:eastAsia="Calibri" w:hAnsi="Sylfaen"/>
          <w:b/>
          <w:bCs/>
          <w:sz w:val="32"/>
          <w:szCs w:val="32"/>
          <w:lang w:val="hy-AM"/>
        </w:rPr>
        <w:lastRenderedPageBreak/>
        <w:t xml:space="preserve">ՀԱՅԱՍՏԱՆԻ </w:t>
      </w:r>
      <w:r w:rsidRPr="00DE6316">
        <w:rPr>
          <w:rFonts w:ascii="Sylfaen" w:eastAsia="Calibri" w:hAnsi="Sylfaen"/>
          <w:b/>
          <w:bCs/>
          <w:sz w:val="32"/>
          <w:szCs w:val="32"/>
          <w:lang w:val="hy-AM"/>
        </w:rPr>
        <w:t xml:space="preserve">ԱԶԳԱՅԻՆ ՊՈԼԻՏԵԽՆԻԿԱԿԱՆ </w:t>
      </w:r>
      <w:r w:rsidRPr="00A00456">
        <w:rPr>
          <w:rFonts w:ascii="Sylfaen" w:eastAsia="Calibri" w:hAnsi="Sylfaen"/>
          <w:b/>
          <w:bCs/>
          <w:sz w:val="32"/>
          <w:szCs w:val="32"/>
          <w:lang w:val="hy-AM"/>
        </w:rPr>
        <w:t>ՀԱՄԱԼՍԱՐԱՆ</w:t>
      </w:r>
    </w:p>
    <w:p w14:paraId="6377AAD8" w14:textId="77777777" w:rsidR="00A00456" w:rsidRPr="00A00456" w:rsidRDefault="00A00456" w:rsidP="00A00456">
      <w:pPr>
        <w:keepNext/>
        <w:keepLines/>
        <w:jc w:val="center"/>
        <w:outlineLvl w:val="0"/>
        <w:rPr>
          <w:rFonts w:ascii="Sylfaen" w:eastAsia="Calibri" w:hAnsi="Sylfaen"/>
          <w:sz w:val="32"/>
          <w:szCs w:val="32"/>
          <w:lang w:val="hy-AM"/>
        </w:rPr>
      </w:pPr>
    </w:p>
    <w:p w14:paraId="00E21536" w14:textId="77777777" w:rsidR="00A00456" w:rsidRPr="00DE6316" w:rsidRDefault="00A00456" w:rsidP="00A00456">
      <w:pPr>
        <w:jc w:val="center"/>
        <w:rPr>
          <w:rFonts w:ascii="Sylfaen" w:eastAsia="Calibri" w:hAnsi="Sylfaen"/>
          <w:sz w:val="28"/>
          <w:szCs w:val="28"/>
          <w:lang w:val="hy-AM"/>
        </w:rPr>
      </w:pPr>
    </w:p>
    <w:p w14:paraId="7C546BF1" w14:textId="77777777" w:rsidR="00A00456" w:rsidRPr="00DE6316" w:rsidRDefault="00A00456" w:rsidP="00A00456">
      <w:pPr>
        <w:jc w:val="center"/>
        <w:rPr>
          <w:rFonts w:ascii="Sylfaen" w:eastAsia="Calibri" w:hAnsi="Sylfaen"/>
          <w:b/>
          <w:bCs/>
          <w:sz w:val="28"/>
          <w:szCs w:val="28"/>
          <w:lang w:val="hy-AM"/>
        </w:rPr>
      </w:pPr>
      <w:r w:rsidRPr="00DE6316">
        <w:rPr>
          <w:rFonts w:ascii="Sylfaen" w:eastAsia="Calibri" w:hAnsi="Sylfaen"/>
          <w:b/>
          <w:bCs/>
          <w:sz w:val="28"/>
          <w:szCs w:val="28"/>
          <w:lang w:val="hy-AM"/>
        </w:rPr>
        <w:t>ԻՆԺԵՆԵՐԱԿԱՆ ՏՆՏԵՍԱԳԻՏՈՒԹՅԱՆ/ՏԵԽՆՈԼՈԳԻԱՆԵՐԻ ԿԱՌԱՎԱՐՄԱՆ  ԱՄԲԻՈՆ</w:t>
      </w:r>
    </w:p>
    <w:p w14:paraId="4DBDE6A6" w14:textId="77777777" w:rsidR="00A00456" w:rsidRPr="00DE6316" w:rsidRDefault="00A00456" w:rsidP="00A00456">
      <w:pPr>
        <w:jc w:val="center"/>
        <w:rPr>
          <w:rFonts w:ascii="Sylfaen" w:eastAsia="Calibri" w:hAnsi="Sylfaen"/>
          <w:sz w:val="28"/>
          <w:szCs w:val="28"/>
          <w:lang w:val="hy-AM"/>
        </w:rPr>
      </w:pPr>
    </w:p>
    <w:p w14:paraId="09465B7B" w14:textId="77777777" w:rsidR="00A00456" w:rsidRPr="00DE6316" w:rsidRDefault="00A00456" w:rsidP="00A00456">
      <w:pPr>
        <w:rPr>
          <w:rFonts w:ascii="Sylfaen" w:eastAsia="Calibri" w:hAnsi="Sylfaen"/>
          <w:sz w:val="28"/>
          <w:szCs w:val="28"/>
          <w:lang w:val="hy-AM"/>
        </w:rPr>
      </w:pPr>
    </w:p>
    <w:p w14:paraId="6B3023BF" w14:textId="77777777" w:rsidR="00A00456" w:rsidRPr="00DE6316" w:rsidRDefault="00A00456" w:rsidP="00A00456">
      <w:pPr>
        <w:rPr>
          <w:rFonts w:ascii="Sylfaen" w:eastAsia="Calibri" w:hAnsi="Sylfaen"/>
          <w:sz w:val="32"/>
          <w:szCs w:val="32"/>
          <w:lang w:val="hy-AM"/>
        </w:rPr>
      </w:pPr>
    </w:p>
    <w:p w14:paraId="30D83AB8" w14:textId="77777777" w:rsidR="00A00456" w:rsidRPr="00DE6316" w:rsidRDefault="00A00456" w:rsidP="00A00456">
      <w:pPr>
        <w:jc w:val="center"/>
        <w:rPr>
          <w:rFonts w:ascii="Sylfaen" w:hAnsi="Sylfaen" w:cs="Arial"/>
          <w:lang w:val="hy-AM"/>
        </w:rPr>
      </w:pPr>
    </w:p>
    <w:p w14:paraId="725160B5" w14:textId="77777777" w:rsidR="00A00456" w:rsidRPr="00DE6316" w:rsidRDefault="00A00456" w:rsidP="00A00456">
      <w:pPr>
        <w:jc w:val="center"/>
        <w:rPr>
          <w:rFonts w:ascii="Sylfaen" w:hAnsi="Sylfaen" w:cs="Arial"/>
          <w:lang w:val="hy-AM"/>
        </w:rPr>
      </w:pPr>
    </w:p>
    <w:p w14:paraId="36F804FA" w14:textId="77777777" w:rsidR="00A00456" w:rsidRPr="00DE6316" w:rsidRDefault="00A00456" w:rsidP="00A00456">
      <w:pPr>
        <w:spacing w:line="276" w:lineRule="auto"/>
        <w:jc w:val="center"/>
        <w:rPr>
          <w:rFonts w:ascii="Sylfaen" w:hAnsi="Sylfaen" w:cs="Arial"/>
          <w:lang w:val="hy-AM"/>
        </w:rPr>
      </w:pPr>
    </w:p>
    <w:p w14:paraId="63E3C329" w14:textId="77777777" w:rsidR="00A00456" w:rsidRPr="00DE6316" w:rsidRDefault="00A00456" w:rsidP="00A00456">
      <w:pPr>
        <w:spacing w:line="276" w:lineRule="auto"/>
        <w:jc w:val="center"/>
        <w:rPr>
          <w:rFonts w:ascii="Sylfaen" w:hAnsi="Sylfaen" w:cs="Arial"/>
          <w:b/>
          <w:bCs/>
          <w:sz w:val="32"/>
          <w:szCs w:val="32"/>
          <w:lang w:val="hy-AM"/>
        </w:rPr>
      </w:pPr>
      <w:r w:rsidRPr="00DE6316">
        <w:rPr>
          <w:rFonts w:ascii="Sylfaen" w:hAnsi="Sylfaen" w:cs="Arial"/>
          <w:b/>
          <w:bCs/>
          <w:sz w:val="32"/>
          <w:szCs w:val="32"/>
          <w:lang w:val="hy-AM"/>
        </w:rPr>
        <w:t>ԱՎԱՐՏԱԿԱՆ ԱՇԽԱՏԱՆՔԻ</w:t>
      </w:r>
    </w:p>
    <w:p w14:paraId="33C2DBA7" w14:textId="77777777" w:rsidR="00A00456" w:rsidRPr="00DE6316" w:rsidRDefault="00A00456" w:rsidP="00A00456">
      <w:pPr>
        <w:spacing w:line="276" w:lineRule="auto"/>
        <w:jc w:val="center"/>
        <w:rPr>
          <w:rFonts w:ascii="Sylfaen" w:hAnsi="Sylfaen" w:cs="Arial"/>
          <w:b/>
          <w:bCs/>
          <w:sz w:val="32"/>
          <w:szCs w:val="32"/>
          <w:lang w:val="hy-AM"/>
        </w:rPr>
      </w:pPr>
      <w:r w:rsidRPr="00DE6316">
        <w:rPr>
          <w:rFonts w:ascii="Sylfaen" w:hAnsi="Sylfaen" w:cs="Arial"/>
          <w:b/>
          <w:bCs/>
          <w:sz w:val="32"/>
          <w:szCs w:val="32"/>
          <w:lang w:val="hy-AM"/>
        </w:rPr>
        <w:t>ՏՆՏԵՍԱԳԻՏԱԿԱՆ ՄԱՍ</w:t>
      </w:r>
    </w:p>
    <w:p w14:paraId="557174C0" w14:textId="77777777" w:rsidR="00A00456" w:rsidRPr="00DE6316" w:rsidRDefault="00A00456" w:rsidP="00A00456">
      <w:pPr>
        <w:spacing w:line="276" w:lineRule="auto"/>
        <w:jc w:val="center"/>
        <w:rPr>
          <w:rFonts w:ascii="Sylfaen" w:hAnsi="Sylfaen" w:cs="Arial"/>
          <w:b/>
          <w:bCs/>
          <w:sz w:val="32"/>
          <w:szCs w:val="32"/>
          <w:lang w:val="hy-AM"/>
        </w:rPr>
      </w:pPr>
    </w:p>
    <w:p w14:paraId="7C98D6D8" w14:textId="77777777" w:rsidR="00A00456" w:rsidRPr="00DE6316" w:rsidRDefault="00A00456" w:rsidP="00A00456">
      <w:pPr>
        <w:spacing w:line="276" w:lineRule="auto"/>
        <w:jc w:val="center"/>
        <w:rPr>
          <w:rFonts w:ascii="Sylfaen" w:hAnsi="Sylfaen" w:cs="Arial"/>
          <w:b/>
          <w:bCs/>
          <w:sz w:val="32"/>
          <w:szCs w:val="32"/>
          <w:lang w:val="hy-AM"/>
        </w:rPr>
      </w:pPr>
    </w:p>
    <w:p w14:paraId="0E77084B" w14:textId="77777777" w:rsidR="00A00456" w:rsidRPr="00DE6316" w:rsidRDefault="00A00456" w:rsidP="00A00456">
      <w:pPr>
        <w:spacing w:line="276" w:lineRule="auto"/>
        <w:jc w:val="center"/>
        <w:rPr>
          <w:rFonts w:ascii="Sylfaen" w:hAnsi="Sylfaen" w:cs="Arial"/>
          <w:sz w:val="32"/>
          <w:szCs w:val="32"/>
          <w:lang w:val="hy-AM"/>
        </w:rPr>
      </w:pPr>
    </w:p>
    <w:p w14:paraId="0785E769" w14:textId="77777777" w:rsidR="00A00456" w:rsidRPr="00DE6316" w:rsidRDefault="00A00456" w:rsidP="00A00456">
      <w:pPr>
        <w:tabs>
          <w:tab w:val="center" w:leader="underscore" w:pos="7938"/>
        </w:tabs>
        <w:spacing w:line="360" w:lineRule="auto"/>
        <w:rPr>
          <w:rFonts w:ascii="Sylfaen" w:hAnsi="Sylfaen" w:cs="Arial"/>
          <w:sz w:val="28"/>
          <w:szCs w:val="28"/>
          <w:lang w:val="hy-AM"/>
        </w:rPr>
      </w:pPr>
      <w:r w:rsidRPr="00DE6316">
        <w:rPr>
          <w:rFonts w:ascii="Sylfaen" w:hAnsi="Sylfaen" w:cs="Arial"/>
          <w:sz w:val="28"/>
          <w:szCs w:val="28"/>
          <w:lang w:val="hy-AM"/>
        </w:rPr>
        <w:t xml:space="preserve">Մասնագիտություն՝  </w:t>
      </w:r>
      <w:r>
        <w:rPr>
          <w:rFonts w:ascii="Sylfaen" w:hAnsi="Sylfaen" w:cs="Arial"/>
          <w:sz w:val="28"/>
          <w:szCs w:val="28"/>
          <w:u w:val="single"/>
          <w:lang w:val="hy-AM"/>
        </w:rPr>
        <w:t>Ծրագրային ճարտարագիտություն</w:t>
      </w:r>
      <w:r w:rsidRPr="00DE6316">
        <w:rPr>
          <w:rFonts w:ascii="Sylfaen" w:hAnsi="Sylfaen" w:cs="Arial"/>
          <w:sz w:val="28"/>
          <w:szCs w:val="28"/>
          <w:lang w:val="hy-AM"/>
        </w:rPr>
        <w:t>______</w:t>
      </w:r>
    </w:p>
    <w:p w14:paraId="370B6988" w14:textId="77777777" w:rsidR="00A00456" w:rsidRPr="00DE6316" w:rsidRDefault="00A00456" w:rsidP="00A00456">
      <w:pPr>
        <w:tabs>
          <w:tab w:val="left" w:pos="2700"/>
        </w:tabs>
        <w:spacing w:line="360" w:lineRule="auto"/>
        <w:rPr>
          <w:rFonts w:ascii="Sylfaen" w:hAnsi="Sylfaen" w:cs="Arial"/>
          <w:sz w:val="28"/>
          <w:szCs w:val="28"/>
          <w:lang w:val="hy-AM"/>
        </w:rPr>
      </w:pPr>
      <w:r w:rsidRPr="00DE6316">
        <w:rPr>
          <w:rFonts w:ascii="Sylfaen" w:hAnsi="Sylfaen" w:cs="Arial"/>
          <w:sz w:val="28"/>
          <w:szCs w:val="28"/>
          <w:lang w:val="hy-AM"/>
        </w:rPr>
        <w:t>Խումբ՝</w:t>
      </w:r>
      <w:r w:rsidRPr="00DE6316">
        <w:rPr>
          <w:rFonts w:ascii="Sylfaen" w:hAnsi="Sylfaen" w:cs="Arial"/>
          <w:sz w:val="28"/>
          <w:szCs w:val="28"/>
          <w:lang w:val="hy-AM"/>
        </w:rPr>
        <w:tab/>
      </w:r>
      <w:r>
        <w:rPr>
          <w:rFonts w:ascii="Sylfaen" w:hAnsi="Sylfaen" w:cs="Arial"/>
          <w:sz w:val="28"/>
          <w:szCs w:val="28"/>
          <w:u w:val="single"/>
          <w:lang w:val="hy-AM"/>
        </w:rPr>
        <w:t xml:space="preserve">ՏՏ219Ս    </w:t>
      </w:r>
      <w:r w:rsidRPr="00DE6316">
        <w:rPr>
          <w:rFonts w:ascii="Sylfaen" w:hAnsi="Sylfaen" w:cs="Arial"/>
          <w:sz w:val="28"/>
          <w:szCs w:val="28"/>
          <w:lang w:val="hy-AM"/>
        </w:rPr>
        <w:t>_____________________________</w:t>
      </w:r>
    </w:p>
    <w:p w14:paraId="4BDC5DB3" w14:textId="77777777" w:rsidR="00A00456" w:rsidRPr="00DE6316" w:rsidRDefault="00A00456" w:rsidP="00A00456">
      <w:pPr>
        <w:tabs>
          <w:tab w:val="left" w:pos="2700"/>
        </w:tabs>
        <w:spacing w:line="360" w:lineRule="auto"/>
        <w:rPr>
          <w:rFonts w:ascii="Sylfaen" w:hAnsi="Sylfaen" w:cs="Arial"/>
          <w:sz w:val="28"/>
          <w:szCs w:val="28"/>
          <w:lang w:val="hy-AM"/>
        </w:rPr>
      </w:pPr>
      <w:r w:rsidRPr="00DE6316">
        <w:rPr>
          <w:rFonts w:ascii="Sylfaen" w:hAnsi="Sylfaen" w:cs="Arial"/>
          <w:sz w:val="28"/>
          <w:szCs w:val="28"/>
          <w:lang w:val="hy-AM"/>
        </w:rPr>
        <w:t>Ուսանող՝</w:t>
      </w:r>
      <w:r w:rsidRPr="00DE6316">
        <w:rPr>
          <w:rFonts w:ascii="Sylfaen" w:hAnsi="Sylfaen" w:cs="Arial"/>
          <w:sz w:val="28"/>
          <w:szCs w:val="28"/>
          <w:lang w:val="hy-AM"/>
        </w:rPr>
        <w:tab/>
      </w:r>
      <w:r>
        <w:rPr>
          <w:rFonts w:ascii="Sylfaen" w:hAnsi="Sylfaen" w:cs="Arial"/>
          <w:sz w:val="28"/>
          <w:szCs w:val="28"/>
          <w:u w:val="single"/>
          <w:lang w:val="hy-AM"/>
        </w:rPr>
        <w:t xml:space="preserve">Թադևոսյան Գագիկ           </w:t>
      </w:r>
      <w:r w:rsidRPr="00DE6316">
        <w:rPr>
          <w:rFonts w:ascii="Sylfaen" w:hAnsi="Sylfaen" w:cs="Arial"/>
          <w:sz w:val="28"/>
          <w:szCs w:val="28"/>
          <w:lang w:val="hy-AM"/>
        </w:rPr>
        <w:t>______________</w:t>
      </w:r>
    </w:p>
    <w:p w14:paraId="600366F4" w14:textId="77777777" w:rsidR="00A00456" w:rsidRPr="00DE6316" w:rsidRDefault="00A00456" w:rsidP="00A00456">
      <w:pPr>
        <w:tabs>
          <w:tab w:val="left" w:pos="4253"/>
        </w:tabs>
        <w:spacing w:line="360" w:lineRule="auto"/>
        <w:rPr>
          <w:rFonts w:ascii="Sylfaen" w:hAnsi="Sylfaen" w:cs="Arial"/>
          <w:sz w:val="28"/>
          <w:szCs w:val="28"/>
          <w:lang w:val="hy-AM"/>
        </w:rPr>
      </w:pPr>
      <w:r w:rsidRPr="00DE6316">
        <w:rPr>
          <w:rFonts w:ascii="Sylfaen" w:hAnsi="Sylfaen" w:cs="Arial"/>
          <w:sz w:val="28"/>
          <w:szCs w:val="28"/>
          <w:lang w:val="hy-AM"/>
        </w:rPr>
        <w:t xml:space="preserve">Խորհրդատու՝             </w:t>
      </w:r>
      <w:r w:rsidRPr="00DE6316">
        <w:rPr>
          <w:rFonts w:ascii="Sylfaen" w:hAnsi="Sylfaen" w:cs="Arial"/>
          <w:sz w:val="28"/>
          <w:szCs w:val="28"/>
          <w:u w:val="single"/>
          <w:lang w:val="hy-AM"/>
        </w:rPr>
        <w:t xml:space="preserve">Աբրահամյան Արուսյակ           ______  ___      </w:t>
      </w:r>
    </w:p>
    <w:p w14:paraId="7D91910D" w14:textId="77777777" w:rsidR="00A00456" w:rsidRPr="00DE6316" w:rsidRDefault="00A00456" w:rsidP="00A00456">
      <w:pPr>
        <w:spacing w:line="276" w:lineRule="auto"/>
        <w:rPr>
          <w:rFonts w:ascii="Sylfaen" w:hAnsi="Sylfaen" w:cs="Arial"/>
          <w:sz w:val="28"/>
          <w:szCs w:val="28"/>
          <w:lang w:val="hy-AM"/>
        </w:rPr>
      </w:pPr>
    </w:p>
    <w:p w14:paraId="5476ADF0" w14:textId="77777777" w:rsidR="00A00456" w:rsidRPr="00DE6316" w:rsidRDefault="00A00456" w:rsidP="00A00456">
      <w:pPr>
        <w:spacing w:line="276" w:lineRule="auto"/>
        <w:jc w:val="center"/>
        <w:rPr>
          <w:rFonts w:ascii="Sylfaen" w:hAnsi="Sylfaen" w:cs="Arial"/>
          <w:sz w:val="28"/>
          <w:szCs w:val="28"/>
          <w:lang w:val="hy-AM"/>
        </w:rPr>
      </w:pPr>
    </w:p>
    <w:p w14:paraId="67FBA0BC" w14:textId="77777777" w:rsidR="00A00456" w:rsidRPr="00DE6316" w:rsidRDefault="00A00456" w:rsidP="00A00456">
      <w:pPr>
        <w:spacing w:line="276" w:lineRule="auto"/>
        <w:jc w:val="center"/>
        <w:rPr>
          <w:rFonts w:ascii="Sylfaen" w:hAnsi="Sylfaen" w:cs="Arial"/>
          <w:sz w:val="28"/>
          <w:szCs w:val="28"/>
          <w:lang w:val="hy-AM"/>
        </w:rPr>
      </w:pPr>
    </w:p>
    <w:p w14:paraId="3B523040" w14:textId="77777777" w:rsidR="00A00456" w:rsidRPr="00DE6316" w:rsidRDefault="00A00456" w:rsidP="00A00456">
      <w:pPr>
        <w:spacing w:line="276" w:lineRule="auto"/>
        <w:jc w:val="center"/>
        <w:rPr>
          <w:rFonts w:ascii="Sylfaen" w:hAnsi="Sylfaen" w:cs="Arial"/>
          <w:sz w:val="28"/>
          <w:szCs w:val="28"/>
          <w:lang w:val="hy-AM"/>
        </w:rPr>
      </w:pPr>
    </w:p>
    <w:p w14:paraId="5B11ECED" w14:textId="77777777" w:rsidR="00A00456" w:rsidRPr="00DE6316" w:rsidRDefault="00A00456" w:rsidP="00A00456">
      <w:pPr>
        <w:spacing w:line="276" w:lineRule="auto"/>
        <w:jc w:val="center"/>
        <w:rPr>
          <w:rFonts w:ascii="Sylfaen" w:hAnsi="Sylfaen" w:cs="Arial"/>
          <w:sz w:val="28"/>
          <w:szCs w:val="28"/>
          <w:lang w:val="hy-AM"/>
        </w:rPr>
      </w:pPr>
    </w:p>
    <w:p w14:paraId="59BB2C98" w14:textId="77777777" w:rsidR="00A00456" w:rsidRPr="00DE6316" w:rsidRDefault="00A00456" w:rsidP="00A00456">
      <w:pPr>
        <w:spacing w:line="276" w:lineRule="auto"/>
        <w:jc w:val="center"/>
        <w:rPr>
          <w:rFonts w:ascii="Sylfaen" w:hAnsi="Sylfaen" w:cs="Arial"/>
          <w:sz w:val="28"/>
          <w:szCs w:val="28"/>
          <w:lang w:val="hy-AM"/>
        </w:rPr>
      </w:pPr>
    </w:p>
    <w:p w14:paraId="7CAA9DA7" w14:textId="77777777" w:rsidR="00A00456" w:rsidRPr="00DE6316" w:rsidRDefault="00A00456" w:rsidP="00A00456">
      <w:pPr>
        <w:spacing w:line="276" w:lineRule="auto"/>
        <w:jc w:val="center"/>
        <w:rPr>
          <w:rFonts w:ascii="Sylfaen" w:hAnsi="Sylfaen" w:cs="Arial"/>
          <w:sz w:val="28"/>
          <w:szCs w:val="28"/>
          <w:lang w:val="hy-AM"/>
        </w:rPr>
      </w:pPr>
    </w:p>
    <w:p w14:paraId="386F1916" w14:textId="77777777" w:rsidR="00A00456" w:rsidRPr="00DE6316" w:rsidRDefault="00A00456" w:rsidP="00A00456">
      <w:pPr>
        <w:spacing w:line="276" w:lineRule="auto"/>
        <w:jc w:val="center"/>
        <w:rPr>
          <w:rFonts w:ascii="Sylfaen" w:hAnsi="Sylfaen" w:cs="Arial"/>
          <w:sz w:val="28"/>
          <w:szCs w:val="28"/>
          <w:lang w:val="hy-AM"/>
        </w:rPr>
      </w:pPr>
    </w:p>
    <w:p w14:paraId="19223FEE" w14:textId="77777777" w:rsidR="00A00456" w:rsidRPr="00DE6316" w:rsidRDefault="00A00456" w:rsidP="00A00456">
      <w:pPr>
        <w:spacing w:line="276" w:lineRule="auto"/>
        <w:jc w:val="center"/>
        <w:rPr>
          <w:rFonts w:ascii="Sylfaen" w:hAnsi="Sylfaen" w:cs="Arial"/>
          <w:sz w:val="28"/>
          <w:szCs w:val="28"/>
          <w:lang w:val="hy-AM"/>
        </w:rPr>
      </w:pPr>
    </w:p>
    <w:p w14:paraId="51FB4641" w14:textId="77777777" w:rsidR="00A00456" w:rsidRPr="00DE6316" w:rsidRDefault="00A00456" w:rsidP="00A00456">
      <w:pPr>
        <w:spacing w:line="276" w:lineRule="auto"/>
        <w:jc w:val="center"/>
        <w:rPr>
          <w:rFonts w:ascii="Sylfaen" w:hAnsi="Sylfaen" w:cs="Arial"/>
          <w:sz w:val="28"/>
          <w:szCs w:val="28"/>
          <w:lang w:val="hy-AM"/>
        </w:rPr>
      </w:pPr>
      <w:r w:rsidRPr="00DE6316">
        <w:rPr>
          <w:rFonts w:ascii="Sylfaen" w:hAnsi="Sylfaen" w:cs="Arial"/>
          <w:sz w:val="28"/>
          <w:szCs w:val="28"/>
          <w:lang w:val="hy-AM"/>
        </w:rPr>
        <w:t>ԵՐԵՎԱՆ 202</w:t>
      </w:r>
      <w:r>
        <w:rPr>
          <w:rFonts w:ascii="Sylfaen" w:hAnsi="Sylfaen" w:cs="Arial"/>
          <w:sz w:val="28"/>
          <w:szCs w:val="28"/>
          <w:lang w:val="hy-AM"/>
        </w:rPr>
        <w:t>6</w:t>
      </w:r>
    </w:p>
    <w:p w14:paraId="5B37F64D" w14:textId="77777777" w:rsidR="00C30FBE" w:rsidRDefault="00C30FBE" w:rsidP="00A00456">
      <w:pPr>
        <w:spacing w:line="276" w:lineRule="auto"/>
        <w:rPr>
          <w:rFonts w:ascii="Sylfaen" w:hAnsi="Sylfaen" w:cs="Arial"/>
          <w:sz w:val="28"/>
          <w:szCs w:val="28"/>
          <w:lang w:val="hy-AM"/>
        </w:rPr>
      </w:pPr>
    </w:p>
    <w:p w14:paraId="5B957FE1" w14:textId="7C466C0F" w:rsidR="00C30FBE" w:rsidRDefault="00C30FBE" w:rsidP="00C30FBE">
      <w:pPr>
        <w:tabs>
          <w:tab w:val="left" w:pos="2758"/>
        </w:tabs>
        <w:rPr>
          <w:rFonts w:ascii="Sylfaen" w:hAnsi="Sylfaen" w:cs="Arial"/>
          <w:sz w:val="28"/>
          <w:szCs w:val="28"/>
          <w:lang w:val="hy-AM"/>
        </w:rPr>
      </w:pPr>
      <w:r>
        <w:rPr>
          <w:rFonts w:ascii="Sylfaen" w:hAnsi="Sylfaen" w:cs="Arial"/>
          <w:sz w:val="28"/>
          <w:szCs w:val="28"/>
          <w:lang w:val="hy-AM"/>
        </w:rPr>
        <w:tab/>
      </w:r>
    </w:p>
    <w:p w14:paraId="2FC31FAE" w14:textId="34AC8638" w:rsidR="00A00456" w:rsidRPr="00DE6316" w:rsidRDefault="0056145C" w:rsidP="00A00456">
      <w:pPr>
        <w:spacing w:line="276" w:lineRule="auto"/>
        <w:rPr>
          <w:rFonts w:ascii="Sylfaen" w:hAnsi="Sylfaen" w:cs="Arial"/>
          <w:lang w:val="hy-AM"/>
        </w:rPr>
      </w:pPr>
      <w:r>
        <w:rPr>
          <w:rFonts w:ascii="Sylfaen" w:hAnsi="Sylfaen"/>
          <w:noProof/>
          <w:lang w:val="hy-AM"/>
          <w14:ligatures w14:val="standardContextual"/>
        </w:rPr>
        <mc:AlternateContent>
          <mc:Choice Requires="wps">
            <w:drawing>
              <wp:anchor distT="0" distB="0" distL="114300" distR="114300" simplePos="0" relativeHeight="251681792" behindDoc="0" locked="0" layoutInCell="1" allowOverlap="1" wp14:anchorId="754633C2" wp14:editId="23A34CFF">
                <wp:simplePos x="0" y="0"/>
                <wp:positionH relativeFrom="margin">
                  <wp:posOffset>2665257</wp:posOffset>
                </wp:positionH>
                <wp:positionV relativeFrom="paragraph">
                  <wp:posOffset>463166</wp:posOffset>
                </wp:positionV>
                <wp:extent cx="576775" cy="288388"/>
                <wp:effectExtent l="0" t="0" r="13970" b="16510"/>
                <wp:wrapNone/>
                <wp:docPr id="59" name="Rectangle 59"/>
                <wp:cNvGraphicFramePr/>
                <a:graphic xmlns:a="http://schemas.openxmlformats.org/drawingml/2006/main">
                  <a:graphicData uri="http://schemas.microsoft.com/office/word/2010/wordprocessingShape">
                    <wps:wsp>
                      <wps:cNvSpPr/>
                      <wps:spPr>
                        <a:xfrm>
                          <a:off x="0" y="0"/>
                          <a:ext cx="576775" cy="2883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7EA592" id="Rectangle 59" o:spid="_x0000_s1026" style="position:absolute;margin-left:209.85pt;margin-top:36.45pt;width:45.4pt;height:22.7pt;z-index:251681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" fillcolor="white [3212]" strokecolor="white [3212]" strokeweight="1pt">
                <w10:wrap anchorx="margin"/>
              </v:rect>
            </w:pict>
          </mc:Fallback>
        </mc:AlternateContent>
      </w:r>
      <w:r w:rsidR="00A00456" w:rsidRPr="00C30FBE">
        <w:rPr>
          <w:rFonts w:ascii="Sylfaen" w:hAnsi="Sylfaen" w:cs="Arial"/>
          <w:sz w:val="28"/>
          <w:szCs w:val="28"/>
          <w:lang w:val="hy-AM"/>
        </w:rPr>
        <w:br w:type="page"/>
      </w:r>
      <w:r w:rsidR="00A00456" w:rsidRPr="00DE6316">
        <w:rPr>
          <w:rFonts w:ascii="Sylfaen" w:hAnsi="Sylfaen" w:cs="Arial"/>
          <w:b/>
          <w:bCs/>
          <w:lang w:val="hy-AM"/>
        </w:rPr>
        <w:lastRenderedPageBreak/>
        <w:t>Առաջադրանքի թեման</w:t>
      </w:r>
      <w:r w:rsidR="00A00456" w:rsidRPr="00DE6316">
        <w:rPr>
          <w:rFonts w:ascii="Sylfaen" w:hAnsi="Sylfaen" w:cs="Arial"/>
          <w:lang w:val="hy-AM"/>
        </w:rPr>
        <w:t xml:space="preserve"> </w:t>
      </w:r>
      <w:r w:rsidR="00A00456">
        <w:rPr>
          <w:rFonts w:ascii="Sylfaen" w:hAnsi="Sylfaen" w:cs="Arial"/>
          <w:u w:val="single"/>
          <w:lang w:val="hy-AM"/>
        </w:rPr>
        <w:t>«</w:t>
      </w:r>
      <w:bookmarkStart w:id="64" w:name="_Hlk225854641"/>
      <w:r w:rsidR="00A00456" w:rsidRPr="005A4926">
        <w:rPr>
          <w:rFonts w:ascii="Sylfaen" w:hAnsi="Sylfaen" w:cs="Arial"/>
          <w:u w:val="single"/>
          <w:lang w:val="hy-AM"/>
        </w:rPr>
        <w:t>Ինտեգրալ սխեմաների ֆիզիկական նախագծման տեղաբաշխման համակարգի մշակման ինքնարժեքի և գնի հաշվարկ</w:t>
      </w:r>
      <w:bookmarkEnd w:id="64"/>
      <w:r w:rsidR="00A00456">
        <w:rPr>
          <w:rFonts w:ascii="Sylfaen" w:hAnsi="Sylfaen" w:cs="Arial"/>
          <w:u w:val="single"/>
          <w:lang w:val="hy-AM"/>
        </w:rPr>
        <w:t>»</w:t>
      </w:r>
      <w:r w:rsidR="00A00456" w:rsidRPr="00DE6316">
        <w:rPr>
          <w:rFonts w:ascii="Sylfaen" w:hAnsi="Sylfaen" w:cs="Arial"/>
          <w:lang w:val="hy-AM"/>
        </w:rPr>
        <w:t>__</w:t>
      </w:r>
    </w:p>
    <w:p w14:paraId="6BA3178C" w14:textId="77777777" w:rsidR="00A00456" w:rsidRPr="00DE6316" w:rsidRDefault="00A00456" w:rsidP="00A00456">
      <w:pPr>
        <w:jc w:val="both"/>
        <w:rPr>
          <w:rFonts w:ascii="Sylfaen" w:hAnsi="Sylfaen" w:cs="Arial"/>
          <w:lang w:val="hy-AM"/>
        </w:rPr>
      </w:pPr>
    </w:p>
    <w:p w14:paraId="6ACB3EAF" w14:textId="77777777" w:rsidR="00A00456" w:rsidRPr="00DE6316" w:rsidRDefault="00A00456" w:rsidP="00A00456">
      <w:pPr>
        <w:jc w:val="both"/>
        <w:rPr>
          <w:rFonts w:ascii="Sylfaen" w:hAnsi="Sylfaen" w:cs="Arial"/>
          <w:lang w:val="hy-AM"/>
        </w:rPr>
      </w:pPr>
    </w:p>
    <w:p w14:paraId="12309DE9" w14:textId="77777777" w:rsidR="00A00456" w:rsidRPr="00DE6316" w:rsidRDefault="00A00456" w:rsidP="00A00456">
      <w:pPr>
        <w:spacing w:line="360" w:lineRule="auto"/>
        <w:ind w:right="191"/>
        <w:contextualSpacing/>
        <w:jc w:val="both"/>
        <w:rPr>
          <w:rFonts w:ascii="Sylfaen" w:eastAsia="Calibri" w:hAnsi="Sylfaen"/>
          <w:u w:val="single"/>
          <w:lang w:val="hy-AM"/>
        </w:rPr>
      </w:pPr>
      <w:r w:rsidRPr="00DE6316">
        <w:rPr>
          <w:rFonts w:ascii="Sylfaen" w:eastAsia="Calibri" w:hAnsi="Sylfaen"/>
          <w:b/>
          <w:bCs/>
          <w:lang w:val="hy-AM"/>
        </w:rPr>
        <w:t>Մշակման ենթակա հարցերը</w:t>
      </w:r>
      <w:r w:rsidRPr="00DE6316">
        <w:rPr>
          <w:rFonts w:ascii="Sylfaen" w:eastAsia="Calibri" w:hAnsi="Sylfaen"/>
          <w:lang w:val="hy-AM"/>
        </w:rPr>
        <w:t xml:space="preserve"> </w:t>
      </w:r>
      <w:r w:rsidRPr="00DE6316">
        <w:rPr>
          <w:rFonts w:ascii="Sylfaen" w:eastAsia="Calibri" w:hAnsi="Sylfaen"/>
          <w:u w:val="single"/>
          <w:lang w:val="hy-AM"/>
        </w:rPr>
        <w:t xml:space="preserve">Համալրող առարկաների ծախսի հաշվարկ էլեկտրաէներգիայի ծախսեր, աշխատողների հիմնական աշխատավարձ, աշխատողների լրացուցիչ աշխատավարձ, սարքավորումների շահագործման և պահպանման ծախսեր, տարածքի վարձակալության համար ծախսեր ընդհանուր տնտեսական ծախսեր:   </w:t>
      </w:r>
    </w:p>
    <w:p w14:paraId="6E26C17E" w14:textId="77777777" w:rsidR="00A00456" w:rsidRPr="00DE6316" w:rsidRDefault="00A00456" w:rsidP="00A00456">
      <w:pPr>
        <w:jc w:val="both"/>
        <w:rPr>
          <w:rFonts w:ascii="Sylfaen" w:hAnsi="Sylfaen" w:cs="Arial"/>
          <w:u w:val="single"/>
          <w:lang w:val="hy-AM"/>
        </w:rPr>
      </w:pPr>
    </w:p>
    <w:p w14:paraId="5FD9F469" w14:textId="77777777" w:rsidR="00A00456" w:rsidRPr="00DE6316" w:rsidRDefault="00A00456" w:rsidP="00A00456">
      <w:pPr>
        <w:jc w:val="both"/>
        <w:rPr>
          <w:rFonts w:ascii="Sylfaen" w:hAnsi="Sylfaen" w:cs="Arial"/>
          <w:u w:val="single"/>
          <w:lang w:val="hy-AM"/>
        </w:rPr>
      </w:pPr>
    </w:p>
    <w:p w14:paraId="478240E0" w14:textId="77777777" w:rsidR="00A00456" w:rsidRPr="00DE6316" w:rsidRDefault="00A00456" w:rsidP="00A00456">
      <w:pPr>
        <w:jc w:val="both"/>
        <w:rPr>
          <w:rFonts w:ascii="Sylfaen" w:hAnsi="Sylfaen" w:cs="Arial"/>
          <w:lang w:val="hy-AM"/>
        </w:rPr>
      </w:pPr>
    </w:p>
    <w:p w14:paraId="6AFFBE52" w14:textId="77777777" w:rsidR="00A00456" w:rsidRPr="00DE6316" w:rsidRDefault="00A00456" w:rsidP="00A00456">
      <w:pPr>
        <w:spacing w:line="276" w:lineRule="auto"/>
        <w:jc w:val="both"/>
        <w:rPr>
          <w:rFonts w:ascii="Sylfaen" w:hAnsi="Sylfaen" w:cs="Arial"/>
          <w:lang w:val="hy-AM"/>
        </w:rPr>
      </w:pPr>
    </w:p>
    <w:p w14:paraId="70352DAC" w14:textId="77777777" w:rsidR="00A00456" w:rsidRPr="00DE6316" w:rsidRDefault="00A00456" w:rsidP="00A00456">
      <w:pPr>
        <w:spacing w:line="276" w:lineRule="auto"/>
        <w:jc w:val="center"/>
        <w:rPr>
          <w:rFonts w:ascii="Sylfaen" w:hAnsi="Sylfaen" w:cs="Arial"/>
          <w:sz w:val="28"/>
          <w:szCs w:val="28"/>
          <w:lang w:val="hy-AM"/>
        </w:rPr>
      </w:pPr>
    </w:p>
    <w:p w14:paraId="43261040" w14:textId="77777777" w:rsidR="00A00456" w:rsidRPr="00DE6316" w:rsidRDefault="00A00456" w:rsidP="00A00456">
      <w:pPr>
        <w:spacing w:line="276" w:lineRule="auto"/>
        <w:jc w:val="center"/>
        <w:rPr>
          <w:rFonts w:ascii="Sylfaen" w:hAnsi="Sylfaen" w:cs="Arial"/>
          <w:b/>
          <w:bCs/>
          <w:sz w:val="28"/>
          <w:szCs w:val="28"/>
          <w:lang w:val="hy-AM"/>
        </w:rPr>
      </w:pPr>
      <w:r w:rsidRPr="00DE6316">
        <w:rPr>
          <w:rFonts w:ascii="Sylfaen" w:hAnsi="Sylfaen" w:cs="Arial"/>
          <w:b/>
          <w:bCs/>
          <w:sz w:val="28"/>
          <w:szCs w:val="28"/>
          <w:lang w:val="hy-AM"/>
        </w:rPr>
        <w:t>Առաջարկվող գրականություն</w:t>
      </w:r>
    </w:p>
    <w:p w14:paraId="264A4F54" w14:textId="77777777" w:rsidR="00A00456" w:rsidRPr="00DE6316" w:rsidRDefault="00A00456" w:rsidP="00A00456">
      <w:pPr>
        <w:spacing w:line="276" w:lineRule="auto"/>
        <w:jc w:val="center"/>
        <w:rPr>
          <w:rFonts w:ascii="Sylfaen" w:hAnsi="Sylfaen" w:cs="Arial"/>
          <w:sz w:val="28"/>
          <w:szCs w:val="28"/>
          <w:lang w:val="hy-AM"/>
        </w:rPr>
      </w:pPr>
    </w:p>
    <w:p w14:paraId="0BD20875" w14:textId="77777777" w:rsidR="00A00456" w:rsidRPr="00DE6316" w:rsidRDefault="00A00456" w:rsidP="00A00456">
      <w:pPr>
        <w:numPr>
          <w:ilvl w:val="0"/>
          <w:numId w:val="41"/>
        </w:numPr>
        <w:tabs>
          <w:tab w:val="left" w:pos="426"/>
        </w:tabs>
        <w:spacing w:line="276" w:lineRule="auto"/>
        <w:ind w:left="0" w:firstLine="0"/>
        <w:contextualSpacing/>
        <w:jc w:val="both"/>
        <w:rPr>
          <w:rFonts w:ascii="Sylfaen" w:eastAsia="Calibri" w:hAnsi="Sylfaen"/>
          <w:u w:val="single"/>
          <w:lang w:val="hy-AM"/>
        </w:rPr>
      </w:pPr>
      <w:r w:rsidRPr="00DE6316">
        <w:rPr>
          <w:rFonts w:ascii="Sylfaen" w:eastAsia="Calibri" w:hAnsi="Sylfaen"/>
          <w:u w:val="single"/>
          <w:lang w:val="hy-AM"/>
        </w:rPr>
        <w:t>Ճյուղի տնտեսագիտություն և կառավարում: Ուսումնական ձեռնարկ/ Ա.Ս.Թադևոսյան, Թ.Հ.Վարդանյան, Ռ.Ս.Հովսեփյան, Ա.Ա.Աբրահամյան, Ա.Ս.Աքելյան, Ա.Ռ.Ավետիսյան; ՀԱՊՀ.- Եր.: Ճարտարագետ 2020. 228 էջ</w:t>
      </w:r>
      <w:r w:rsidRPr="00DE6316">
        <w:rPr>
          <w:rFonts w:ascii="Sylfaen" w:eastAsia="Calibri" w:hAnsi="Sylfaen"/>
          <w:u w:val="single"/>
        </w:rPr>
        <w:t>:</w:t>
      </w:r>
    </w:p>
    <w:p w14:paraId="139B3A29" w14:textId="77777777" w:rsidR="00A00456" w:rsidRPr="00DE6316" w:rsidRDefault="00A00456" w:rsidP="00A00456">
      <w:pPr>
        <w:numPr>
          <w:ilvl w:val="0"/>
          <w:numId w:val="41"/>
        </w:numPr>
        <w:tabs>
          <w:tab w:val="left" w:pos="426"/>
        </w:tabs>
        <w:spacing w:line="276" w:lineRule="auto"/>
        <w:ind w:left="0" w:firstLine="0"/>
        <w:contextualSpacing/>
        <w:jc w:val="both"/>
        <w:rPr>
          <w:rFonts w:ascii="Sylfaen" w:eastAsia="Calibri" w:hAnsi="Sylfaen"/>
          <w:u w:val="single"/>
          <w:lang w:val="hy-AM"/>
        </w:rPr>
      </w:pPr>
      <w:r w:rsidRPr="00DE6316">
        <w:rPr>
          <w:rFonts w:ascii="Sylfaen" w:eastAsia="Calibri" w:hAnsi="Sylfaen"/>
          <w:u w:val="single"/>
          <w:lang w:val="hy-AM"/>
        </w:rPr>
        <w:t>Ձեռնարկությունների տնտեսագիտություն: Ուսումնական ձեռնարկ/ Ա.Ս. Թադևոսյան, Ա.Ա. Աբրահամյան, Մ.Կ.Ղազարյան; ՀԱՊՀ.- Եր.: Ճարտարագետ 2021.-217 է</w:t>
      </w:r>
      <w:r w:rsidRPr="00DE6316">
        <w:rPr>
          <w:rFonts w:ascii="Sylfaen" w:eastAsia="Calibri" w:hAnsi="Sylfaen"/>
          <w:u w:val="single"/>
          <w:lang w:val="hy-AM"/>
        </w:rPr>
        <w:softHyphen/>
        <w:t>ջ:</w:t>
      </w:r>
    </w:p>
    <w:p w14:paraId="4512FF93" w14:textId="77777777" w:rsidR="00A00456" w:rsidRPr="00DE6316" w:rsidRDefault="00A00456" w:rsidP="00A00456">
      <w:pPr>
        <w:numPr>
          <w:ilvl w:val="0"/>
          <w:numId w:val="41"/>
        </w:numPr>
        <w:tabs>
          <w:tab w:val="left" w:pos="426"/>
        </w:tabs>
        <w:spacing w:line="276" w:lineRule="auto"/>
        <w:ind w:left="0" w:firstLine="0"/>
        <w:contextualSpacing/>
        <w:jc w:val="both"/>
        <w:rPr>
          <w:rFonts w:ascii="Sylfaen" w:eastAsia="Calibri" w:hAnsi="Sylfaen"/>
          <w:u w:val="single"/>
          <w:lang w:val="hy-AM"/>
        </w:rPr>
      </w:pPr>
      <w:r w:rsidRPr="00DE6316">
        <w:rPr>
          <w:rFonts w:ascii="Sylfaen" w:eastAsia="Calibri" w:hAnsi="Sylfaen"/>
          <w:u w:val="single"/>
          <w:lang w:val="hy-AM"/>
        </w:rPr>
        <w:t>Экономика предприятия (организации): Учебник / О. В. Баскакова, Л. Ф. Сейко. — М.: Издательско-торговая корпорация “Дашков и К°”, 2013. — 372 с.</w:t>
      </w:r>
    </w:p>
    <w:p w14:paraId="04E38B97" w14:textId="77777777" w:rsidR="00A00456" w:rsidRPr="00DE6316" w:rsidRDefault="00A00456" w:rsidP="00A00456">
      <w:pPr>
        <w:numPr>
          <w:ilvl w:val="0"/>
          <w:numId w:val="41"/>
        </w:numPr>
        <w:tabs>
          <w:tab w:val="left" w:pos="426"/>
        </w:tabs>
        <w:spacing w:line="276" w:lineRule="auto"/>
        <w:ind w:left="0" w:firstLine="0"/>
        <w:contextualSpacing/>
        <w:jc w:val="both"/>
        <w:rPr>
          <w:rFonts w:ascii="Sylfaen" w:eastAsia="Calibri" w:hAnsi="Sylfaen"/>
          <w:u w:val="single"/>
          <w:lang w:val="hy-AM"/>
        </w:rPr>
      </w:pPr>
      <w:r w:rsidRPr="00DE6316">
        <w:rPr>
          <w:rFonts w:ascii="Sylfaen" w:eastAsia="Calibri" w:hAnsi="Sylfaen"/>
          <w:u w:val="single"/>
          <w:lang w:val="hy-AM"/>
        </w:rPr>
        <w:t>Экономика предприятия : учебное пособие / М. Н. Кондратьева, Е. В. Баландина. – Ульяновск : УлГТУ, 2011. – 174 с.</w:t>
      </w:r>
    </w:p>
    <w:p w14:paraId="286EC386" w14:textId="77777777" w:rsidR="00A00456" w:rsidRPr="00A00456" w:rsidRDefault="00A00456" w:rsidP="00A00456">
      <w:pPr>
        <w:spacing w:line="276" w:lineRule="auto"/>
        <w:jc w:val="both"/>
        <w:rPr>
          <w:rFonts w:ascii="Sylfaen" w:hAnsi="Sylfaen" w:cs="Arial"/>
          <w:lang w:val="ru-RU"/>
        </w:rPr>
      </w:pPr>
    </w:p>
    <w:p w14:paraId="3C4FB0D7" w14:textId="77777777" w:rsidR="00A00456" w:rsidRPr="00A00456" w:rsidRDefault="00A00456" w:rsidP="00A00456">
      <w:pPr>
        <w:spacing w:line="276" w:lineRule="auto"/>
        <w:jc w:val="both"/>
        <w:rPr>
          <w:rFonts w:ascii="Sylfaen" w:hAnsi="Sylfaen" w:cs="Arial"/>
          <w:lang w:val="ru-RU"/>
        </w:rPr>
      </w:pPr>
    </w:p>
    <w:p w14:paraId="583FF4AE" w14:textId="77777777" w:rsidR="00A00456" w:rsidRPr="00A00456" w:rsidRDefault="00A00456" w:rsidP="00A00456">
      <w:pPr>
        <w:spacing w:line="276" w:lineRule="auto"/>
        <w:jc w:val="both"/>
        <w:rPr>
          <w:rFonts w:ascii="Sylfaen" w:hAnsi="Sylfaen" w:cs="Arial"/>
          <w:lang w:val="ru-RU"/>
        </w:rPr>
      </w:pPr>
    </w:p>
    <w:p w14:paraId="289AA97A" w14:textId="77777777" w:rsidR="00A00456" w:rsidRPr="00DE6316" w:rsidRDefault="00A00456" w:rsidP="00A00456">
      <w:pPr>
        <w:spacing w:line="276" w:lineRule="auto"/>
        <w:jc w:val="both"/>
        <w:rPr>
          <w:rFonts w:ascii="Sylfaen" w:hAnsi="Sylfaen" w:cs="Arial"/>
          <w:lang w:val="hy-AM"/>
        </w:rPr>
      </w:pPr>
    </w:p>
    <w:p w14:paraId="5064873C" w14:textId="77777777" w:rsidR="00A00456" w:rsidRPr="00DE6316" w:rsidRDefault="00A00456" w:rsidP="00A00456">
      <w:pPr>
        <w:spacing w:line="276" w:lineRule="auto"/>
        <w:jc w:val="both"/>
        <w:rPr>
          <w:rFonts w:ascii="Sylfaen" w:hAnsi="Sylfaen" w:cs="Arial"/>
          <w:u w:val="single"/>
          <w:lang w:val="hy-AM"/>
        </w:rPr>
      </w:pPr>
      <w:r w:rsidRPr="00DE6316">
        <w:rPr>
          <w:rFonts w:ascii="Sylfaen" w:hAnsi="Sylfaen" w:cs="Arial"/>
          <w:b/>
          <w:bCs/>
          <w:lang w:val="hy-AM"/>
        </w:rPr>
        <w:t>Առաջադրանքը տրված է՝</w:t>
      </w:r>
      <w:r w:rsidRPr="00DE6316">
        <w:rPr>
          <w:rFonts w:ascii="Sylfaen" w:hAnsi="Sylfaen" w:cs="Arial"/>
          <w:lang w:val="hy-AM"/>
        </w:rPr>
        <w:t xml:space="preserve"> </w:t>
      </w:r>
      <w:r w:rsidRPr="00DE6316">
        <w:rPr>
          <w:rFonts w:ascii="Sylfaen" w:hAnsi="Sylfaen" w:cs="Arial"/>
          <w:lang w:val="hy-AM"/>
        </w:rPr>
        <w:tab/>
      </w:r>
      <w:r w:rsidRPr="00DE6316">
        <w:rPr>
          <w:rFonts w:ascii="Sylfaen" w:hAnsi="Sylfaen" w:cs="Arial"/>
          <w:lang w:val="hy-AM"/>
        </w:rPr>
        <w:tab/>
      </w:r>
      <w:r w:rsidRPr="00DE6316">
        <w:rPr>
          <w:rFonts w:ascii="Sylfaen" w:hAnsi="Sylfaen" w:cs="Arial"/>
          <w:lang w:val="hy-AM"/>
        </w:rPr>
        <w:tab/>
      </w:r>
      <w:r w:rsidRPr="00DE6316">
        <w:rPr>
          <w:rFonts w:ascii="Sylfaen" w:hAnsi="Sylfaen" w:cs="Arial"/>
          <w:lang w:val="hy-AM"/>
        </w:rPr>
        <w:tab/>
      </w:r>
      <w:r w:rsidRPr="00DE6316">
        <w:rPr>
          <w:rFonts w:ascii="Sylfaen" w:hAnsi="Sylfaen" w:cs="Arial"/>
          <w:u w:val="single"/>
          <w:lang w:val="hy-AM"/>
        </w:rPr>
        <w:t>______                    _________</w:t>
      </w:r>
    </w:p>
    <w:p w14:paraId="3BA4E170" w14:textId="77777777" w:rsidR="00A00456" w:rsidRPr="00DE6316" w:rsidRDefault="00A00456" w:rsidP="00A00456">
      <w:pPr>
        <w:spacing w:line="276" w:lineRule="auto"/>
        <w:jc w:val="both"/>
        <w:rPr>
          <w:rFonts w:ascii="Sylfaen" w:hAnsi="Sylfaen" w:cs="Arial"/>
          <w:lang w:val="hy-AM"/>
        </w:rPr>
      </w:pPr>
    </w:p>
    <w:p w14:paraId="3F695AF5" w14:textId="44230250" w:rsidR="00A00456" w:rsidRPr="00DE6316" w:rsidRDefault="00A00456" w:rsidP="00A00456">
      <w:pPr>
        <w:spacing w:line="276" w:lineRule="auto"/>
        <w:jc w:val="both"/>
        <w:rPr>
          <w:rFonts w:ascii="Sylfaen" w:hAnsi="Sylfaen" w:cs="Arial"/>
          <w:lang w:val="hy-AM"/>
        </w:rPr>
      </w:pPr>
      <w:r w:rsidRPr="00DE6316">
        <w:rPr>
          <w:rFonts w:ascii="Sylfaen" w:hAnsi="Sylfaen" w:cs="Arial"/>
          <w:b/>
          <w:bCs/>
          <w:lang w:val="hy-AM"/>
        </w:rPr>
        <w:t>Խորհրդատու՝</w:t>
      </w:r>
      <w:r w:rsidRPr="00DE6316">
        <w:rPr>
          <w:rFonts w:ascii="Sylfaen" w:hAnsi="Sylfaen" w:cs="Arial"/>
          <w:lang w:val="hy-AM"/>
        </w:rPr>
        <w:tab/>
      </w:r>
      <w:r w:rsidRPr="00DE6316">
        <w:rPr>
          <w:rFonts w:ascii="Sylfaen" w:hAnsi="Sylfaen" w:cs="Arial"/>
          <w:lang w:val="hy-AM"/>
        </w:rPr>
        <w:tab/>
      </w:r>
      <w:r w:rsidRPr="00DE6316">
        <w:rPr>
          <w:rFonts w:ascii="Sylfaen" w:hAnsi="Sylfaen" w:cs="Arial"/>
          <w:lang w:val="hy-AM"/>
        </w:rPr>
        <w:tab/>
      </w:r>
      <w:r w:rsidRPr="00DE6316">
        <w:rPr>
          <w:rFonts w:ascii="Sylfaen" w:hAnsi="Sylfaen" w:cs="Arial"/>
          <w:lang w:val="hy-AM"/>
        </w:rPr>
        <w:tab/>
      </w:r>
      <w:r w:rsidRPr="00DE6316">
        <w:rPr>
          <w:rFonts w:ascii="Sylfaen" w:hAnsi="Sylfaen" w:cs="Arial"/>
          <w:lang w:val="hy-AM"/>
        </w:rPr>
        <w:tab/>
      </w:r>
      <w:r>
        <w:rPr>
          <w:rFonts w:ascii="Sylfaen" w:hAnsi="Sylfaen" w:cs="Arial"/>
          <w:u w:val="single"/>
          <w:lang w:val="hy-AM"/>
        </w:rPr>
        <w:t>Ա</w:t>
      </w:r>
      <w:r>
        <w:rPr>
          <w:rFonts w:ascii="MS Mincho" w:eastAsia="MS Mincho" w:hAnsi="MS Mincho" w:cs="MS Mincho"/>
          <w:u w:val="single"/>
          <w:lang w:val="hy-AM"/>
        </w:rPr>
        <w:t>․</w:t>
      </w:r>
      <w:r>
        <w:rPr>
          <w:rFonts w:ascii="Sylfaen" w:eastAsia="MS Mincho" w:hAnsi="Sylfaen" w:cs="MS Mincho"/>
          <w:u w:val="single"/>
          <w:lang w:val="hy-AM"/>
        </w:rPr>
        <w:t>Աբրահամյան</w:t>
      </w:r>
      <w:r w:rsidRPr="00DE6316">
        <w:rPr>
          <w:rFonts w:ascii="Sylfaen" w:hAnsi="Sylfaen" w:cs="Arial"/>
          <w:u w:val="single"/>
          <w:lang w:val="hy-AM"/>
        </w:rPr>
        <w:t xml:space="preserve">  _________</w:t>
      </w:r>
    </w:p>
    <w:p w14:paraId="47D3379B" w14:textId="77777777" w:rsidR="00A00456" w:rsidRDefault="00A00456" w:rsidP="00A00456">
      <w:pPr>
        <w:rPr>
          <w:lang w:val="hy-AM"/>
        </w:rPr>
      </w:pPr>
    </w:p>
    <w:p w14:paraId="0D08FD8B" w14:textId="77777777" w:rsidR="00A00456" w:rsidRDefault="00A00456" w:rsidP="00A00456">
      <w:pPr>
        <w:rPr>
          <w:lang w:val="hy-AM"/>
        </w:rPr>
      </w:pPr>
    </w:p>
    <w:p w14:paraId="2CF374DF" w14:textId="77777777" w:rsidR="00A00456" w:rsidRDefault="00A00456" w:rsidP="00A00456">
      <w:pPr>
        <w:rPr>
          <w:lang w:val="hy-AM"/>
        </w:rPr>
      </w:pPr>
    </w:p>
    <w:p w14:paraId="12D74B68" w14:textId="77777777" w:rsidR="00A00456" w:rsidRDefault="00A00456" w:rsidP="00A00456">
      <w:pPr>
        <w:rPr>
          <w:lang w:val="hy-AM"/>
        </w:rPr>
      </w:pPr>
    </w:p>
    <w:p w14:paraId="687497B1" w14:textId="63E7F839" w:rsidR="00A00456" w:rsidRDefault="003A3988" w:rsidP="00A00456">
      <w:pPr>
        <w:rPr>
          <w:lang w:val="hy-AM"/>
        </w:rPr>
      </w:pPr>
      <w:r>
        <w:rPr>
          <w:rFonts w:ascii="Sylfaen" w:hAnsi="Sylfaen"/>
          <w:noProof/>
          <w:lang w:val="hy-AM"/>
          <w14:ligatures w14:val="standardContextual"/>
        </w:rPr>
        <mc:AlternateContent>
          <mc:Choice Requires="wps">
            <w:drawing>
              <wp:anchor distT="0" distB="0" distL="114300" distR="114300" simplePos="0" relativeHeight="251683840" behindDoc="0" locked="0" layoutInCell="1" allowOverlap="1" wp14:anchorId="552A8F94" wp14:editId="1C2CCA3C">
                <wp:simplePos x="0" y="0"/>
                <wp:positionH relativeFrom="column">
                  <wp:posOffset>2806065</wp:posOffset>
                </wp:positionH>
                <wp:positionV relativeFrom="paragraph">
                  <wp:posOffset>800071</wp:posOffset>
                </wp:positionV>
                <wp:extent cx="576775" cy="288388"/>
                <wp:effectExtent l="0" t="0" r="13970" b="16510"/>
                <wp:wrapNone/>
                <wp:docPr id="60" name="Rectangle 60"/>
                <wp:cNvGraphicFramePr/>
                <a:graphic xmlns:a="http://schemas.openxmlformats.org/drawingml/2006/main">
                  <a:graphicData uri="http://schemas.microsoft.com/office/word/2010/wordprocessingShape">
                    <wps:wsp>
                      <wps:cNvSpPr/>
                      <wps:spPr>
                        <a:xfrm>
                          <a:off x="0" y="0"/>
                          <a:ext cx="576775" cy="2883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7B56BF" id="Rectangle 60" o:spid="_x0000_s1026" style="position:absolute;margin-left:220.95pt;margin-top:63pt;width:45.4pt;height:22.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" fillcolor="white [3212]" strokecolor="white [3212]" strokeweight="1pt"/>
            </w:pict>
          </mc:Fallback>
        </mc:AlternateContent>
      </w:r>
    </w:p>
    <w:p w14:paraId="4B95CC86" w14:textId="77777777" w:rsidR="0007221B" w:rsidRPr="001035EE" w:rsidRDefault="00A00456" w:rsidP="001035EE">
      <w:pPr>
        <w:pStyle w:val="Heading1"/>
        <w:jc w:val="center"/>
        <w:rPr>
          <w:rFonts w:eastAsia="Yu Gothic Light"/>
          <w:b/>
          <w:bCs/>
          <w:sz w:val="28"/>
          <w:szCs w:val="28"/>
          <w:lang w:val="hy-AM"/>
        </w:rPr>
      </w:pPr>
      <w:bookmarkStart w:id="65" w:name="_Toc163479777"/>
      <w:bookmarkStart w:id="66" w:name="_Toc195915842"/>
      <w:bookmarkStart w:id="67" w:name="_Toc227687670"/>
      <w:r w:rsidRPr="001035EE">
        <w:rPr>
          <w:rFonts w:eastAsia="Yu Gothic Light"/>
          <w:b/>
          <w:bCs/>
          <w:sz w:val="28"/>
          <w:szCs w:val="28"/>
          <w:lang w:val="hy-AM"/>
        </w:rPr>
        <w:lastRenderedPageBreak/>
        <w:t xml:space="preserve">ԳԼՈՒԽ </w:t>
      </w:r>
      <w:r w:rsidR="00C83133" w:rsidRPr="001035EE">
        <w:rPr>
          <w:rFonts w:eastAsia="Yu Gothic Light"/>
          <w:b/>
          <w:bCs/>
          <w:sz w:val="28"/>
          <w:szCs w:val="28"/>
          <w:lang w:val="hy-AM"/>
        </w:rPr>
        <w:t>4</w:t>
      </w:r>
      <w:r w:rsidRPr="001035EE">
        <w:rPr>
          <w:rFonts w:ascii="Times New Roman" w:eastAsia="MS Mincho" w:hAnsi="Times New Roman" w:cs="Times New Roman"/>
          <w:b/>
          <w:bCs/>
          <w:sz w:val="28"/>
          <w:szCs w:val="28"/>
          <w:lang w:val="hy-AM"/>
        </w:rPr>
        <w:t>․</w:t>
      </w:r>
      <w:r w:rsidRPr="001035EE">
        <w:rPr>
          <w:rFonts w:eastAsia="Yu Gothic Light"/>
          <w:b/>
          <w:bCs/>
          <w:sz w:val="28"/>
          <w:szCs w:val="28"/>
          <w:lang w:val="hy-AM"/>
        </w:rPr>
        <w:t xml:space="preserve"> ՏՆՏԵՍԱԳԻՏԱԿԱՆ ՄԱՍ</w:t>
      </w:r>
      <w:bookmarkEnd w:id="65"/>
      <w:bookmarkEnd w:id="66"/>
      <w:bookmarkEnd w:id="67"/>
    </w:p>
    <w:p w14:paraId="11D3782D" w14:textId="585B8F50" w:rsidR="00A00456" w:rsidRPr="0007221B" w:rsidRDefault="00A00456" w:rsidP="0007221B">
      <w:pPr>
        <w:spacing w:line="360" w:lineRule="auto"/>
        <w:jc w:val="both"/>
        <w:rPr>
          <w:rFonts w:ascii="Sylfaen" w:eastAsia="Yu Gothic Light" w:hAnsi="Sylfaen"/>
          <w:b/>
          <w:color w:val="000000"/>
          <w:sz w:val="28"/>
          <w:szCs w:val="28"/>
          <w:lang w:val="hy-AM"/>
        </w:rPr>
      </w:pPr>
      <w:r w:rsidRPr="00DE6316">
        <w:rPr>
          <w:rFonts w:ascii="Sylfaen" w:hAnsi="Sylfaen" w:cs="Calibri"/>
          <w:lang w:val="hy-AM"/>
        </w:rPr>
        <w:br/>
        <w:t xml:space="preserve"> </w:t>
      </w:r>
      <w:r w:rsidRPr="00DE6316">
        <w:rPr>
          <w:rFonts w:ascii="Sylfaen" w:hAnsi="Sylfaen" w:cs="Calibri"/>
          <w:lang w:val="hy-AM"/>
        </w:rPr>
        <w:tab/>
        <w:t>Ժամանակակից</w:t>
      </w:r>
      <w:r w:rsidRPr="00DE6316">
        <w:rPr>
          <w:rFonts w:ascii="Sylfaen" w:hAnsi="Sylfaen" w:cs="Calibri"/>
          <w:lang w:val="af-ZA"/>
        </w:rPr>
        <w:t xml:space="preserve"> </w:t>
      </w:r>
      <w:r w:rsidRPr="00DE6316">
        <w:rPr>
          <w:rFonts w:ascii="Sylfaen" w:hAnsi="Sylfaen" w:cs="Calibri"/>
          <w:lang w:val="hy-AM"/>
        </w:rPr>
        <w:t>տնտեսական</w:t>
      </w:r>
      <w:r w:rsidRPr="00DE6316">
        <w:rPr>
          <w:rFonts w:ascii="Sylfaen" w:hAnsi="Sylfaen" w:cs="Calibri"/>
          <w:lang w:val="af-ZA"/>
        </w:rPr>
        <w:t xml:space="preserve"> </w:t>
      </w:r>
      <w:r w:rsidRPr="00DE6316">
        <w:rPr>
          <w:rFonts w:ascii="Sylfaen" w:hAnsi="Sylfaen" w:cs="Calibri"/>
          <w:lang w:val="hy-AM"/>
        </w:rPr>
        <w:t>պայմաններում</w:t>
      </w:r>
      <w:r w:rsidRPr="00DE6316">
        <w:rPr>
          <w:rFonts w:ascii="Sylfaen" w:hAnsi="Sylfaen" w:cs="Calibri"/>
          <w:lang w:val="af-ZA"/>
        </w:rPr>
        <w:t xml:space="preserve"> </w:t>
      </w:r>
      <w:r w:rsidRPr="00DE6316">
        <w:rPr>
          <w:rFonts w:ascii="Sylfaen" w:hAnsi="Sylfaen" w:cs="Calibri"/>
          <w:lang w:val="hy-AM"/>
        </w:rPr>
        <w:t>ցանկացած</w:t>
      </w:r>
      <w:r w:rsidRPr="00DE6316">
        <w:rPr>
          <w:rFonts w:ascii="Sylfaen" w:hAnsi="Sylfaen" w:cs="Calibri"/>
          <w:lang w:val="af-ZA"/>
        </w:rPr>
        <w:t xml:space="preserve"> </w:t>
      </w:r>
      <w:r w:rsidRPr="00DE6316">
        <w:rPr>
          <w:rFonts w:ascii="Sylfaen" w:hAnsi="Sylfaen" w:cs="Calibri"/>
          <w:lang w:val="hy-AM"/>
        </w:rPr>
        <w:t>գործունեություն</w:t>
      </w:r>
      <w:r w:rsidRPr="00DE6316">
        <w:rPr>
          <w:rFonts w:ascii="Sylfaen" w:hAnsi="Sylfaen" w:cs="Calibri"/>
          <w:lang w:val="af-ZA"/>
        </w:rPr>
        <w:t xml:space="preserve"> </w:t>
      </w:r>
      <w:r w:rsidRPr="00DE6316">
        <w:rPr>
          <w:rFonts w:ascii="Sylfaen" w:hAnsi="Sylfaen" w:cs="Calibri"/>
          <w:lang w:val="hy-AM"/>
        </w:rPr>
        <w:t>առնչվում</w:t>
      </w:r>
      <w:r w:rsidRPr="00DE6316">
        <w:rPr>
          <w:rFonts w:ascii="Sylfaen" w:hAnsi="Sylfaen" w:cs="Calibri"/>
          <w:lang w:val="af-ZA"/>
        </w:rPr>
        <w:t xml:space="preserve"> </w:t>
      </w:r>
      <w:r w:rsidRPr="00DE6316">
        <w:rPr>
          <w:rFonts w:ascii="Sylfaen" w:hAnsi="Sylfaen" w:cs="Calibri"/>
          <w:lang w:val="hy-AM"/>
        </w:rPr>
        <w:t>է</w:t>
      </w:r>
      <w:r w:rsidRPr="00DE6316">
        <w:rPr>
          <w:rFonts w:ascii="Sylfaen" w:hAnsi="Sylfaen" w:cs="Calibri"/>
          <w:lang w:val="af-ZA"/>
        </w:rPr>
        <w:t xml:space="preserve"> </w:t>
      </w:r>
      <w:r w:rsidRPr="00DE6316">
        <w:rPr>
          <w:rFonts w:ascii="Sylfaen" w:hAnsi="Sylfaen" w:cs="Calibri"/>
          <w:lang w:val="hy-AM"/>
        </w:rPr>
        <w:t>տնտեսական</w:t>
      </w:r>
      <w:r w:rsidRPr="00DE6316">
        <w:rPr>
          <w:rFonts w:ascii="Sylfaen" w:hAnsi="Sylfaen" w:cs="Calibri"/>
          <w:lang w:val="af-ZA"/>
        </w:rPr>
        <w:t xml:space="preserve"> </w:t>
      </w:r>
      <w:r w:rsidRPr="00DE6316">
        <w:rPr>
          <w:rFonts w:ascii="Sylfaen" w:hAnsi="Sylfaen" w:cs="Calibri"/>
          <w:lang w:val="hy-AM"/>
        </w:rPr>
        <w:t>հարցերի</w:t>
      </w:r>
      <w:r w:rsidRPr="00DE6316">
        <w:rPr>
          <w:rFonts w:ascii="Sylfaen" w:hAnsi="Sylfaen" w:cs="Calibri"/>
          <w:lang w:val="af-ZA"/>
        </w:rPr>
        <w:t xml:space="preserve"> </w:t>
      </w:r>
      <w:r w:rsidRPr="00DE6316">
        <w:rPr>
          <w:rFonts w:ascii="Sylfaen" w:hAnsi="Sylfaen" w:cs="Calibri"/>
          <w:lang w:val="hy-AM"/>
        </w:rPr>
        <w:t>հետ</w:t>
      </w:r>
      <w:r w:rsidRPr="00DE6316">
        <w:rPr>
          <w:rFonts w:ascii="Sylfaen" w:hAnsi="Sylfaen" w:cs="Calibri"/>
          <w:lang w:val="af-ZA"/>
        </w:rPr>
        <w:t xml:space="preserve">: </w:t>
      </w:r>
      <w:r w:rsidRPr="00DE6316">
        <w:rPr>
          <w:rFonts w:ascii="Sylfaen" w:hAnsi="Sylfaen" w:cs="Calibri"/>
          <w:lang w:val="hy-AM"/>
        </w:rPr>
        <w:t>Նոր</w:t>
      </w:r>
      <w:r w:rsidRPr="00DE6316">
        <w:rPr>
          <w:rFonts w:ascii="Sylfaen" w:hAnsi="Sylfaen" w:cs="Calibri"/>
          <w:lang w:val="af-ZA"/>
        </w:rPr>
        <w:t xml:space="preserve"> </w:t>
      </w:r>
      <w:r w:rsidRPr="00DE6316">
        <w:rPr>
          <w:rFonts w:ascii="Sylfaen" w:hAnsi="Sylfaen" w:cs="Calibri"/>
          <w:lang w:val="hy-AM"/>
        </w:rPr>
        <w:t>տեխնիկայի</w:t>
      </w:r>
      <w:r w:rsidRPr="00DE6316">
        <w:rPr>
          <w:rFonts w:ascii="Sylfaen" w:hAnsi="Sylfaen" w:cs="Calibri"/>
          <w:lang w:val="af-ZA"/>
        </w:rPr>
        <w:t xml:space="preserve">, </w:t>
      </w:r>
      <w:r w:rsidRPr="00DE6316">
        <w:rPr>
          <w:rFonts w:ascii="Sylfaen" w:hAnsi="Sylfaen" w:cs="Calibri"/>
          <w:lang w:val="hy-AM"/>
        </w:rPr>
        <w:t>տեխնոլոգիական</w:t>
      </w:r>
      <w:r w:rsidRPr="00DE6316">
        <w:rPr>
          <w:rFonts w:ascii="Sylfaen" w:hAnsi="Sylfaen" w:cs="Calibri"/>
          <w:lang w:val="af-ZA"/>
        </w:rPr>
        <w:t xml:space="preserve"> </w:t>
      </w:r>
      <w:r w:rsidRPr="00DE6316">
        <w:rPr>
          <w:rFonts w:ascii="Sylfaen" w:hAnsi="Sylfaen" w:cs="Calibri"/>
          <w:lang w:val="hy-AM"/>
        </w:rPr>
        <w:t>պրոցեսների</w:t>
      </w:r>
      <w:r w:rsidRPr="00DE6316">
        <w:rPr>
          <w:rFonts w:ascii="Sylfaen" w:hAnsi="Sylfaen" w:cs="Calibri"/>
          <w:lang w:val="af-ZA"/>
        </w:rPr>
        <w:t xml:space="preserve">, </w:t>
      </w:r>
      <w:r w:rsidRPr="00DE6316">
        <w:rPr>
          <w:rFonts w:ascii="Sylfaen" w:hAnsi="Sylfaen" w:cs="Calibri"/>
          <w:lang w:val="hy-AM"/>
        </w:rPr>
        <w:t>տեխնիկա</w:t>
      </w:r>
      <w:r w:rsidRPr="00DE6316">
        <w:rPr>
          <w:rFonts w:ascii="Sylfaen" w:hAnsi="Sylfaen" w:cs="Calibri"/>
          <w:lang w:val="af-ZA"/>
        </w:rPr>
        <w:t>-</w:t>
      </w:r>
      <w:r w:rsidRPr="00DE6316">
        <w:rPr>
          <w:rFonts w:ascii="Sylfaen" w:hAnsi="Sylfaen" w:cs="Calibri"/>
          <w:lang w:val="hy-AM"/>
        </w:rPr>
        <w:t>տնտեսական</w:t>
      </w:r>
      <w:r w:rsidRPr="00DE6316">
        <w:rPr>
          <w:rFonts w:ascii="Sylfaen" w:hAnsi="Sylfaen" w:cs="Calibri"/>
          <w:lang w:val="af-ZA"/>
        </w:rPr>
        <w:t xml:space="preserve"> </w:t>
      </w:r>
      <w:r w:rsidRPr="00DE6316">
        <w:rPr>
          <w:rFonts w:ascii="Sylfaen" w:hAnsi="Sylfaen" w:cs="Calibri"/>
          <w:lang w:val="hy-AM"/>
        </w:rPr>
        <w:t>հիմնավորման</w:t>
      </w:r>
      <w:r w:rsidRPr="00DE6316">
        <w:rPr>
          <w:rFonts w:ascii="Sylfaen" w:hAnsi="Sylfaen" w:cs="Calibri"/>
          <w:lang w:val="af-ZA"/>
        </w:rPr>
        <w:t xml:space="preserve"> </w:t>
      </w:r>
      <w:r w:rsidRPr="00DE6316">
        <w:rPr>
          <w:rFonts w:ascii="Sylfaen" w:hAnsi="Sylfaen" w:cs="Calibri"/>
          <w:lang w:val="hy-AM"/>
        </w:rPr>
        <w:t>համար</w:t>
      </w:r>
      <w:r w:rsidRPr="00DE6316">
        <w:rPr>
          <w:rFonts w:ascii="Sylfaen" w:hAnsi="Sylfaen" w:cs="Calibri"/>
          <w:lang w:val="af-ZA"/>
        </w:rPr>
        <w:t xml:space="preserve">, </w:t>
      </w:r>
      <w:r w:rsidRPr="00DE6316">
        <w:rPr>
          <w:rFonts w:ascii="Sylfaen" w:hAnsi="Sylfaen" w:cs="Calibri"/>
          <w:lang w:val="hy-AM"/>
        </w:rPr>
        <w:t>մասնավորապես</w:t>
      </w:r>
      <w:r w:rsidRPr="00DE6316">
        <w:rPr>
          <w:rFonts w:ascii="Sylfaen" w:hAnsi="Sylfaen" w:cs="Calibri"/>
          <w:lang w:val="af-ZA"/>
        </w:rPr>
        <w:t xml:space="preserve"> </w:t>
      </w:r>
      <w:r w:rsidRPr="00DE6316">
        <w:rPr>
          <w:rFonts w:ascii="Sylfaen" w:hAnsi="Sylfaen" w:cs="Calibri"/>
          <w:lang w:val="hy-AM"/>
        </w:rPr>
        <w:t>մեր</w:t>
      </w:r>
      <w:r w:rsidRPr="00DE6316">
        <w:rPr>
          <w:rFonts w:ascii="Sylfaen" w:hAnsi="Sylfaen" w:cs="Calibri"/>
          <w:lang w:val="af-ZA"/>
        </w:rPr>
        <w:t xml:space="preserve"> </w:t>
      </w:r>
      <w:r w:rsidRPr="00DE6316">
        <w:rPr>
          <w:rFonts w:ascii="Sylfaen" w:hAnsi="Sylfaen" w:cs="Calibri"/>
          <w:lang w:val="hy-AM"/>
        </w:rPr>
        <w:t>աշխատանքի</w:t>
      </w:r>
      <w:r w:rsidRPr="00DE6316">
        <w:rPr>
          <w:rFonts w:ascii="Sylfaen" w:hAnsi="Sylfaen" w:cs="Calibri"/>
          <w:lang w:val="af-ZA"/>
        </w:rPr>
        <w:t xml:space="preserve"> </w:t>
      </w:r>
      <w:r w:rsidRPr="00DE6316">
        <w:rPr>
          <w:rFonts w:ascii="Sylfaen" w:hAnsi="Sylfaen" w:cs="Calibri"/>
          <w:lang w:val="hy-AM"/>
        </w:rPr>
        <w:t>պայմաններում</w:t>
      </w:r>
      <w:r w:rsidRPr="00DE6316">
        <w:rPr>
          <w:rFonts w:ascii="Sylfaen" w:hAnsi="Sylfaen" w:cs="Calibri"/>
          <w:lang w:val="af-ZA"/>
        </w:rPr>
        <w:t xml:space="preserve"> </w:t>
      </w:r>
      <w:r w:rsidRPr="00DE6316">
        <w:rPr>
          <w:rFonts w:ascii="Sylfaen" w:hAnsi="Sylfaen" w:cs="Calibri"/>
          <w:lang w:val="hy-AM"/>
        </w:rPr>
        <w:t>կարևորագույն</w:t>
      </w:r>
      <w:r w:rsidRPr="00DE6316">
        <w:rPr>
          <w:rFonts w:ascii="Sylfaen" w:hAnsi="Sylfaen" w:cs="Calibri"/>
          <w:lang w:val="af-ZA"/>
        </w:rPr>
        <w:t xml:space="preserve"> </w:t>
      </w:r>
      <w:r w:rsidRPr="00DE6316">
        <w:rPr>
          <w:rFonts w:ascii="Sylfaen" w:hAnsi="Sylfaen" w:cs="Calibri"/>
          <w:lang w:val="hy-AM"/>
        </w:rPr>
        <w:t>տնտեսական</w:t>
      </w:r>
      <w:r w:rsidRPr="00DE6316">
        <w:rPr>
          <w:rFonts w:ascii="Sylfaen" w:hAnsi="Sylfaen" w:cs="Calibri"/>
          <w:lang w:val="af-ZA"/>
        </w:rPr>
        <w:t xml:space="preserve"> </w:t>
      </w:r>
      <w:r w:rsidRPr="00DE6316">
        <w:rPr>
          <w:rFonts w:ascii="Sylfaen" w:hAnsi="Sylfaen" w:cs="Calibri"/>
          <w:lang w:val="hy-AM"/>
        </w:rPr>
        <w:t>հիմնահարցերից</w:t>
      </w:r>
      <w:r w:rsidRPr="00DE6316">
        <w:rPr>
          <w:rFonts w:ascii="Sylfaen" w:hAnsi="Sylfaen" w:cs="Calibri"/>
          <w:lang w:val="af-ZA"/>
        </w:rPr>
        <w:t xml:space="preserve"> </w:t>
      </w:r>
      <w:r w:rsidRPr="00DE6316">
        <w:rPr>
          <w:rFonts w:ascii="Sylfaen" w:hAnsi="Sylfaen" w:cs="Calibri"/>
          <w:lang w:val="hy-AM"/>
        </w:rPr>
        <w:t>է</w:t>
      </w:r>
      <w:r w:rsidRPr="00DE6316">
        <w:rPr>
          <w:rFonts w:ascii="Sylfaen" w:hAnsi="Sylfaen" w:cs="Calibri"/>
          <w:lang w:val="af-ZA"/>
        </w:rPr>
        <w:t xml:space="preserve"> </w:t>
      </w:r>
      <w:r w:rsidRPr="00DE6316">
        <w:rPr>
          <w:rFonts w:ascii="Sylfaen" w:hAnsi="Sylfaen" w:cs="Calibri"/>
          <w:lang w:val="hy-AM"/>
        </w:rPr>
        <w:t>ինքնարժեքի</w:t>
      </w:r>
      <w:r w:rsidRPr="00DE6316">
        <w:rPr>
          <w:rFonts w:ascii="Sylfaen" w:hAnsi="Sylfaen" w:cs="Calibri"/>
          <w:lang w:val="af-ZA"/>
        </w:rPr>
        <w:t xml:space="preserve"> </w:t>
      </w:r>
      <w:r w:rsidRPr="00DE6316">
        <w:rPr>
          <w:rFonts w:ascii="Sylfaen" w:hAnsi="Sylfaen" w:cs="Calibri"/>
          <w:lang w:val="hy-AM"/>
        </w:rPr>
        <w:t>որոշումը</w:t>
      </w:r>
      <w:r w:rsidRPr="00DE6316">
        <w:rPr>
          <w:rFonts w:ascii="Sylfaen" w:hAnsi="Sylfaen" w:cs="Calibri"/>
          <w:lang w:val="af-ZA"/>
        </w:rPr>
        <w:t>:</w:t>
      </w:r>
    </w:p>
    <w:p w14:paraId="78B5FEA8" w14:textId="77777777" w:rsidR="00A00456" w:rsidRPr="00DE6316" w:rsidRDefault="00A00456" w:rsidP="00A00456">
      <w:pPr>
        <w:tabs>
          <w:tab w:val="left" w:pos="567"/>
        </w:tabs>
        <w:spacing w:line="360" w:lineRule="auto"/>
        <w:ind w:firstLine="567"/>
        <w:jc w:val="both"/>
        <w:rPr>
          <w:rFonts w:ascii="Sylfaen" w:hAnsi="Sylfaen" w:cs="Calibri"/>
          <w:lang w:val="af-ZA"/>
        </w:rPr>
      </w:pPr>
      <w:r w:rsidRPr="00DE6316">
        <w:rPr>
          <w:rFonts w:ascii="Sylfaen" w:hAnsi="Sylfaen" w:cs="Calibri"/>
          <w:lang w:val="af-ZA"/>
        </w:rPr>
        <w:tab/>
      </w:r>
      <w:r w:rsidRPr="00DE6316">
        <w:rPr>
          <w:rFonts w:ascii="Sylfaen" w:hAnsi="Sylfaen" w:cs="Calibri"/>
        </w:rPr>
        <w:t>Արտադրանքի</w:t>
      </w:r>
      <w:r w:rsidRPr="00DE6316">
        <w:rPr>
          <w:rFonts w:ascii="Sylfaen" w:hAnsi="Sylfaen" w:cs="Calibri"/>
          <w:lang w:val="af-ZA"/>
        </w:rPr>
        <w:t xml:space="preserve"> </w:t>
      </w:r>
      <w:r w:rsidRPr="00DE6316">
        <w:rPr>
          <w:rFonts w:ascii="Sylfaen" w:hAnsi="Sylfaen" w:cs="Calibri"/>
        </w:rPr>
        <w:t>կամ</w:t>
      </w:r>
      <w:r w:rsidRPr="00DE6316">
        <w:rPr>
          <w:rFonts w:ascii="Sylfaen" w:hAnsi="Sylfaen" w:cs="Calibri"/>
          <w:lang w:val="af-ZA"/>
        </w:rPr>
        <w:t xml:space="preserve"> </w:t>
      </w:r>
      <w:r w:rsidRPr="00DE6316">
        <w:rPr>
          <w:rFonts w:ascii="Sylfaen" w:hAnsi="Sylfaen" w:cs="Calibri"/>
        </w:rPr>
        <w:t>ծառայությունների</w:t>
      </w:r>
      <w:r w:rsidRPr="00DE6316">
        <w:rPr>
          <w:rFonts w:ascii="Sylfaen" w:hAnsi="Sylfaen" w:cs="Calibri"/>
          <w:lang w:val="af-ZA"/>
        </w:rPr>
        <w:t xml:space="preserve"> </w:t>
      </w:r>
      <w:r w:rsidRPr="00DE6316">
        <w:rPr>
          <w:rFonts w:ascii="Sylfaen" w:hAnsi="Sylfaen" w:cs="Calibri"/>
        </w:rPr>
        <w:t>ինքնարժեքը</w:t>
      </w:r>
      <w:r w:rsidRPr="00DE6316">
        <w:rPr>
          <w:rFonts w:ascii="Sylfaen" w:hAnsi="Sylfaen" w:cs="Calibri"/>
          <w:lang w:val="af-ZA"/>
        </w:rPr>
        <w:t xml:space="preserve">` </w:t>
      </w:r>
      <w:r w:rsidRPr="00DE6316">
        <w:rPr>
          <w:rFonts w:ascii="Sylfaen" w:hAnsi="Sylfaen" w:cs="Calibri"/>
        </w:rPr>
        <w:t>դա</w:t>
      </w:r>
      <w:r w:rsidRPr="00DE6316">
        <w:rPr>
          <w:rFonts w:ascii="Sylfaen" w:hAnsi="Sylfaen" w:cs="Calibri"/>
          <w:lang w:val="af-ZA"/>
        </w:rPr>
        <w:t xml:space="preserve"> </w:t>
      </w:r>
      <w:r w:rsidRPr="00DE6316">
        <w:rPr>
          <w:rFonts w:ascii="Sylfaen" w:hAnsi="Sylfaen" w:cs="Calibri"/>
        </w:rPr>
        <w:t>արտադրանքի</w:t>
      </w:r>
      <w:r w:rsidRPr="00DE6316">
        <w:rPr>
          <w:rFonts w:ascii="Sylfaen" w:hAnsi="Sylfaen" w:cs="Calibri"/>
          <w:lang w:val="af-ZA"/>
        </w:rPr>
        <w:t xml:space="preserve"> (</w:t>
      </w:r>
      <w:r w:rsidRPr="00DE6316">
        <w:rPr>
          <w:rFonts w:ascii="Sylfaen" w:hAnsi="Sylfaen" w:cs="Calibri"/>
        </w:rPr>
        <w:t>ծառայությունների</w:t>
      </w:r>
      <w:r w:rsidRPr="00DE6316">
        <w:rPr>
          <w:rFonts w:ascii="Sylfaen" w:hAnsi="Sylfaen" w:cs="Calibri"/>
          <w:lang w:val="af-ZA"/>
        </w:rPr>
        <w:t xml:space="preserve">) </w:t>
      </w:r>
      <w:r w:rsidRPr="00DE6316">
        <w:rPr>
          <w:rFonts w:ascii="Sylfaen" w:hAnsi="Sylfaen" w:cs="Calibri"/>
        </w:rPr>
        <w:t>արտադրության</w:t>
      </w:r>
      <w:r w:rsidRPr="00DE6316">
        <w:rPr>
          <w:rFonts w:ascii="Sylfaen" w:hAnsi="Sylfaen" w:cs="Calibri"/>
          <w:lang w:val="af-ZA"/>
        </w:rPr>
        <w:t xml:space="preserve"> </w:t>
      </w:r>
      <w:r w:rsidRPr="00DE6316">
        <w:rPr>
          <w:rFonts w:ascii="Sylfaen" w:hAnsi="Sylfaen" w:cs="Calibri"/>
        </w:rPr>
        <w:t>և</w:t>
      </w:r>
      <w:r w:rsidRPr="00DE6316">
        <w:rPr>
          <w:rFonts w:ascii="Sylfaen" w:hAnsi="Sylfaen" w:cs="Calibri"/>
          <w:lang w:val="af-ZA"/>
        </w:rPr>
        <w:t xml:space="preserve"> </w:t>
      </w:r>
      <w:r w:rsidRPr="00DE6316">
        <w:rPr>
          <w:rFonts w:ascii="Sylfaen" w:hAnsi="Sylfaen" w:cs="Calibri"/>
        </w:rPr>
        <w:t>իրացման</w:t>
      </w:r>
      <w:r w:rsidRPr="00DE6316">
        <w:rPr>
          <w:rFonts w:ascii="Sylfaen" w:hAnsi="Sylfaen" w:cs="Calibri"/>
          <w:lang w:val="af-ZA"/>
        </w:rPr>
        <w:t xml:space="preserve"> </w:t>
      </w:r>
      <w:r w:rsidRPr="00DE6316">
        <w:rPr>
          <w:rFonts w:ascii="Sylfaen" w:hAnsi="Sylfaen" w:cs="Calibri"/>
        </w:rPr>
        <w:t>վրա</w:t>
      </w:r>
      <w:r w:rsidRPr="00DE6316">
        <w:rPr>
          <w:rFonts w:ascii="Sylfaen" w:hAnsi="Sylfaen" w:cs="Calibri"/>
          <w:lang w:val="af-ZA"/>
        </w:rPr>
        <w:t xml:space="preserve"> </w:t>
      </w:r>
      <w:r w:rsidRPr="00DE6316">
        <w:rPr>
          <w:rFonts w:ascii="Sylfaen" w:hAnsi="Sylfaen" w:cs="Calibri"/>
        </w:rPr>
        <w:t>կատարված</w:t>
      </w:r>
      <w:r w:rsidRPr="00DE6316">
        <w:rPr>
          <w:rFonts w:ascii="Sylfaen" w:hAnsi="Sylfaen" w:cs="Calibri"/>
          <w:lang w:val="af-ZA"/>
        </w:rPr>
        <w:t xml:space="preserve"> </w:t>
      </w:r>
      <w:r w:rsidRPr="00DE6316">
        <w:rPr>
          <w:rFonts w:ascii="Sylfaen" w:hAnsi="Sylfaen" w:cs="Calibri"/>
        </w:rPr>
        <w:t>բոլոր</w:t>
      </w:r>
      <w:r w:rsidRPr="00DE6316">
        <w:rPr>
          <w:rFonts w:ascii="Sylfaen" w:hAnsi="Sylfaen" w:cs="Calibri"/>
          <w:lang w:val="af-ZA"/>
        </w:rPr>
        <w:t xml:space="preserve"> </w:t>
      </w:r>
      <w:r w:rsidRPr="00DE6316">
        <w:rPr>
          <w:rFonts w:ascii="Sylfaen" w:hAnsi="Sylfaen" w:cs="Calibri"/>
        </w:rPr>
        <w:t>ծախսերի</w:t>
      </w:r>
      <w:r w:rsidRPr="00DE6316">
        <w:rPr>
          <w:rFonts w:ascii="Sylfaen" w:hAnsi="Sylfaen" w:cs="Calibri"/>
          <w:lang w:val="af-ZA"/>
        </w:rPr>
        <w:t xml:space="preserve"> </w:t>
      </w:r>
      <w:r w:rsidRPr="00DE6316">
        <w:rPr>
          <w:rFonts w:ascii="Sylfaen" w:hAnsi="Sylfaen" w:cs="Calibri"/>
        </w:rPr>
        <w:t>գումարն</w:t>
      </w:r>
      <w:r w:rsidRPr="00DE6316">
        <w:rPr>
          <w:rFonts w:ascii="Sylfaen" w:hAnsi="Sylfaen" w:cs="Calibri"/>
          <w:lang w:val="af-ZA"/>
        </w:rPr>
        <w:t xml:space="preserve"> </w:t>
      </w:r>
      <w:r w:rsidRPr="00DE6316">
        <w:rPr>
          <w:rFonts w:ascii="Sylfaen" w:hAnsi="Sylfaen" w:cs="Calibri"/>
        </w:rPr>
        <w:t>է</w:t>
      </w:r>
      <w:r w:rsidRPr="00DE6316">
        <w:rPr>
          <w:rFonts w:ascii="Sylfaen" w:hAnsi="Sylfaen" w:cs="Calibri"/>
          <w:lang w:val="af-ZA"/>
        </w:rPr>
        <w:t xml:space="preserve"> </w:t>
      </w:r>
      <w:r w:rsidRPr="00DE6316">
        <w:rPr>
          <w:rFonts w:ascii="Sylfaen" w:hAnsi="Sylfaen" w:cs="Calibri"/>
        </w:rPr>
        <w:t>դրամական</w:t>
      </w:r>
      <w:r w:rsidRPr="00DE6316">
        <w:rPr>
          <w:rFonts w:ascii="Sylfaen" w:hAnsi="Sylfaen" w:cs="Calibri"/>
          <w:lang w:val="af-ZA"/>
        </w:rPr>
        <w:t xml:space="preserve"> </w:t>
      </w:r>
      <w:r w:rsidRPr="00DE6316">
        <w:rPr>
          <w:rFonts w:ascii="Sylfaen" w:hAnsi="Sylfaen" w:cs="Calibri"/>
        </w:rPr>
        <w:t>արտահայտությամբ</w:t>
      </w:r>
      <w:r w:rsidRPr="00DE6316">
        <w:rPr>
          <w:rFonts w:ascii="Sylfaen" w:hAnsi="Sylfaen" w:cs="Calibri"/>
          <w:lang w:val="af-ZA"/>
        </w:rPr>
        <w:t>:</w:t>
      </w:r>
    </w:p>
    <w:p w14:paraId="78F76897" w14:textId="77777777" w:rsidR="00A00456" w:rsidRPr="00DE6316" w:rsidRDefault="00A00456" w:rsidP="00A00456">
      <w:pPr>
        <w:tabs>
          <w:tab w:val="left" w:pos="567"/>
        </w:tabs>
        <w:spacing w:line="360" w:lineRule="auto"/>
        <w:ind w:firstLine="567"/>
        <w:jc w:val="both"/>
        <w:rPr>
          <w:rFonts w:ascii="Sylfaen" w:hAnsi="Sylfaen" w:cs="Calibri"/>
          <w:lang w:val="af-ZA"/>
        </w:rPr>
      </w:pPr>
      <w:r w:rsidRPr="00DE6316">
        <w:rPr>
          <w:rFonts w:ascii="Sylfaen" w:hAnsi="Sylfaen" w:cs="Calibri"/>
          <w:lang w:val="af-ZA"/>
        </w:rPr>
        <w:tab/>
      </w:r>
      <w:r w:rsidRPr="00DE6316">
        <w:rPr>
          <w:rFonts w:ascii="Sylfaen" w:hAnsi="Sylfaen" w:cs="Calibri"/>
          <w:lang w:val="hy-AM"/>
        </w:rPr>
        <w:t>Ին</w:t>
      </w:r>
      <w:r w:rsidRPr="00DE6316">
        <w:rPr>
          <w:rFonts w:ascii="Sylfaen" w:hAnsi="Sylfaen" w:cs="Calibri"/>
        </w:rPr>
        <w:t>քնարժեքի</w:t>
      </w:r>
      <w:r w:rsidRPr="00DE6316">
        <w:rPr>
          <w:rFonts w:ascii="Sylfaen" w:hAnsi="Sylfaen" w:cs="Calibri"/>
          <w:lang w:val="af-ZA"/>
        </w:rPr>
        <w:t xml:space="preserve"> </w:t>
      </w:r>
      <w:r w:rsidRPr="00DE6316">
        <w:rPr>
          <w:rFonts w:ascii="Sylfaen" w:hAnsi="Sylfaen" w:cs="Calibri"/>
        </w:rPr>
        <w:t>մեջ</w:t>
      </w:r>
      <w:r w:rsidRPr="00DE6316">
        <w:rPr>
          <w:rFonts w:ascii="Sylfaen" w:hAnsi="Sylfaen" w:cs="Calibri"/>
          <w:lang w:val="af-ZA"/>
        </w:rPr>
        <w:t xml:space="preserve"> </w:t>
      </w:r>
      <w:r w:rsidRPr="00DE6316">
        <w:rPr>
          <w:rFonts w:ascii="Sylfaen" w:hAnsi="Sylfaen" w:cs="Calibri"/>
        </w:rPr>
        <w:t>իրենց</w:t>
      </w:r>
      <w:r w:rsidRPr="00DE6316">
        <w:rPr>
          <w:rFonts w:ascii="Sylfaen" w:hAnsi="Sylfaen" w:cs="Calibri"/>
          <w:lang w:val="af-ZA"/>
        </w:rPr>
        <w:t xml:space="preserve"> </w:t>
      </w:r>
      <w:r w:rsidRPr="00DE6316">
        <w:rPr>
          <w:rFonts w:ascii="Sylfaen" w:hAnsi="Sylfaen" w:cs="Calibri"/>
        </w:rPr>
        <w:t>արտահայտությունն</w:t>
      </w:r>
      <w:r w:rsidRPr="00DE6316">
        <w:rPr>
          <w:rFonts w:ascii="Sylfaen" w:hAnsi="Sylfaen" w:cs="Calibri"/>
          <w:lang w:val="af-ZA"/>
        </w:rPr>
        <w:t xml:space="preserve"> </w:t>
      </w:r>
      <w:r w:rsidRPr="00DE6316">
        <w:rPr>
          <w:rFonts w:ascii="Sylfaen" w:hAnsi="Sylfaen" w:cs="Calibri"/>
        </w:rPr>
        <w:t>են</w:t>
      </w:r>
      <w:r w:rsidRPr="00DE6316">
        <w:rPr>
          <w:rFonts w:ascii="Sylfaen" w:hAnsi="Sylfaen" w:cs="Calibri"/>
          <w:lang w:val="af-ZA"/>
        </w:rPr>
        <w:t xml:space="preserve"> </w:t>
      </w:r>
      <w:r w:rsidRPr="00DE6316">
        <w:rPr>
          <w:rFonts w:ascii="Sylfaen" w:hAnsi="Sylfaen" w:cs="Calibri"/>
        </w:rPr>
        <w:t>գտնում</w:t>
      </w:r>
      <w:r w:rsidRPr="00DE6316">
        <w:rPr>
          <w:rFonts w:ascii="Sylfaen" w:hAnsi="Sylfaen" w:cs="Calibri"/>
          <w:lang w:val="af-ZA"/>
        </w:rPr>
        <w:t xml:space="preserve"> </w:t>
      </w:r>
      <w:r w:rsidRPr="00DE6316">
        <w:rPr>
          <w:rFonts w:ascii="Sylfaen" w:hAnsi="Sylfaen" w:cs="Calibri"/>
        </w:rPr>
        <w:t>սպառված</w:t>
      </w:r>
      <w:r w:rsidRPr="00DE6316">
        <w:rPr>
          <w:rFonts w:ascii="Sylfaen" w:hAnsi="Sylfaen" w:cs="Calibri"/>
          <w:lang w:val="af-ZA"/>
        </w:rPr>
        <w:t xml:space="preserve"> </w:t>
      </w:r>
      <w:r w:rsidRPr="00DE6316">
        <w:rPr>
          <w:rFonts w:ascii="Sylfaen" w:hAnsi="Sylfaen" w:cs="Calibri"/>
        </w:rPr>
        <w:t>շրջանառու</w:t>
      </w:r>
      <w:r w:rsidRPr="00DE6316">
        <w:rPr>
          <w:rFonts w:ascii="Sylfaen" w:hAnsi="Sylfaen" w:cs="Calibri"/>
          <w:lang w:val="af-ZA"/>
        </w:rPr>
        <w:t xml:space="preserve"> </w:t>
      </w:r>
      <w:r w:rsidRPr="00DE6316">
        <w:rPr>
          <w:rFonts w:ascii="Sylfaen" w:hAnsi="Sylfaen" w:cs="Calibri"/>
        </w:rPr>
        <w:t>ֆոնդերը</w:t>
      </w:r>
      <w:r w:rsidRPr="00DE6316">
        <w:rPr>
          <w:rFonts w:ascii="Sylfaen" w:hAnsi="Sylfaen" w:cs="Calibri"/>
          <w:lang w:val="af-ZA"/>
        </w:rPr>
        <w:t xml:space="preserve">, </w:t>
      </w:r>
      <w:r w:rsidRPr="00DE6316">
        <w:rPr>
          <w:rFonts w:ascii="Sylfaen" w:hAnsi="Sylfaen" w:cs="Calibri"/>
        </w:rPr>
        <w:t>կենդանի</w:t>
      </w:r>
      <w:r w:rsidRPr="00DE6316">
        <w:rPr>
          <w:rFonts w:ascii="Sylfaen" w:hAnsi="Sylfaen" w:cs="Calibri"/>
          <w:lang w:val="af-ZA"/>
        </w:rPr>
        <w:t xml:space="preserve"> </w:t>
      </w:r>
      <w:r w:rsidRPr="00DE6316">
        <w:rPr>
          <w:rFonts w:ascii="Sylfaen" w:hAnsi="Sylfaen" w:cs="Calibri"/>
        </w:rPr>
        <w:t>աշխատանքի</w:t>
      </w:r>
      <w:r w:rsidRPr="00DE6316">
        <w:rPr>
          <w:rFonts w:ascii="Sylfaen" w:hAnsi="Sylfaen" w:cs="Calibri"/>
          <w:lang w:val="af-ZA"/>
        </w:rPr>
        <w:t xml:space="preserve"> </w:t>
      </w:r>
      <w:r w:rsidRPr="00DE6316">
        <w:rPr>
          <w:rFonts w:ascii="Sylfaen" w:hAnsi="Sylfaen" w:cs="Calibri"/>
        </w:rPr>
        <w:t>մի</w:t>
      </w:r>
      <w:r w:rsidRPr="00DE6316">
        <w:rPr>
          <w:rFonts w:ascii="Sylfaen" w:hAnsi="Sylfaen" w:cs="Calibri"/>
          <w:lang w:val="af-ZA"/>
        </w:rPr>
        <w:t xml:space="preserve"> </w:t>
      </w:r>
      <w:r w:rsidRPr="00DE6316">
        <w:rPr>
          <w:rFonts w:ascii="Sylfaen" w:hAnsi="Sylfaen" w:cs="Calibri"/>
        </w:rPr>
        <w:t>մասը</w:t>
      </w:r>
      <w:r w:rsidRPr="00DE6316">
        <w:rPr>
          <w:rFonts w:ascii="Sylfaen" w:hAnsi="Sylfaen" w:cs="Calibri"/>
          <w:lang w:val="af-ZA"/>
        </w:rPr>
        <w:t xml:space="preserve">, </w:t>
      </w:r>
      <w:r w:rsidRPr="00DE6316">
        <w:rPr>
          <w:rFonts w:ascii="Sylfaen" w:hAnsi="Sylfaen" w:cs="Calibri"/>
        </w:rPr>
        <w:t>որը</w:t>
      </w:r>
      <w:r w:rsidRPr="00DE6316">
        <w:rPr>
          <w:rFonts w:ascii="Sylfaen" w:hAnsi="Sylfaen" w:cs="Calibri"/>
          <w:lang w:val="af-ZA"/>
        </w:rPr>
        <w:t xml:space="preserve"> </w:t>
      </w:r>
      <w:r w:rsidRPr="00DE6316">
        <w:rPr>
          <w:rFonts w:ascii="Sylfaen" w:hAnsi="Sylfaen" w:cs="Calibri"/>
        </w:rPr>
        <w:t>աշխատողներին</w:t>
      </w:r>
      <w:r w:rsidRPr="00DE6316">
        <w:rPr>
          <w:rFonts w:ascii="Sylfaen" w:hAnsi="Sylfaen" w:cs="Calibri"/>
          <w:lang w:val="af-ZA"/>
        </w:rPr>
        <w:t xml:space="preserve"> </w:t>
      </w:r>
      <w:r w:rsidRPr="00DE6316">
        <w:rPr>
          <w:rFonts w:ascii="Sylfaen" w:hAnsi="Sylfaen" w:cs="Calibri"/>
        </w:rPr>
        <w:t>վճարում</w:t>
      </w:r>
      <w:r w:rsidRPr="00DE6316">
        <w:rPr>
          <w:rFonts w:ascii="Sylfaen" w:hAnsi="Sylfaen" w:cs="Calibri"/>
          <w:lang w:val="af-ZA"/>
        </w:rPr>
        <w:t xml:space="preserve"> </w:t>
      </w:r>
      <w:r w:rsidRPr="00DE6316">
        <w:rPr>
          <w:rFonts w:ascii="Sylfaen" w:hAnsi="Sylfaen" w:cs="Calibri"/>
        </w:rPr>
        <w:t>է</w:t>
      </w:r>
      <w:r w:rsidRPr="00DE6316">
        <w:rPr>
          <w:rFonts w:ascii="Sylfaen" w:hAnsi="Sylfaen" w:cs="Calibri"/>
          <w:lang w:val="af-ZA"/>
        </w:rPr>
        <w:t xml:space="preserve"> </w:t>
      </w:r>
      <w:r w:rsidRPr="00DE6316">
        <w:rPr>
          <w:rFonts w:ascii="Sylfaen" w:hAnsi="Sylfaen" w:cs="Calibri"/>
        </w:rPr>
        <w:t>աշխատավարձի</w:t>
      </w:r>
      <w:r w:rsidRPr="00DE6316">
        <w:rPr>
          <w:rFonts w:ascii="Sylfaen" w:hAnsi="Sylfaen" w:cs="Calibri"/>
          <w:lang w:val="af-ZA"/>
        </w:rPr>
        <w:t xml:space="preserve"> </w:t>
      </w:r>
      <w:r w:rsidRPr="00DE6316">
        <w:rPr>
          <w:rFonts w:ascii="Sylfaen" w:hAnsi="Sylfaen" w:cs="Calibri"/>
        </w:rPr>
        <w:t>ձևով</w:t>
      </w:r>
      <w:r w:rsidRPr="00DE6316">
        <w:rPr>
          <w:rFonts w:ascii="Sylfaen" w:hAnsi="Sylfaen" w:cs="Calibri"/>
          <w:lang w:val="af-ZA"/>
        </w:rPr>
        <w:t>:</w:t>
      </w:r>
    </w:p>
    <w:p w14:paraId="467468E8" w14:textId="77777777" w:rsidR="00A00456" w:rsidRPr="00DE6316" w:rsidRDefault="00A00456" w:rsidP="00A00456">
      <w:pPr>
        <w:tabs>
          <w:tab w:val="left" w:pos="567"/>
        </w:tabs>
        <w:spacing w:line="360" w:lineRule="auto"/>
        <w:ind w:firstLine="567"/>
        <w:jc w:val="both"/>
        <w:rPr>
          <w:rFonts w:ascii="Sylfaen" w:hAnsi="Sylfaen" w:cs="Calibri"/>
          <w:lang w:val="af-ZA"/>
        </w:rPr>
      </w:pPr>
      <w:r w:rsidRPr="00DE6316">
        <w:rPr>
          <w:rFonts w:ascii="Sylfaen" w:hAnsi="Sylfaen" w:cs="Calibri"/>
          <w:lang w:val="af-ZA"/>
        </w:rPr>
        <w:tab/>
      </w:r>
      <w:r w:rsidRPr="00DE6316">
        <w:rPr>
          <w:rFonts w:ascii="Sylfaen" w:hAnsi="Sylfaen" w:cs="Calibri"/>
          <w:lang w:val="hy-AM"/>
        </w:rPr>
        <w:t>Ինքնարժեքի</w:t>
      </w:r>
      <w:r w:rsidRPr="00DE6316">
        <w:rPr>
          <w:rFonts w:ascii="Sylfaen" w:hAnsi="Sylfaen" w:cs="Calibri"/>
          <w:lang w:val="af-ZA"/>
        </w:rPr>
        <w:t xml:space="preserve"> </w:t>
      </w:r>
      <w:r w:rsidRPr="00DE6316">
        <w:rPr>
          <w:rFonts w:ascii="Sylfaen" w:hAnsi="Sylfaen" w:cs="Calibri"/>
          <w:lang w:val="hy-AM"/>
        </w:rPr>
        <w:t>մեջ</w:t>
      </w:r>
      <w:r w:rsidRPr="00DE6316">
        <w:rPr>
          <w:rFonts w:ascii="Sylfaen" w:hAnsi="Sylfaen" w:cs="Calibri"/>
          <w:lang w:val="af-ZA"/>
        </w:rPr>
        <w:t xml:space="preserve"> </w:t>
      </w:r>
      <w:r w:rsidRPr="00DE6316">
        <w:rPr>
          <w:rFonts w:ascii="Sylfaen" w:hAnsi="Sylfaen" w:cs="Calibri"/>
          <w:lang w:val="hy-AM"/>
        </w:rPr>
        <w:t>մտնող</w:t>
      </w:r>
      <w:r w:rsidRPr="00DE6316">
        <w:rPr>
          <w:rFonts w:ascii="Sylfaen" w:hAnsi="Sylfaen" w:cs="Calibri"/>
          <w:lang w:val="af-ZA"/>
        </w:rPr>
        <w:t xml:space="preserve"> </w:t>
      </w:r>
      <w:r w:rsidRPr="00DE6316">
        <w:rPr>
          <w:rFonts w:ascii="Sylfaen" w:hAnsi="Sylfaen" w:cs="Calibri"/>
          <w:lang w:val="hy-AM"/>
        </w:rPr>
        <w:t>ծախսերը</w:t>
      </w:r>
      <w:r w:rsidRPr="00DE6316">
        <w:rPr>
          <w:rFonts w:ascii="Sylfaen" w:hAnsi="Sylfaen" w:cs="Calibri"/>
          <w:lang w:val="af-ZA"/>
        </w:rPr>
        <w:t xml:space="preserve"> </w:t>
      </w:r>
      <w:r w:rsidRPr="00DE6316">
        <w:rPr>
          <w:rFonts w:ascii="Sylfaen" w:hAnsi="Sylfaen" w:cs="Calibri"/>
          <w:lang w:val="hy-AM"/>
        </w:rPr>
        <w:t>դասակարգվում</w:t>
      </w:r>
      <w:r w:rsidRPr="00DE6316">
        <w:rPr>
          <w:rFonts w:ascii="Sylfaen" w:hAnsi="Sylfaen" w:cs="Calibri"/>
          <w:lang w:val="af-ZA"/>
        </w:rPr>
        <w:t xml:space="preserve"> </w:t>
      </w:r>
      <w:r w:rsidRPr="00DE6316">
        <w:rPr>
          <w:rFonts w:ascii="Sylfaen" w:hAnsi="Sylfaen" w:cs="Calibri"/>
          <w:lang w:val="hy-AM"/>
        </w:rPr>
        <w:t>են</w:t>
      </w:r>
      <w:r w:rsidRPr="00DE6316">
        <w:rPr>
          <w:rFonts w:ascii="Sylfaen" w:hAnsi="Sylfaen" w:cs="Calibri"/>
          <w:lang w:val="af-ZA"/>
        </w:rPr>
        <w:t xml:space="preserve"> </w:t>
      </w:r>
      <w:r w:rsidRPr="00DE6316">
        <w:rPr>
          <w:rFonts w:ascii="Sylfaen" w:hAnsi="Sylfaen" w:cs="Calibri"/>
          <w:lang w:val="hy-AM"/>
        </w:rPr>
        <w:t>ըստ</w:t>
      </w:r>
      <w:r w:rsidRPr="00DE6316">
        <w:rPr>
          <w:rFonts w:ascii="Sylfaen" w:hAnsi="Sylfaen" w:cs="Calibri"/>
          <w:lang w:val="af-ZA"/>
        </w:rPr>
        <w:t xml:space="preserve"> </w:t>
      </w:r>
      <w:r w:rsidRPr="00DE6316">
        <w:rPr>
          <w:rFonts w:ascii="Sylfaen" w:hAnsi="Sylfaen" w:cs="Calibri"/>
          <w:lang w:val="hy-AM"/>
        </w:rPr>
        <w:t>տնտեսական</w:t>
      </w:r>
      <w:r w:rsidRPr="00DE6316">
        <w:rPr>
          <w:rFonts w:ascii="Sylfaen" w:hAnsi="Sylfaen" w:cs="Calibri"/>
          <w:lang w:val="af-ZA"/>
        </w:rPr>
        <w:t xml:space="preserve"> </w:t>
      </w:r>
      <w:r w:rsidRPr="00DE6316">
        <w:rPr>
          <w:rFonts w:ascii="Sylfaen" w:hAnsi="Sylfaen" w:cs="Calibri"/>
          <w:lang w:val="hy-AM"/>
        </w:rPr>
        <w:t>տարերի</w:t>
      </w:r>
      <w:r w:rsidRPr="00DE6316">
        <w:rPr>
          <w:rFonts w:ascii="Sylfaen" w:hAnsi="Sylfaen" w:cs="Calibri"/>
          <w:lang w:val="af-ZA"/>
        </w:rPr>
        <w:t xml:space="preserve"> </w:t>
      </w:r>
      <w:r w:rsidRPr="00DE6316">
        <w:rPr>
          <w:rFonts w:ascii="Sylfaen" w:hAnsi="Sylfaen" w:cs="Calibri"/>
          <w:lang w:val="hy-AM"/>
        </w:rPr>
        <w:t>և</w:t>
      </w:r>
      <w:r w:rsidRPr="00DE6316">
        <w:rPr>
          <w:rFonts w:ascii="Sylfaen" w:hAnsi="Sylfaen" w:cs="Calibri"/>
          <w:lang w:val="af-ZA"/>
        </w:rPr>
        <w:t xml:space="preserve"> </w:t>
      </w:r>
      <w:r w:rsidRPr="00DE6316">
        <w:rPr>
          <w:rFonts w:ascii="Sylfaen" w:hAnsi="Sylfaen" w:cs="Calibri"/>
          <w:lang w:val="hy-AM"/>
        </w:rPr>
        <w:t>ըստ</w:t>
      </w:r>
      <w:r w:rsidRPr="00DE6316">
        <w:rPr>
          <w:rFonts w:ascii="Sylfaen" w:hAnsi="Sylfaen" w:cs="Calibri"/>
          <w:lang w:val="af-ZA"/>
        </w:rPr>
        <w:t xml:space="preserve"> </w:t>
      </w:r>
      <w:r w:rsidRPr="00DE6316">
        <w:rPr>
          <w:rFonts w:ascii="Sylfaen" w:hAnsi="Sylfaen" w:cs="Calibri"/>
          <w:lang w:val="hy-AM"/>
        </w:rPr>
        <w:t>կալկուլյացիոն</w:t>
      </w:r>
      <w:r w:rsidRPr="00DE6316">
        <w:rPr>
          <w:rFonts w:ascii="Sylfaen" w:hAnsi="Sylfaen" w:cs="Calibri"/>
          <w:lang w:val="af-ZA"/>
        </w:rPr>
        <w:t xml:space="preserve"> </w:t>
      </w:r>
      <w:r w:rsidRPr="00DE6316">
        <w:rPr>
          <w:rFonts w:ascii="Sylfaen" w:hAnsi="Sylfaen" w:cs="Calibri"/>
          <w:lang w:val="hy-AM"/>
        </w:rPr>
        <w:t>հոդվածների</w:t>
      </w:r>
      <w:r w:rsidRPr="00DE6316">
        <w:rPr>
          <w:rFonts w:ascii="Sylfaen" w:hAnsi="Sylfaen" w:cs="Calibri"/>
          <w:lang w:val="af-ZA"/>
        </w:rPr>
        <w:t>:</w:t>
      </w:r>
    </w:p>
    <w:p w14:paraId="7AE97674" w14:textId="77777777" w:rsidR="00A00456" w:rsidRPr="00DE6316" w:rsidRDefault="00A00456" w:rsidP="00A00456">
      <w:pPr>
        <w:tabs>
          <w:tab w:val="left" w:pos="567"/>
        </w:tabs>
        <w:spacing w:line="360" w:lineRule="auto"/>
        <w:ind w:firstLine="567"/>
        <w:jc w:val="both"/>
        <w:rPr>
          <w:rFonts w:ascii="Sylfaen" w:hAnsi="Sylfaen" w:cs="Calibri"/>
          <w:lang w:val="af-ZA"/>
        </w:rPr>
      </w:pPr>
      <w:r w:rsidRPr="00DE6316">
        <w:rPr>
          <w:rFonts w:ascii="Sylfaen" w:hAnsi="Sylfaen" w:cs="Calibri"/>
          <w:lang w:val="af-ZA"/>
        </w:rPr>
        <w:tab/>
      </w:r>
      <w:r w:rsidRPr="00DE6316">
        <w:rPr>
          <w:rFonts w:ascii="Sylfaen" w:hAnsi="Sylfaen" w:cs="Calibri"/>
        </w:rPr>
        <w:t>Ներկայումս</w:t>
      </w:r>
      <w:r w:rsidRPr="00DE6316">
        <w:rPr>
          <w:rFonts w:ascii="Sylfaen" w:hAnsi="Sylfaen" w:cs="Calibri"/>
          <w:lang w:val="af-ZA"/>
        </w:rPr>
        <w:t xml:space="preserve"> </w:t>
      </w:r>
      <w:r w:rsidRPr="00DE6316">
        <w:rPr>
          <w:rFonts w:ascii="Sylfaen" w:hAnsi="Sylfaen" w:cs="Calibri"/>
        </w:rPr>
        <w:t>կիրառվում</w:t>
      </w:r>
      <w:r w:rsidRPr="00DE6316">
        <w:rPr>
          <w:rFonts w:ascii="Sylfaen" w:hAnsi="Sylfaen" w:cs="Calibri"/>
          <w:lang w:val="af-ZA"/>
        </w:rPr>
        <w:t xml:space="preserve"> </w:t>
      </w:r>
      <w:r w:rsidRPr="00DE6316">
        <w:rPr>
          <w:rFonts w:ascii="Sylfaen" w:hAnsi="Sylfaen" w:cs="Calibri"/>
        </w:rPr>
        <w:t>է</w:t>
      </w:r>
      <w:r w:rsidRPr="00DE6316">
        <w:rPr>
          <w:rFonts w:ascii="Sylfaen" w:hAnsi="Sylfaen" w:cs="Calibri"/>
          <w:lang w:val="af-ZA"/>
        </w:rPr>
        <w:t xml:space="preserve"> </w:t>
      </w:r>
      <w:r w:rsidRPr="00DE6316">
        <w:rPr>
          <w:rFonts w:ascii="Sylfaen" w:hAnsi="Sylfaen" w:cs="Calibri"/>
        </w:rPr>
        <w:t>ծախսերի</w:t>
      </w:r>
      <w:r w:rsidRPr="00DE6316">
        <w:rPr>
          <w:rFonts w:ascii="Sylfaen" w:hAnsi="Sylfaen" w:cs="Calibri"/>
          <w:lang w:val="af-ZA"/>
        </w:rPr>
        <w:t xml:space="preserve"> </w:t>
      </w:r>
      <w:r w:rsidRPr="00DE6316">
        <w:rPr>
          <w:rFonts w:ascii="Sylfaen" w:hAnsi="Sylfaen" w:cs="Calibri"/>
        </w:rPr>
        <w:t>ըստ</w:t>
      </w:r>
      <w:r w:rsidRPr="00DE6316">
        <w:rPr>
          <w:rFonts w:ascii="Sylfaen" w:hAnsi="Sylfaen" w:cs="Calibri"/>
          <w:lang w:val="af-ZA"/>
        </w:rPr>
        <w:t xml:space="preserve"> </w:t>
      </w:r>
      <w:r w:rsidRPr="00DE6316">
        <w:rPr>
          <w:rFonts w:ascii="Sylfaen" w:hAnsi="Sylfaen" w:cs="Calibri"/>
        </w:rPr>
        <w:t>կալկուլյացիոն</w:t>
      </w:r>
      <w:r w:rsidRPr="00DE6316">
        <w:rPr>
          <w:rFonts w:ascii="Sylfaen" w:hAnsi="Sylfaen" w:cs="Calibri"/>
          <w:lang w:val="af-ZA"/>
        </w:rPr>
        <w:t xml:space="preserve"> </w:t>
      </w:r>
      <w:r w:rsidRPr="00DE6316">
        <w:rPr>
          <w:rFonts w:ascii="Sylfaen" w:hAnsi="Sylfaen" w:cs="Calibri"/>
        </w:rPr>
        <w:t>հիմնական</w:t>
      </w:r>
      <w:r w:rsidRPr="00DE6316">
        <w:rPr>
          <w:rFonts w:ascii="Sylfaen" w:hAnsi="Sylfaen" w:cs="Calibri"/>
          <w:lang w:val="af-ZA"/>
        </w:rPr>
        <w:t xml:space="preserve"> </w:t>
      </w:r>
      <w:r w:rsidRPr="00DE6316">
        <w:rPr>
          <w:rFonts w:ascii="Sylfaen" w:hAnsi="Sylfaen" w:cs="Calibri"/>
        </w:rPr>
        <w:t>հոդվածների</w:t>
      </w:r>
      <w:r w:rsidRPr="00DE6316">
        <w:rPr>
          <w:rFonts w:ascii="Sylfaen" w:hAnsi="Sylfaen" w:cs="Calibri"/>
          <w:lang w:val="af-ZA"/>
        </w:rPr>
        <w:t xml:space="preserve"> </w:t>
      </w:r>
      <w:r w:rsidRPr="00DE6316">
        <w:rPr>
          <w:rFonts w:ascii="Sylfaen" w:hAnsi="Sylfaen" w:cs="Calibri"/>
        </w:rPr>
        <w:t>հետևյալ</w:t>
      </w:r>
      <w:r w:rsidRPr="00DE6316">
        <w:rPr>
          <w:rFonts w:ascii="Sylfaen" w:hAnsi="Sylfaen" w:cs="Calibri"/>
          <w:lang w:val="af-ZA"/>
        </w:rPr>
        <w:t xml:space="preserve"> </w:t>
      </w:r>
      <w:r w:rsidRPr="00DE6316">
        <w:rPr>
          <w:rFonts w:ascii="Sylfaen" w:hAnsi="Sylfaen" w:cs="Calibri"/>
        </w:rPr>
        <w:t>դասակարգումը</w:t>
      </w:r>
      <w:r w:rsidRPr="00DE6316">
        <w:rPr>
          <w:rFonts w:ascii="Sylfaen" w:hAnsi="Sylfaen" w:cs="Calibri"/>
          <w:lang w:val="af-ZA"/>
        </w:rPr>
        <w:t>`</w:t>
      </w:r>
    </w:p>
    <w:p w14:paraId="697228BD" w14:textId="77777777" w:rsidR="00A00456" w:rsidRPr="00DE6316" w:rsidRDefault="00A00456" w:rsidP="00A00456">
      <w:pPr>
        <w:tabs>
          <w:tab w:val="left" w:pos="567"/>
          <w:tab w:val="left" w:pos="851"/>
        </w:tabs>
        <w:spacing w:line="360" w:lineRule="auto"/>
        <w:ind w:firstLine="567"/>
        <w:jc w:val="both"/>
        <w:rPr>
          <w:rFonts w:ascii="Sylfaen" w:hAnsi="Sylfaen" w:cs="Calibri"/>
          <w:lang w:val="hy-AM"/>
        </w:rPr>
      </w:pPr>
      <w:r w:rsidRPr="00DE6316">
        <w:rPr>
          <w:rFonts w:ascii="Sylfaen" w:hAnsi="Sylfaen" w:cs="Calibri"/>
          <w:lang w:val="af-ZA"/>
        </w:rPr>
        <w:t>1.</w:t>
      </w:r>
      <w:r w:rsidRPr="00DE6316">
        <w:rPr>
          <w:rFonts w:ascii="Sylfaen" w:hAnsi="Sylfaen" w:cs="Calibri"/>
          <w:lang w:val="af-ZA"/>
        </w:rPr>
        <w:tab/>
      </w:r>
      <w:r w:rsidRPr="00DE6316">
        <w:rPr>
          <w:rFonts w:ascii="Sylfaen" w:hAnsi="Sylfaen" w:cs="Calibri"/>
          <w:lang w:val="hy-AM"/>
        </w:rPr>
        <w:t>հ</w:t>
      </w:r>
      <w:r w:rsidRPr="00DE6316">
        <w:rPr>
          <w:rFonts w:ascii="Sylfaen" w:hAnsi="Sylfaen" w:cs="Calibri"/>
        </w:rPr>
        <w:t>ամալրող</w:t>
      </w:r>
      <w:r w:rsidRPr="00DE6316">
        <w:rPr>
          <w:rFonts w:ascii="Sylfaen" w:hAnsi="Sylfaen" w:cs="Calibri"/>
          <w:lang w:val="af-ZA"/>
        </w:rPr>
        <w:t xml:space="preserve"> </w:t>
      </w:r>
      <w:r w:rsidRPr="00DE6316">
        <w:rPr>
          <w:rFonts w:ascii="Sylfaen" w:hAnsi="Sylfaen" w:cs="Calibri"/>
        </w:rPr>
        <w:t>առարկաներ</w:t>
      </w:r>
      <w:r w:rsidRPr="00DE6316">
        <w:rPr>
          <w:rFonts w:ascii="Sylfaen" w:hAnsi="Sylfaen" w:cs="Calibri"/>
          <w:lang w:val="hy-AM"/>
        </w:rPr>
        <w:t>,</w:t>
      </w:r>
    </w:p>
    <w:p w14:paraId="5B91CA60" w14:textId="77777777" w:rsidR="00A00456" w:rsidRPr="00DE6316" w:rsidRDefault="00A00456" w:rsidP="00A00456">
      <w:pPr>
        <w:tabs>
          <w:tab w:val="left" w:pos="567"/>
          <w:tab w:val="left" w:pos="851"/>
        </w:tabs>
        <w:spacing w:line="360" w:lineRule="auto"/>
        <w:ind w:firstLine="567"/>
        <w:jc w:val="both"/>
        <w:rPr>
          <w:rFonts w:ascii="Sylfaen" w:hAnsi="Sylfaen" w:cs="Calibri"/>
          <w:lang w:val="af-ZA"/>
        </w:rPr>
      </w:pPr>
      <w:r w:rsidRPr="00DE6316">
        <w:rPr>
          <w:rFonts w:ascii="Sylfaen" w:hAnsi="Sylfaen" w:cs="Calibri"/>
          <w:lang w:val="af-ZA"/>
        </w:rPr>
        <w:t>2.</w:t>
      </w:r>
      <w:r w:rsidRPr="00DE6316">
        <w:rPr>
          <w:rFonts w:ascii="Sylfaen" w:hAnsi="Sylfaen" w:cs="Calibri"/>
          <w:lang w:val="af-ZA"/>
        </w:rPr>
        <w:tab/>
      </w:r>
      <w:r w:rsidRPr="00DE6316">
        <w:rPr>
          <w:rFonts w:ascii="Sylfaen" w:hAnsi="Sylfaen" w:cs="Calibri"/>
          <w:lang w:val="hy-AM"/>
        </w:rPr>
        <w:t>էլեկտրաէ</w:t>
      </w:r>
      <w:r w:rsidRPr="00DE6316">
        <w:rPr>
          <w:rFonts w:ascii="Sylfaen" w:hAnsi="Sylfaen" w:cs="Calibri"/>
        </w:rPr>
        <w:t>ներգիա</w:t>
      </w:r>
      <w:r w:rsidRPr="00DE6316">
        <w:rPr>
          <w:rFonts w:ascii="Sylfaen" w:hAnsi="Sylfaen" w:cs="Calibri"/>
          <w:lang w:val="hy-AM"/>
        </w:rPr>
        <w:t>յի ծախսեր,</w:t>
      </w:r>
    </w:p>
    <w:p w14:paraId="030DBE6A" w14:textId="77777777" w:rsidR="00A00456" w:rsidRPr="00DE6316" w:rsidRDefault="00A00456" w:rsidP="00A00456">
      <w:pPr>
        <w:tabs>
          <w:tab w:val="left" w:pos="567"/>
          <w:tab w:val="left" w:pos="851"/>
        </w:tabs>
        <w:spacing w:line="360" w:lineRule="auto"/>
        <w:ind w:firstLine="567"/>
        <w:jc w:val="both"/>
        <w:rPr>
          <w:rFonts w:ascii="Sylfaen" w:hAnsi="Sylfaen" w:cs="Calibri"/>
          <w:lang w:val="hy-AM"/>
        </w:rPr>
      </w:pPr>
      <w:r w:rsidRPr="00DE6316">
        <w:rPr>
          <w:rFonts w:ascii="Sylfaen" w:hAnsi="Sylfaen" w:cs="Calibri"/>
          <w:lang w:val="af-ZA"/>
        </w:rPr>
        <w:t>3.</w:t>
      </w:r>
      <w:r w:rsidRPr="00DE6316">
        <w:rPr>
          <w:rFonts w:ascii="Sylfaen" w:hAnsi="Sylfaen" w:cs="Calibri"/>
          <w:lang w:val="af-ZA"/>
        </w:rPr>
        <w:tab/>
      </w:r>
      <w:r w:rsidRPr="00DE6316">
        <w:rPr>
          <w:rFonts w:ascii="Sylfaen" w:hAnsi="Sylfaen" w:cs="Calibri"/>
          <w:lang w:val="hy-AM"/>
        </w:rPr>
        <w:t xml:space="preserve">աշխատողների </w:t>
      </w:r>
      <w:r w:rsidRPr="00DE6316">
        <w:rPr>
          <w:rFonts w:ascii="Sylfaen" w:hAnsi="Sylfaen" w:cs="Calibri"/>
        </w:rPr>
        <w:t>հիմնական</w:t>
      </w:r>
      <w:r w:rsidRPr="00DE6316">
        <w:rPr>
          <w:rFonts w:ascii="Sylfaen" w:hAnsi="Sylfaen" w:cs="Calibri"/>
          <w:lang w:val="af-ZA"/>
        </w:rPr>
        <w:t xml:space="preserve"> </w:t>
      </w:r>
      <w:r w:rsidRPr="00DE6316">
        <w:rPr>
          <w:rFonts w:ascii="Sylfaen" w:hAnsi="Sylfaen" w:cs="Calibri"/>
        </w:rPr>
        <w:t>աշխատավարձ</w:t>
      </w:r>
      <w:r w:rsidRPr="00DE6316">
        <w:rPr>
          <w:rFonts w:ascii="Sylfaen" w:hAnsi="Sylfaen" w:cs="Calibri"/>
          <w:lang w:val="hy-AM"/>
        </w:rPr>
        <w:t>,</w:t>
      </w:r>
    </w:p>
    <w:p w14:paraId="414E8D73" w14:textId="77777777" w:rsidR="00A00456" w:rsidRPr="00DE6316" w:rsidRDefault="00A00456" w:rsidP="00A00456">
      <w:pPr>
        <w:tabs>
          <w:tab w:val="left" w:pos="567"/>
          <w:tab w:val="left" w:pos="851"/>
        </w:tabs>
        <w:spacing w:line="360" w:lineRule="auto"/>
        <w:ind w:firstLine="567"/>
        <w:jc w:val="both"/>
        <w:rPr>
          <w:rFonts w:ascii="Sylfaen" w:hAnsi="Sylfaen" w:cs="Calibri"/>
          <w:lang w:val="hy-AM"/>
        </w:rPr>
      </w:pPr>
      <w:r w:rsidRPr="00DE6316">
        <w:rPr>
          <w:rFonts w:ascii="Sylfaen" w:hAnsi="Sylfaen" w:cs="Calibri"/>
          <w:lang w:val="af-ZA"/>
        </w:rPr>
        <w:t>4.</w:t>
      </w:r>
      <w:r w:rsidRPr="00DE6316">
        <w:rPr>
          <w:rFonts w:ascii="Sylfaen" w:hAnsi="Sylfaen" w:cs="Calibri"/>
          <w:lang w:val="af-ZA"/>
        </w:rPr>
        <w:tab/>
      </w:r>
      <w:r w:rsidRPr="00DE6316">
        <w:rPr>
          <w:rFonts w:ascii="Sylfaen" w:hAnsi="Sylfaen" w:cs="Calibri"/>
          <w:lang w:val="hy-AM"/>
        </w:rPr>
        <w:t>աշխատողների</w:t>
      </w:r>
      <w:r w:rsidRPr="00DE6316">
        <w:rPr>
          <w:rFonts w:ascii="Sylfaen" w:hAnsi="Sylfaen" w:cs="Calibri"/>
          <w:lang w:val="af-ZA"/>
        </w:rPr>
        <w:t xml:space="preserve"> </w:t>
      </w:r>
      <w:r w:rsidRPr="00DE6316">
        <w:rPr>
          <w:rFonts w:ascii="Sylfaen" w:hAnsi="Sylfaen" w:cs="Calibri"/>
          <w:lang w:val="hy-AM"/>
        </w:rPr>
        <w:t>լրացուցիչ</w:t>
      </w:r>
      <w:r w:rsidRPr="00DE6316">
        <w:rPr>
          <w:rFonts w:ascii="Sylfaen" w:hAnsi="Sylfaen" w:cs="Calibri"/>
          <w:lang w:val="af-ZA"/>
        </w:rPr>
        <w:t xml:space="preserve"> </w:t>
      </w:r>
      <w:r w:rsidRPr="00DE6316">
        <w:rPr>
          <w:rFonts w:ascii="Sylfaen" w:hAnsi="Sylfaen" w:cs="Calibri"/>
          <w:lang w:val="hy-AM"/>
        </w:rPr>
        <w:t>աշխատավարձ,</w:t>
      </w:r>
    </w:p>
    <w:p w14:paraId="7D953D4F" w14:textId="77777777" w:rsidR="00A00456" w:rsidRPr="00DE6316" w:rsidRDefault="00A00456" w:rsidP="00A00456">
      <w:pPr>
        <w:tabs>
          <w:tab w:val="left" w:pos="567"/>
          <w:tab w:val="left" w:pos="851"/>
        </w:tabs>
        <w:spacing w:line="360" w:lineRule="auto"/>
        <w:ind w:firstLine="567"/>
        <w:jc w:val="both"/>
        <w:rPr>
          <w:rFonts w:ascii="Sylfaen" w:hAnsi="Sylfaen" w:cs="Calibri"/>
          <w:lang w:val="hy-AM"/>
        </w:rPr>
      </w:pPr>
      <w:r w:rsidRPr="00DE6316">
        <w:rPr>
          <w:rFonts w:ascii="Sylfaen" w:hAnsi="Sylfaen" w:cs="Calibri"/>
          <w:lang w:val="af-ZA"/>
        </w:rPr>
        <w:t>5.</w:t>
      </w:r>
      <w:r w:rsidRPr="00DE6316">
        <w:rPr>
          <w:rFonts w:ascii="Sylfaen" w:hAnsi="Sylfaen" w:cs="Calibri"/>
          <w:lang w:val="af-ZA"/>
        </w:rPr>
        <w:tab/>
      </w:r>
      <w:r w:rsidRPr="00DE6316">
        <w:rPr>
          <w:rFonts w:ascii="Sylfaen" w:hAnsi="Sylfaen" w:cs="Calibri"/>
          <w:lang w:val="hy-AM"/>
        </w:rPr>
        <w:t>սարքավորումների</w:t>
      </w:r>
      <w:r w:rsidRPr="00DE6316">
        <w:rPr>
          <w:rFonts w:ascii="Sylfaen" w:hAnsi="Sylfaen" w:cs="Calibri"/>
          <w:lang w:val="af-ZA"/>
        </w:rPr>
        <w:t xml:space="preserve"> </w:t>
      </w:r>
      <w:r w:rsidRPr="00DE6316">
        <w:rPr>
          <w:rFonts w:ascii="Sylfaen" w:hAnsi="Sylfaen" w:cs="Calibri"/>
          <w:lang w:val="hy-AM"/>
        </w:rPr>
        <w:t>շահագործման</w:t>
      </w:r>
      <w:r w:rsidRPr="00DE6316">
        <w:rPr>
          <w:rFonts w:ascii="Sylfaen" w:hAnsi="Sylfaen" w:cs="Calibri"/>
          <w:lang w:val="af-ZA"/>
        </w:rPr>
        <w:t xml:space="preserve"> </w:t>
      </w:r>
      <w:r w:rsidRPr="00DE6316">
        <w:rPr>
          <w:rFonts w:ascii="Sylfaen" w:hAnsi="Sylfaen" w:cs="Calibri"/>
          <w:lang w:val="hy-AM"/>
        </w:rPr>
        <w:t>և</w:t>
      </w:r>
      <w:r w:rsidRPr="00DE6316">
        <w:rPr>
          <w:rFonts w:ascii="Sylfaen" w:hAnsi="Sylfaen" w:cs="Calibri"/>
          <w:lang w:val="af-ZA"/>
        </w:rPr>
        <w:t xml:space="preserve"> </w:t>
      </w:r>
      <w:r w:rsidRPr="00DE6316">
        <w:rPr>
          <w:rFonts w:ascii="Sylfaen" w:hAnsi="Sylfaen" w:cs="Calibri"/>
          <w:lang w:val="hy-AM"/>
        </w:rPr>
        <w:t>պահպանման</w:t>
      </w:r>
      <w:r w:rsidRPr="00DE6316">
        <w:rPr>
          <w:rFonts w:ascii="Sylfaen" w:hAnsi="Sylfaen" w:cs="Calibri"/>
          <w:lang w:val="af-ZA"/>
        </w:rPr>
        <w:t xml:space="preserve"> </w:t>
      </w:r>
      <w:r w:rsidRPr="00DE6316">
        <w:rPr>
          <w:rFonts w:ascii="Sylfaen" w:hAnsi="Sylfaen" w:cs="Calibri"/>
          <w:lang w:val="hy-AM"/>
        </w:rPr>
        <w:t>ծախսեր,</w:t>
      </w:r>
    </w:p>
    <w:p w14:paraId="615DE9F2" w14:textId="77777777" w:rsidR="00A00456" w:rsidRPr="00DE6316" w:rsidRDefault="00A00456" w:rsidP="00A00456">
      <w:pPr>
        <w:tabs>
          <w:tab w:val="left" w:pos="567"/>
          <w:tab w:val="left" w:pos="851"/>
        </w:tabs>
        <w:spacing w:line="360" w:lineRule="auto"/>
        <w:ind w:firstLine="567"/>
        <w:jc w:val="both"/>
        <w:rPr>
          <w:rFonts w:ascii="Sylfaen" w:eastAsia="MS Mincho" w:hAnsi="Sylfaen" w:cs="MS Mincho"/>
          <w:lang w:val="hy-AM"/>
        </w:rPr>
      </w:pPr>
      <w:r w:rsidRPr="00DE6316">
        <w:rPr>
          <w:rFonts w:ascii="Sylfaen" w:hAnsi="Sylfaen" w:cs="Calibri"/>
          <w:lang w:val="hy-AM"/>
        </w:rPr>
        <w:t>6</w:t>
      </w:r>
      <w:r w:rsidRPr="00DE6316">
        <w:rPr>
          <w:rFonts w:ascii="MS Mincho" w:eastAsia="MS Mincho" w:hAnsi="MS Mincho" w:cs="MS Mincho" w:hint="eastAsia"/>
          <w:lang w:val="hy-AM"/>
        </w:rPr>
        <w:t>․</w:t>
      </w:r>
      <w:r w:rsidRPr="00DE6316">
        <w:rPr>
          <w:rFonts w:ascii="Sylfaen" w:eastAsia="MS Mincho" w:hAnsi="Sylfaen" w:cs="MS Mincho"/>
          <w:lang w:val="hy-AM"/>
        </w:rPr>
        <w:t xml:space="preserve"> տարածքի վարձակալության համար ծախս, </w:t>
      </w:r>
    </w:p>
    <w:p w14:paraId="6AE4D8A1" w14:textId="77777777" w:rsidR="00A00456" w:rsidRPr="00DE6316" w:rsidRDefault="00A00456" w:rsidP="00A00456">
      <w:pPr>
        <w:tabs>
          <w:tab w:val="left" w:pos="567"/>
          <w:tab w:val="left" w:pos="851"/>
        </w:tabs>
        <w:spacing w:line="360" w:lineRule="auto"/>
        <w:ind w:firstLine="567"/>
        <w:jc w:val="both"/>
        <w:rPr>
          <w:rFonts w:ascii="Sylfaen" w:eastAsia="Calibri" w:hAnsi="Sylfaen" w:cs="Calibri"/>
          <w:lang w:val="af-ZA"/>
        </w:rPr>
      </w:pPr>
      <w:r w:rsidRPr="00DE6316">
        <w:rPr>
          <w:rFonts w:ascii="Sylfaen" w:hAnsi="Sylfaen" w:cs="Calibri"/>
          <w:bCs/>
          <w:lang w:val="hy-AM"/>
        </w:rPr>
        <w:t>7</w:t>
      </w:r>
      <w:r w:rsidRPr="00DE6316">
        <w:rPr>
          <w:rFonts w:ascii="MS Mincho" w:eastAsia="MS Mincho" w:hAnsi="MS Mincho" w:cs="MS Mincho" w:hint="eastAsia"/>
          <w:bCs/>
          <w:lang w:val="hy-AM"/>
        </w:rPr>
        <w:t>․</w:t>
      </w:r>
      <w:r w:rsidRPr="00DE6316">
        <w:rPr>
          <w:rFonts w:ascii="Sylfaen" w:eastAsia="MS Mincho" w:hAnsi="Sylfaen" w:cs="MS Mincho"/>
          <w:bCs/>
          <w:lang w:val="hy-AM"/>
        </w:rPr>
        <w:t xml:space="preserve"> ը</w:t>
      </w:r>
      <w:r w:rsidRPr="00DE6316">
        <w:rPr>
          <w:rFonts w:ascii="Sylfaen" w:hAnsi="Sylfaen" w:cs="Calibri"/>
          <w:bCs/>
          <w:lang w:val="hy-AM"/>
        </w:rPr>
        <w:t>նդ</w:t>
      </w:r>
      <w:r w:rsidRPr="00DE6316">
        <w:rPr>
          <w:rFonts w:ascii="Sylfaen" w:hAnsi="Sylfaen" w:cs="Calibri"/>
          <w:lang w:val="hy-AM"/>
        </w:rPr>
        <w:t>հանուր</w:t>
      </w:r>
      <w:r w:rsidRPr="00DE6316">
        <w:rPr>
          <w:rFonts w:ascii="Sylfaen" w:hAnsi="Sylfaen" w:cs="Calibri"/>
          <w:lang w:val="af-ZA"/>
        </w:rPr>
        <w:t xml:space="preserve"> </w:t>
      </w:r>
      <w:r w:rsidRPr="00DE6316">
        <w:rPr>
          <w:rFonts w:ascii="Sylfaen" w:hAnsi="Sylfaen" w:cs="Calibri"/>
          <w:lang w:val="hy-AM"/>
        </w:rPr>
        <w:t>տնտեսական</w:t>
      </w:r>
      <w:r w:rsidRPr="00DE6316">
        <w:rPr>
          <w:rFonts w:ascii="Sylfaen" w:hAnsi="Sylfaen" w:cs="Calibri"/>
          <w:lang w:val="af-ZA"/>
        </w:rPr>
        <w:t xml:space="preserve"> </w:t>
      </w:r>
      <w:r w:rsidRPr="00DE6316">
        <w:rPr>
          <w:rFonts w:ascii="Sylfaen" w:hAnsi="Sylfaen" w:cs="Calibri"/>
          <w:lang w:val="hy-AM"/>
        </w:rPr>
        <w:t>ծախսեր։</w:t>
      </w:r>
    </w:p>
    <w:p w14:paraId="68579205" w14:textId="77777777" w:rsidR="00A00456" w:rsidRPr="00DE6316" w:rsidRDefault="00A00456" w:rsidP="00A00456">
      <w:pPr>
        <w:tabs>
          <w:tab w:val="left" w:pos="567"/>
        </w:tabs>
        <w:spacing w:line="360" w:lineRule="auto"/>
        <w:ind w:firstLine="567"/>
        <w:jc w:val="both"/>
        <w:rPr>
          <w:rFonts w:ascii="Sylfaen" w:hAnsi="Sylfaen" w:cs="Calibri"/>
          <w:b/>
          <w:u w:val="single"/>
          <w:lang w:val="hy-AM"/>
        </w:rPr>
      </w:pPr>
      <w:r w:rsidRPr="00DE6316">
        <w:rPr>
          <w:rFonts w:ascii="Sylfaen" w:hAnsi="Sylfaen" w:cs="Calibri"/>
          <w:b/>
          <w:u w:val="single"/>
          <w:lang w:val="hy-AM"/>
        </w:rPr>
        <w:t>Ինքնարժեք</w:t>
      </w:r>
      <w:r w:rsidRPr="00DE6316">
        <w:rPr>
          <w:rFonts w:ascii="Sylfaen" w:hAnsi="Sylfaen" w:cs="Calibri"/>
          <w:b/>
          <w:u w:val="single"/>
          <w:lang w:val="af-ZA"/>
        </w:rPr>
        <w:t xml:space="preserve">  (1-</w:t>
      </w:r>
      <w:r w:rsidRPr="00DE6316">
        <w:rPr>
          <w:rFonts w:ascii="Sylfaen" w:hAnsi="Sylfaen" w:cs="Calibri"/>
          <w:b/>
          <w:u w:val="single"/>
          <w:lang w:val="hy-AM"/>
        </w:rPr>
        <w:t>7</w:t>
      </w:r>
      <w:r w:rsidRPr="00DE6316">
        <w:rPr>
          <w:rFonts w:ascii="Sylfaen" w:hAnsi="Sylfaen" w:cs="Calibri"/>
          <w:b/>
          <w:u w:val="single"/>
          <w:lang w:val="af-ZA"/>
        </w:rPr>
        <w:t xml:space="preserve"> </w:t>
      </w:r>
      <w:r w:rsidRPr="00DE6316">
        <w:rPr>
          <w:rFonts w:ascii="Sylfaen" w:hAnsi="Sylfaen" w:cs="Calibri"/>
          <w:b/>
          <w:u w:val="single"/>
          <w:lang w:val="hy-AM"/>
        </w:rPr>
        <w:t>կետերի</w:t>
      </w:r>
      <w:r w:rsidRPr="00DE6316">
        <w:rPr>
          <w:rFonts w:ascii="Sylfaen" w:hAnsi="Sylfaen" w:cs="Calibri"/>
          <w:b/>
          <w:u w:val="single"/>
          <w:lang w:val="af-ZA"/>
        </w:rPr>
        <w:t xml:space="preserve"> </w:t>
      </w:r>
      <w:r w:rsidRPr="00DE6316">
        <w:rPr>
          <w:rFonts w:ascii="Sylfaen" w:hAnsi="Sylfaen" w:cs="Calibri"/>
          <w:b/>
          <w:u w:val="single"/>
          <w:lang w:val="hy-AM"/>
        </w:rPr>
        <w:t>գումարը</w:t>
      </w:r>
      <w:r w:rsidRPr="00DE6316">
        <w:rPr>
          <w:rFonts w:ascii="Sylfaen" w:hAnsi="Sylfaen" w:cs="Calibri"/>
          <w:b/>
          <w:u w:val="single"/>
          <w:lang w:val="af-ZA"/>
        </w:rPr>
        <w:t>)</w:t>
      </w:r>
      <w:r w:rsidRPr="00DE6316">
        <w:rPr>
          <w:rFonts w:ascii="Sylfaen" w:hAnsi="Sylfaen" w:cs="Calibri"/>
          <w:b/>
          <w:u w:val="single"/>
          <w:lang w:val="hy-AM"/>
        </w:rPr>
        <w:t>։</w:t>
      </w:r>
    </w:p>
    <w:p w14:paraId="0289BBA3" w14:textId="77777777" w:rsidR="00A00456" w:rsidRPr="00DE6316" w:rsidRDefault="00A00456" w:rsidP="001C09A2">
      <w:pPr>
        <w:tabs>
          <w:tab w:val="left" w:pos="567"/>
        </w:tabs>
        <w:spacing w:before="240" w:line="360" w:lineRule="auto"/>
        <w:ind w:firstLine="567"/>
        <w:jc w:val="both"/>
        <w:rPr>
          <w:rFonts w:ascii="Sylfaen" w:hAnsi="Sylfaen" w:cs="Calibri"/>
          <w:lang w:val="hy-AM"/>
        </w:rPr>
      </w:pPr>
      <w:r w:rsidRPr="00DE6316">
        <w:rPr>
          <w:rFonts w:ascii="Sylfaen" w:hAnsi="Sylfaen" w:cs="Calibri"/>
          <w:lang w:val="hy-AM"/>
        </w:rPr>
        <w:t xml:space="preserve">Փաթեթը, որի ինքնարժեքն ու գինը ենթակա է որոշման, իրենից ներկայացնում է՝ </w:t>
      </w:r>
      <w:r w:rsidRPr="00B0369F">
        <w:rPr>
          <w:rFonts w:ascii="Sylfaen" w:hAnsi="Sylfaen"/>
          <w:b/>
          <w:bCs/>
          <w:lang w:val="hy-AM"/>
        </w:rPr>
        <w:t xml:space="preserve">Ինտեգրալ սխեմաների ֆիզիկական նախագծման տեղաբաշխման համակարգի մշակման </w:t>
      </w:r>
      <w:r>
        <w:rPr>
          <w:rFonts w:ascii="Sylfaen" w:hAnsi="Sylfaen"/>
          <w:b/>
          <w:bCs/>
          <w:lang w:val="hy-AM"/>
        </w:rPr>
        <w:t>ծրագրային փաթեթ</w:t>
      </w:r>
      <w:r w:rsidRPr="00DE6316">
        <w:rPr>
          <w:rFonts w:ascii="Sylfaen" w:hAnsi="Sylfaen" w:cs="Calibri"/>
          <w:lang w:val="hy-AM"/>
        </w:rPr>
        <w:t>:</w:t>
      </w:r>
    </w:p>
    <w:p w14:paraId="78F00C51" w14:textId="77777777" w:rsidR="00A00456" w:rsidRPr="00DE6316" w:rsidRDefault="00A00456" w:rsidP="00A00456">
      <w:pPr>
        <w:tabs>
          <w:tab w:val="left" w:pos="567"/>
        </w:tabs>
        <w:spacing w:line="360" w:lineRule="auto"/>
        <w:ind w:firstLine="567"/>
        <w:jc w:val="both"/>
        <w:rPr>
          <w:rFonts w:ascii="Sylfaen" w:eastAsia="Calibri" w:hAnsi="Sylfaen" w:cs="Calibri"/>
          <w:lang w:val="hy-AM"/>
        </w:rPr>
      </w:pPr>
      <w:r w:rsidRPr="00DE6316">
        <w:rPr>
          <w:rFonts w:ascii="Sylfaen" w:hAnsi="Sylfaen" w:cs="Calibri"/>
          <w:lang w:val="hy-AM"/>
        </w:rPr>
        <w:t xml:space="preserve">Հաշվարկի համար ելքային տվյալներ են հանդիսանում` </w:t>
      </w:r>
    </w:p>
    <w:p w14:paraId="2C1570CC" w14:textId="77777777" w:rsidR="00A00456" w:rsidRPr="00DE6316" w:rsidRDefault="00A00456" w:rsidP="00A00456">
      <w:pPr>
        <w:tabs>
          <w:tab w:val="left" w:pos="567"/>
        </w:tabs>
        <w:spacing w:line="360" w:lineRule="auto"/>
        <w:ind w:firstLine="567"/>
        <w:jc w:val="both"/>
        <w:rPr>
          <w:rFonts w:ascii="Sylfaen" w:hAnsi="Sylfaen" w:cs="Calibri"/>
          <w:lang w:val="hy-AM"/>
        </w:rPr>
      </w:pPr>
      <w:r w:rsidRPr="00DE6316">
        <w:rPr>
          <w:rFonts w:ascii="Sylfaen" w:hAnsi="Sylfaen" w:cs="Calibri"/>
          <w:lang w:val="hy-AM"/>
        </w:rPr>
        <w:t>- փաթեթի մեջ մտնող համալրող առարկաների քանակն ու անվանացանկը;</w:t>
      </w:r>
    </w:p>
    <w:p w14:paraId="4D9505C5" w14:textId="77777777" w:rsidR="00A00456" w:rsidRPr="00DE6316" w:rsidRDefault="00A00456" w:rsidP="00A00456">
      <w:pPr>
        <w:tabs>
          <w:tab w:val="left" w:pos="567"/>
        </w:tabs>
        <w:spacing w:line="360" w:lineRule="auto"/>
        <w:ind w:firstLine="567"/>
        <w:jc w:val="both"/>
        <w:rPr>
          <w:rFonts w:ascii="Sylfaen" w:hAnsi="Sylfaen" w:cs="Calibri"/>
          <w:lang w:val="hy-AM"/>
        </w:rPr>
      </w:pPr>
      <w:r w:rsidRPr="00DE6316">
        <w:rPr>
          <w:rFonts w:ascii="Sylfaen" w:hAnsi="Sylfaen" w:cs="Calibri"/>
          <w:lang w:val="hy-AM"/>
        </w:rPr>
        <w:lastRenderedPageBreak/>
        <w:t>-</w:t>
      </w:r>
      <w:r w:rsidRPr="00DE6316">
        <w:rPr>
          <w:rFonts w:ascii="Sylfaen" w:hAnsi="Sylfaen" w:cs="Calibri"/>
          <w:lang w:val="hy-AM"/>
        </w:rPr>
        <w:tab/>
        <w:t xml:space="preserve">ժամանակի ամփոփ նորմերը, աշխատանքի կարգն ու աշխատավարձի ձևերը, </w:t>
      </w:r>
    </w:p>
    <w:p w14:paraId="690B313A" w14:textId="77777777" w:rsidR="00A00456" w:rsidRPr="00DE6316" w:rsidRDefault="00A00456" w:rsidP="00A00456">
      <w:pPr>
        <w:tabs>
          <w:tab w:val="left" w:pos="567"/>
        </w:tabs>
        <w:spacing w:line="360" w:lineRule="auto"/>
        <w:ind w:firstLine="567"/>
        <w:jc w:val="both"/>
        <w:rPr>
          <w:rFonts w:ascii="Sylfaen" w:hAnsi="Sylfaen" w:cs="Calibri"/>
          <w:lang w:val="hy-AM"/>
        </w:rPr>
      </w:pPr>
      <w:r w:rsidRPr="00DE6316">
        <w:rPr>
          <w:rFonts w:ascii="Sylfaen" w:hAnsi="Sylfaen" w:cs="Calibri"/>
          <w:lang w:val="hy-AM"/>
        </w:rPr>
        <w:t>-</w:t>
      </w:r>
      <w:r w:rsidRPr="00DE6316">
        <w:rPr>
          <w:rFonts w:ascii="Sylfaen" w:hAnsi="Sylfaen" w:cs="Calibri"/>
          <w:lang w:val="hy-AM"/>
        </w:rPr>
        <w:tab/>
        <w:t>ժամավճարային և գործարքային պարգևատրման չափերը (2</w:t>
      </w:r>
      <w:r w:rsidRPr="00E1791B">
        <w:rPr>
          <w:rFonts w:ascii="Sylfaen" w:hAnsi="Sylfaen" w:cs="Calibri"/>
          <w:lang w:val="hy-AM"/>
        </w:rPr>
        <w:t>2</w:t>
      </w:r>
      <w:r w:rsidRPr="00DE6316">
        <w:rPr>
          <w:rFonts w:ascii="Sylfaen" w:hAnsi="Sylfaen" w:cs="Calibri"/>
          <w:lang w:val="hy-AM"/>
        </w:rPr>
        <w:t>%),</w:t>
      </w:r>
    </w:p>
    <w:p w14:paraId="6D6C7607" w14:textId="77777777" w:rsidR="00A00456" w:rsidRPr="00DE6316" w:rsidRDefault="00A00456" w:rsidP="00A00456">
      <w:pPr>
        <w:tabs>
          <w:tab w:val="left" w:pos="567"/>
        </w:tabs>
        <w:spacing w:line="360" w:lineRule="auto"/>
        <w:ind w:firstLine="567"/>
        <w:jc w:val="both"/>
        <w:rPr>
          <w:rFonts w:ascii="Sylfaen" w:hAnsi="Sylfaen" w:cs="Calibri"/>
          <w:lang w:val="hy-AM"/>
        </w:rPr>
      </w:pPr>
      <w:r w:rsidRPr="00DE6316">
        <w:rPr>
          <w:rFonts w:ascii="Sylfaen" w:hAnsi="Sylfaen" w:cs="Calibri"/>
          <w:lang w:val="hy-AM"/>
        </w:rPr>
        <w:t>-</w:t>
      </w:r>
      <w:r w:rsidRPr="00DE6316">
        <w:rPr>
          <w:rFonts w:ascii="Sylfaen" w:hAnsi="Sylfaen" w:cs="Calibri"/>
          <w:lang w:val="hy-AM"/>
        </w:rPr>
        <w:tab/>
        <w:t>լրացուցիչ աշխատավարձի չափերը (1</w:t>
      </w:r>
      <w:r w:rsidRPr="00A00456">
        <w:rPr>
          <w:rFonts w:ascii="Sylfaen" w:hAnsi="Sylfaen" w:cs="Calibri"/>
          <w:lang w:val="hy-AM"/>
        </w:rPr>
        <w:t>3</w:t>
      </w:r>
      <w:r w:rsidRPr="00DE6316">
        <w:rPr>
          <w:rFonts w:ascii="Sylfaen" w:hAnsi="Sylfaen" w:cs="Calibri"/>
          <w:lang w:val="hy-AM"/>
        </w:rPr>
        <w:t>%),</w:t>
      </w:r>
    </w:p>
    <w:p w14:paraId="74F8E353" w14:textId="77777777" w:rsidR="00A00456" w:rsidRPr="00DE6316" w:rsidRDefault="00A00456" w:rsidP="00A00456">
      <w:pPr>
        <w:tabs>
          <w:tab w:val="left" w:pos="567"/>
        </w:tabs>
        <w:spacing w:line="360" w:lineRule="auto"/>
        <w:ind w:firstLine="567"/>
        <w:jc w:val="both"/>
        <w:rPr>
          <w:rFonts w:ascii="Sylfaen" w:hAnsi="Sylfaen" w:cs="Calibri"/>
          <w:lang w:val="hy-AM"/>
        </w:rPr>
      </w:pPr>
      <w:r w:rsidRPr="00DE6316">
        <w:rPr>
          <w:rFonts w:ascii="Sylfaen" w:hAnsi="Sylfaen" w:cs="Calibri"/>
          <w:lang w:val="hy-AM"/>
        </w:rPr>
        <w:t>-</w:t>
      </w:r>
      <w:r w:rsidRPr="00DE6316">
        <w:rPr>
          <w:rFonts w:ascii="Sylfaen" w:hAnsi="Sylfaen" w:cs="Calibri"/>
          <w:lang w:val="hy-AM"/>
        </w:rPr>
        <w:tab/>
        <w:t>սարքավորումների պահպանման և շահագործման ծախսերի դրույքաչափերը,</w:t>
      </w:r>
    </w:p>
    <w:p w14:paraId="2CD9ECBD" w14:textId="17DC0326" w:rsidR="00A00456" w:rsidRPr="009C32CE" w:rsidRDefault="00A00456" w:rsidP="009C32CE">
      <w:pPr>
        <w:tabs>
          <w:tab w:val="left" w:pos="567"/>
        </w:tabs>
        <w:spacing w:line="360" w:lineRule="auto"/>
        <w:ind w:firstLine="567"/>
        <w:jc w:val="both"/>
        <w:rPr>
          <w:rFonts w:ascii="Sylfaen" w:hAnsi="Sylfaen" w:cs="Calibri"/>
          <w:lang w:val="hy-AM"/>
        </w:rPr>
      </w:pPr>
      <w:r w:rsidRPr="00DE6316">
        <w:rPr>
          <w:rFonts w:ascii="Sylfaen" w:hAnsi="Sylfaen" w:cs="Calibri"/>
          <w:lang w:val="hy-AM"/>
        </w:rPr>
        <w:t>-</w:t>
      </w:r>
      <w:r w:rsidRPr="00DE6316">
        <w:rPr>
          <w:rFonts w:ascii="Sylfaen" w:hAnsi="Sylfaen" w:cs="Calibri"/>
          <w:lang w:val="hy-AM"/>
        </w:rPr>
        <w:tab/>
        <w:t>ընդհանուր տնտեսական ծախսերի դրույքաչափը (1</w:t>
      </w:r>
      <w:r w:rsidRPr="00A00456">
        <w:rPr>
          <w:rFonts w:ascii="Sylfaen" w:hAnsi="Sylfaen" w:cs="Calibri"/>
          <w:lang w:val="hy-AM"/>
        </w:rPr>
        <w:t>23</w:t>
      </w:r>
      <w:r w:rsidRPr="00DE6316">
        <w:rPr>
          <w:rFonts w:ascii="Sylfaen" w:hAnsi="Sylfaen" w:cs="Calibri"/>
          <w:lang w:val="hy-AM"/>
        </w:rPr>
        <w:t xml:space="preserve">%)։ </w:t>
      </w:r>
      <w:r w:rsidRPr="00DE6316">
        <w:rPr>
          <w:rFonts w:ascii="Sylfaen" w:eastAsia="Yu Gothic Light" w:hAnsi="Sylfaen"/>
          <w:lang w:val="hy-AM"/>
        </w:rPr>
        <w:tab/>
      </w:r>
      <w:bookmarkStart w:id="68" w:name="_Toc133528438"/>
    </w:p>
    <w:p w14:paraId="3F5BE521" w14:textId="35EDBDF2" w:rsidR="00A00456" w:rsidRPr="00E65809" w:rsidRDefault="00C83133" w:rsidP="00E47DC0">
      <w:pPr>
        <w:spacing w:line="360" w:lineRule="auto"/>
        <w:rPr>
          <w:rFonts w:eastAsia="Yu Gothic Light"/>
          <w:b/>
          <w:color w:val="000000"/>
          <w:lang w:val="hy-AM"/>
        </w:rPr>
      </w:pPr>
      <w:bookmarkStart w:id="69" w:name="_Toc163479779"/>
      <w:bookmarkStart w:id="70" w:name="_Toc195915844"/>
      <w:r w:rsidRPr="00E65809">
        <w:rPr>
          <w:rFonts w:eastAsia="Yu Gothic Light"/>
          <w:b/>
          <w:color w:val="000000"/>
          <w:lang w:val="hy-AM"/>
        </w:rPr>
        <w:t>4</w:t>
      </w:r>
      <w:r w:rsidR="00A00456" w:rsidRPr="00E65809">
        <w:rPr>
          <w:rFonts w:eastAsia="Yu Gothic Light"/>
          <w:b/>
          <w:color w:val="000000"/>
          <w:lang w:val="hy-AM"/>
        </w:rPr>
        <w:t>.1 Համալրող առարկաների ծախսի հաշվարկ</w:t>
      </w:r>
      <w:bookmarkEnd w:id="68"/>
      <w:bookmarkEnd w:id="69"/>
      <w:bookmarkEnd w:id="70"/>
    </w:p>
    <w:p w14:paraId="4371EDFE" w14:textId="77777777" w:rsidR="00A00456" w:rsidRPr="00DE6316" w:rsidRDefault="00A00456" w:rsidP="00A00456">
      <w:pPr>
        <w:tabs>
          <w:tab w:val="left" w:pos="567"/>
        </w:tabs>
        <w:spacing w:line="360" w:lineRule="auto"/>
        <w:ind w:firstLine="567"/>
        <w:jc w:val="both"/>
        <w:rPr>
          <w:rFonts w:ascii="Sylfaen" w:hAnsi="Sylfaen"/>
          <w:lang w:val="hy-AM"/>
        </w:rPr>
      </w:pPr>
      <w:r w:rsidRPr="00DE6316">
        <w:rPr>
          <w:rFonts w:ascii="Sylfaen" w:hAnsi="Sylfaen"/>
          <w:lang w:val="hy-AM"/>
        </w:rPr>
        <w:t>Գնված բաղադրիչների արժեքը որոշվում է հետևյալ բանաձևով`</w:t>
      </w:r>
    </w:p>
    <w:p w14:paraId="04C3FC4C" w14:textId="155451EA" w:rsidR="00A00456" w:rsidRPr="00DE6316" w:rsidRDefault="00A00456" w:rsidP="001B7DCA">
      <w:pPr>
        <w:tabs>
          <w:tab w:val="left" w:pos="567"/>
        </w:tabs>
        <w:spacing w:line="360" w:lineRule="auto"/>
        <w:ind w:firstLine="567"/>
        <w:jc w:val="right"/>
        <w:rPr>
          <w:rFonts w:ascii="Sylfaen" w:hAnsi="Sylfaen"/>
          <w:b/>
          <w:bCs/>
          <w:lang w:val="hy-AM"/>
        </w:rPr>
      </w:pPr>
      <w:r w:rsidRPr="00DE6316">
        <w:rPr>
          <w:rFonts w:ascii="Sylfaen" w:hAnsi="Sylfaen"/>
          <w:b/>
          <w:bCs/>
          <w:lang w:val="hy-AM"/>
        </w:rPr>
        <w:t>C</w:t>
      </w:r>
      <w:r w:rsidRPr="00DE6316">
        <w:rPr>
          <w:rFonts w:ascii="Sylfaen" w:hAnsi="Sylfaen"/>
          <w:b/>
          <w:bCs/>
          <w:vertAlign w:val="subscript"/>
          <w:lang w:val="hy-AM"/>
        </w:rPr>
        <w:t xml:space="preserve">пк </w:t>
      </w:r>
      <w:r w:rsidRPr="00DE6316">
        <w:rPr>
          <w:rFonts w:ascii="Sylfaen" w:hAnsi="Sylfaen"/>
          <w:b/>
          <w:bCs/>
          <w:lang w:val="hy-AM"/>
        </w:rPr>
        <w:t>= ∑M</w:t>
      </w:r>
      <w:r w:rsidRPr="00DE6316">
        <w:rPr>
          <w:rFonts w:ascii="Sylfaen" w:hAnsi="Sylfaen"/>
          <w:b/>
          <w:bCs/>
          <w:vertAlign w:val="subscript"/>
          <w:lang w:val="hy-AM"/>
        </w:rPr>
        <w:t>пkj</w:t>
      </w:r>
      <w:r w:rsidRPr="00DE6316">
        <w:rPr>
          <w:rFonts w:ascii="Sylfaen" w:hAnsi="Sylfaen"/>
          <w:b/>
          <w:bCs/>
          <w:lang w:val="hy-AM"/>
        </w:rPr>
        <w:t>*P</w:t>
      </w:r>
      <w:r w:rsidRPr="00DE6316">
        <w:rPr>
          <w:rFonts w:ascii="Sylfaen" w:hAnsi="Sylfaen"/>
          <w:b/>
          <w:bCs/>
          <w:vertAlign w:val="subscript"/>
          <w:lang w:val="hy-AM"/>
        </w:rPr>
        <w:t>пkj</w:t>
      </w:r>
      <w:r w:rsidRPr="00DE6316">
        <w:rPr>
          <w:rFonts w:ascii="Sylfaen" w:hAnsi="Sylfaen"/>
          <w:b/>
          <w:bCs/>
          <w:lang w:val="hy-AM"/>
        </w:rPr>
        <w:t xml:space="preserve">,           </w:t>
      </w:r>
      <w:bookmarkStart w:id="71" w:name="OLE_LINK198"/>
      <w:r w:rsidRPr="00DE6316">
        <w:rPr>
          <w:rFonts w:ascii="Sylfaen" w:hAnsi="Sylfaen"/>
          <w:b/>
          <w:bCs/>
          <w:lang w:val="hy-AM"/>
        </w:rPr>
        <w:tab/>
      </w:r>
      <w:r w:rsidRPr="00DE6316">
        <w:rPr>
          <w:rFonts w:ascii="Sylfaen" w:hAnsi="Sylfaen"/>
          <w:b/>
          <w:bCs/>
          <w:lang w:val="hy-AM"/>
        </w:rPr>
        <w:tab/>
      </w:r>
      <w:r w:rsidR="001B7DCA" w:rsidRPr="006C0A7B">
        <w:rPr>
          <w:rFonts w:ascii="Sylfaen" w:hAnsi="Sylfaen"/>
          <w:b/>
          <w:bCs/>
          <w:lang w:val="hy-AM"/>
        </w:rPr>
        <w:t xml:space="preserve">                                   </w:t>
      </w:r>
      <w:r w:rsidRPr="00DE6316">
        <w:rPr>
          <w:lang w:val="hy-AM"/>
        </w:rPr>
        <w:t>(</w:t>
      </w:r>
      <w:r w:rsidR="00E20577" w:rsidRPr="009B2699">
        <w:rPr>
          <w:lang w:val="hy-AM"/>
        </w:rPr>
        <w:t>4</w:t>
      </w:r>
      <w:r w:rsidRPr="00DE6316">
        <w:rPr>
          <w:lang w:val="hy-AM"/>
        </w:rPr>
        <w:t>.1)</w:t>
      </w:r>
      <w:bookmarkEnd w:id="71"/>
    </w:p>
    <w:p w14:paraId="6DB2ACF9" w14:textId="77777777" w:rsidR="00A00456" w:rsidRPr="00DE6316" w:rsidRDefault="00A00456" w:rsidP="00A00456">
      <w:pPr>
        <w:tabs>
          <w:tab w:val="left" w:pos="567"/>
        </w:tabs>
        <w:spacing w:line="360" w:lineRule="auto"/>
        <w:ind w:firstLine="567"/>
        <w:jc w:val="both"/>
        <w:rPr>
          <w:rFonts w:ascii="Sylfaen" w:hAnsi="Sylfaen"/>
          <w:lang w:val="hy-AM"/>
        </w:rPr>
      </w:pPr>
      <w:r w:rsidRPr="00DE6316">
        <w:rPr>
          <w:rFonts w:ascii="Sylfaen" w:hAnsi="Sylfaen"/>
          <w:lang w:val="hy-AM"/>
        </w:rPr>
        <w:t>որտեղ` M</w:t>
      </w:r>
      <w:r w:rsidRPr="00DE6316">
        <w:rPr>
          <w:rFonts w:ascii="Sylfaen" w:hAnsi="Sylfaen"/>
          <w:vertAlign w:val="subscript"/>
          <w:lang w:val="hy-AM"/>
        </w:rPr>
        <w:t xml:space="preserve">пkj </w:t>
      </w:r>
      <w:r w:rsidRPr="00DE6316">
        <w:rPr>
          <w:rFonts w:ascii="Sylfaen" w:hAnsi="Sylfaen"/>
          <w:lang w:val="hy-AM"/>
        </w:rPr>
        <w:t>j-րդ տեսակի գնված բաղադրիչների քանակն է, հատ, P</w:t>
      </w:r>
      <w:r w:rsidRPr="00DE6316">
        <w:rPr>
          <w:rFonts w:ascii="Sylfaen" w:hAnsi="Sylfaen"/>
          <w:vertAlign w:val="subscript"/>
          <w:lang w:val="hy-AM"/>
        </w:rPr>
        <w:t>пkj</w:t>
      </w:r>
      <w:r w:rsidRPr="00DE6316">
        <w:rPr>
          <w:rFonts w:ascii="Sylfaen" w:hAnsi="Sylfaen"/>
          <w:lang w:val="hy-AM"/>
        </w:rPr>
        <w:t xml:space="preserve"> j-րդ գնված բաղադրիչի գինը, դրամ: Հաշվարկի արդյունքները բերված են աղյուսակ 1-ում:</w:t>
      </w:r>
    </w:p>
    <w:p w14:paraId="7AA2C397" w14:textId="531DE51B" w:rsidR="00A00456" w:rsidRPr="00DE6316" w:rsidRDefault="00A00456" w:rsidP="00A00456">
      <w:pPr>
        <w:tabs>
          <w:tab w:val="left" w:pos="567"/>
        </w:tabs>
        <w:spacing w:line="360" w:lineRule="auto"/>
        <w:ind w:firstLine="567"/>
        <w:jc w:val="right"/>
        <w:rPr>
          <w:rFonts w:ascii="Sylfaen" w:hAnsi="Sylfaen"/>
          <w:i/>
          <w:lang w:val="hy-AM"/>
        </w:rPr>
      </w:pPr>
      <w:r w:rsidRPr="00DE6316">
        <w:rPr>
          <w:rFonts w:ascii="Sylfaen" w:hAnsi="Sylfaen"/>
          <w:i/>
          <w:lang w:val="hy-AM"/>
        </w:rPr>
        <w:t xml:space="preserve">Աղյուսակ </w:t>
      </w:r>
      <w:r w:rsidR="006D43A7">
        <w:rPr>
          <w:rFonts w:ascii="Sylfaen" w:hAnsi="Sylfaen"/>
          <w:i/>
        </w:rPr>
        <w:t>4.</w:t>
      </w:r>
      <w:r w:rsidRPr="00DE6316">
        <w:rPr>
          <w:rFonts w:ascii="Sylfaen" w:hAnsi="Sylfaen"/>
          <w:i/>
          <w:lang w:val="hy-AM"/>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92"/>
        <w:gridCol w:w="1842"/>
        <w:gridCol w:w="1477"/>
        <w:gridCol w:w="1843"/>
      </w:tblGrid>
      <w:tr w:rsidR="00A00456" w:rsidRPr="009B2699" w14:paraId="5075E8B9" w14:textId="77777777">
        <w:trPr>
          <w:trHeight w:val="1277"/>
          <w:jc w:val="center"/>
        </w:trPr>
        <w:tc>
          <w:tcPr>
            <w:tcW w:w="3092" w:type="dxa"/>
            <w:tcBorders>
              <w:top w:val="single" w:sz="4" w:space="0" w:color="auto"/>
              <w:left w:val="single" w:sz="4" w:space="0" w:color="auto"/>
              <w:bottom w:val="single" w:sz="4" w:space="0" w:color="auto"/>
              <w:right w:val="single" w:sz="4" w:space="0" w:color="auto"/>
            </w:tcBorders>
            <w:vAlign w:val="center"/>
            <w:hideMark/>
          </w:tcPr>
          <w:p w14:paraId="513670DD" w14:textId="77777777" w:rsidR="00A00456" w:rsidRPr="00DE6316" w:rsidRDefault="00A00456" w:rsidP="00CB38F0">
            <w:pPr>
              <w:tabs>
                <w:tab w:val="left" w:pos="567"/>
              </w:tabs>
              <w:spacing w:line="360" w:lineRule="auto"/>
              <w:jc w:val="both"/>
              <w:rPr>
                <w:rFonts w:ascii="Sylfaen" w:hAnsi="Sylfaen"/>
                <w:lang w:val="hy-AM"/>
              </w:rPr>
            </w:pPr>
            <w:r w:rsidRPr="00DE6316">
              <w:rPr>
                <w:rFonts w:ascii="Sylfaen" w:hAnsi="Sylfaen"/>
                <w:lang w:val="hy-AM"/>
              </w:rPr>
              <w:t>Բաղադրիչի անվանումն ու տեսակը</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094B59D" w14:textId="77777777" w:rsidR="00A00456" w:rsidRPr="00DE6316" w:rsidRDefault="00A00456" w:rsidP="00CB38F0">
            <w:pPr>
              <w:tabs>
                <w:tab w:val="left" w:pos="567"/>
              </w:tabs>
              <w:spacing w:line="360" w:lineRule="auto"/>
              <w:jc w:val="both"/>
              <w:rPr>
                <w:rFonts w:ascii="Sylfaen" w:hAnsi="Sylfaen"/>
                <w:lang w:val="hy-AM"/>
              </w:rPr>
            </w:pPr>
            <w:r w:rsidRPr="00DE6316">
              <w:rPr>
                <w:rFonts w:ascii="Sylfaen" w:hAnsi="Sylfaen"/>
                <w:lang w:val="hy-AM"/>
              </w:rPr>
              <w:t>Մեկ փաթեթին ընկնող քանակ. հատ</w:t>
            </w:r>
          </w:p>
        </w:tc>
        <w:tc>
          <w:tcPr>
            <w:tcW w:w="1477" w:type="dxa"/>
            <w:tcBorders>
              <w:top w:val="single" w:sz="4" w:space="0" w:color="auto"/>
              <w:left w:val="single" w:sz="4" w:space="0" w:color="auto"/>
              <w:bottom w:val="single" w:sz="4" w:space="0" w:color="auto"/>
              <w:right w:val="single" w:sz="4" w:space="0" w:color="auto"/>
            </w:tcBorders>
            <w:vAlign w:val="center"/>
            <w:hideMark/>
          </w:tcPr>
          <w:p w14:paraId="54080E04" w14:textId="77777777" w:rsidR="00A00456" w:rsidRPr="00DE6316" w:rsidRDefault="00A00456" w:rsidP="00CB38F0">
            <w:pPr>
              <w:tabs>
                <w:tab w:val="left" w:pos="567"/>
              </w:tabs>
              <w:spacing w:line="360" w:lineRule="auto"/>
              <w:jc w:val="both"/>
              <w:rPr>
                <w:rFonts w:ascii="Sylfaen" w:hAnsi="Sylfaen"/>
                <w:lang w:val="hy-AM"/>
              </w:rPr>
            </w:pPr>
            <w:r w:rsidRPr="00DE6316">
              <w:rPr>
                <w:rFonts w:ascii="Sylfaen" w:hAnsi="Sylfaen"/>
                <w:lang w:val="hy-AM"/>
              </w:rPr>
              <w:t>Միավորի գինը. դրամ</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40EA251" w14:textId="77777777" w:rsidR="00A00456" w:rsidRPr="00DE6316" w:rsidRDefault="00A00456" w:rsidP="00CB38F0">
            <w:pPr>
              <w:tabs>
                <w:tab w:val="left" w:pos="567"/>
              </w:tabs>
              <w:spacing w:line="360" w:lineRule="auto"/>
              <w:jc w:val="both"/>
              <w:rPr>
                <w:rFonts w:ascii="Sylfaen" w:hAnsi="Sylfaen"/>
                <w:lang w:val="hy-AM"/>
              </w:rPr>
            </w:pPr>
            <w:r w:rsidRPr="00DE6316">
              <w:rPr>
                <w:rFonts w:ascii="Sylfaen" w:hAnsi="Sylfaen"/>
                <w:lang w:val="hy-AM"/>
              </w:rPr>
              <w:t>Մեկ փաթեթին ընկնող արժեք. դրամ</w:t>
            </w:r>
          </w:p>
        </w:tc>
      </w:tr>
      <w:tr w:rsidR="00A00456" w:rsidRPr="00DE6316" w14:paraId="5DD51428" w14:textId="77777777">
        <w:trPr>
          <w:jc w:val="center"/>
        </w:trPr>
        <w:tc>
          <w:tcPr>
            <w:tcW w:w="3092" w:type="dxa"/>
            <w:tcBorders>
              <w:top w:val="single" w:sz="4" w:space="0" w:color="auto"/>
              <w:left w:val="single" w:sz="4" w:space="0" w:color="auto"/>
              <w:bottom w:val="single" w:sz="4" w:space="0" w:color="auto"/>
              <w:right w:val="single" w:sz="4" w:space="0" w:color="auto"/>
            </w:tcBorders>
            <w:vAlign w:val="center"/>
            <w:hideMark/>
          </w:tcPr>
          <w:p w14:paraId="566DDF3E" w14:textId="77777777" w:rsidR="00A00456" w:rsidRPr="00DE6316" w:rsidRDefault="00A00456" w:rsidP="00CB38F0">
            <w:pPr>
              <w:tabs>
                <w:tab w:val="left" w:pos="567"/>
              </w:tabs>
              <w:spacing w:line="360" w:lineRule="auto"/>
              <w:jc w:val="both"/>
              <w:rPr>
                <w:rFonts w:ascii="Sylfaen" w:hAnsi="Sylfaen"/>
                <w:lang w:val="hy-AM"/>
              </w:rPr>
            </w:pPr>
            <w:r w:rsidRPr="00DE6316">
              <w:rPr>
                <w:rFonts w:ascii="Sylfaen" w:hAnsi="Sylfaen"/>
                <w:lang w:val="hy-AM"/>
              </w:rPr>
              <w:t>Գրասենյակային առարկաներ /USB կրիչներ, գրենական պիտույքներ,ներկանյութ  և այլն/</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01A25CA" w14:textId="77777777" w:rsidR="00A00456" w:rsidRPr="00DE6316" w:rsidRDefault="00A00456" w:rsidP="00CB38F0">
            <w:pPr>
              <w:tabs>
                <w:tab w:val="left" w:pos="567"/>
              </w:tabs>
              <w:spacing w:line="360" w:lineRule="auto"/>
              <w:ind w:firstLine="567"/>
              <w:jc w:val="both"/>
              <w:rPr>
                <w:rFonts w:ascii="Sylfaen" w:hAnsi="Sylfaen"/>
              </w:rPr>
            </w:pPr>
            <w:r>
              <w:rPr>
                <w:rFonts w:ascii="Sylfaen" w:hAnsi="Sylfaen"/>
                <w:lang w:val="hy-AM"/>
              </w:rPr>
              <w:t>5</w:t>
            </w:r>
          </w:p>
        </w:tc>
        <w:tc>
          <w:tcPr>
            <w:tcW w:w="1477" w:type="dxa"/>
            <w:tcBorders>
              <w:top w:val="single" w:sz="4" w:space="0" w:color="auto"/>
              <w:left w:val="single" w:sz="4" w:space="0" w:color="auto"/>
              <w:bottom w:val="single" w:sz="4" w:space="0" w:color="auto"/>
              <w:right w:val="single" w:sz="4" w:space="0" w:color="auto"/>
            </w:tcBorders>
            <w:vAlign w:val="center"/>
            <w:hideMark/>
          </w:tcPr>
          <w:p w14:paraId="16288F2D" w14:textId="77777777" w:rsidR="00A00456" w:rsidRPr="00DE6316" w:rsidRDefault="00A00456" w:rsidP="00CB38F0">
            <w:pPr>
              <w:tabs>
                <w:tab w:val="left" w:pos="567"/>
              </w:tabs>
              <w:spacing w:line="360" w:lineRule="auto"/>
              <w:ind w:firstLine="567"/>
              <w:jc w:val="both"/>
              <w:rPr>
                <w:rFonts w:ascii="Sylfaen" w:hAnsi="Sylfaen"/>
                <w:lang w:val="hy-AM"/>
              </w:rPr>
            </w:pPr>
            <w:r>
              <w:rPr>
                <w:rFonts w:ascii="Sylfaen" w:hAnsi="Sylfaen"/>
                <w:lang w:val="hy-AM"/>
              </w:rPr>
              <w:t>5</w:t>
            </w:r>
            <w:r w:rsidRPr="00DE6316">
              <w:rPr>
                <w:rFonts w:ascii="Sylfaen" w:hAnsi="Sylfaen"/>
                <w:lang w:val="hy-AM"/>
              </w:rPr>
              <w:t>0000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D096E31" w14:textId="77777777" w:rsidR="00A00456" w:rsidRPr="00DE6316" w:rsidRDefault="00A00456" w:rsidP="00CB38F0">
            <w:pPr>
              <w:tabs>
                <w:tab w:val="left" w:pos="567"/>
              </w:tabs>
              <w:spacing w:line="360" w:lineRule="auto"/>
              <w:ind w:firstLine="567"/>
              <w:jc w:val="both"/>
              <w:rPr>
                <w:rFonts w:ascii="Sylfaen" w:hAnsi="Sylfaen"/>
                <w:lang w:val="hy-AM"/>
              </w:rPr>
            </w:pPr>
            <w:r>
              <w:rPr>
                <w:rFonts w:ascii="Sylfaen" w:hAnsi="Sylfaen"/>
                <w:lang w:val="hy-AM"/>
              </w:rPr>
              <w:t>250000</w:t>
            </w:r>
          </w:p>
        </w:tc>
      </w:tr>
      <w:tr w:rsidR="00A00456" w:rsidRPr="00DE6316" w14:paraId="526A2428" w14:textId="77777777">
        <w:trPr>
          <w:jc w:val="center"/>
        </w:trPr>
        <w:tc>
          <w:tcPr>
            <w:tcW w:w="3092" w:type="dxa"/>
            <w:tcBorders>
              <w:top w:val="single" w:sz="4" w:space="0" w:color="auto"/>
              <w:left w:val="single" w:sz="4" w:space="0" w:color="auto"/>
              <w:bottom w:val="single" w:sz="4" w:space="0" w:color="auto"/>
              <w:right w:val="single" w:sz="4" w:space="0" w:color="auto"/>
            </w:tcBorders>
            <w:vAlign w:val="center"/>
            <w:hideMark/>
          </w:tcPr>
          <w:p w14:paraId="527331E0" w14:textId="77777777" w:rsidR="00A00456" w:rsidRPr="00DE6316" w:rsidRDefault="00A00456" w:rsidP="00CB38F0">
            <w:pPr>
              <w:tabs>
                <w:tab w:val="left" w:pos="567"/>
              </w:tabs>
              <w:spacing w:line="360" w:lineRule="auto"/>
              <w:jc w:val="both"/>
              <w:rPr>
                <w:rFonts w:ascii="Sylfaen" w:hAnsi="Sylfaen"/>
                <w:lang w:val="hy-AM"/>
              </w:rPr>
            </w:pPr>
            <w:r w:rsidRPr="00DE6316">
              <w:rPr>
                <w:rFonts w:ascii="Sylfaen" w:hAnsi="Sylfaen"/>
                <w:lang w:val="hy-AM"/>
              </w:rPr>
              <w:t>Արագամաշ առարկաներ</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84D3512" w14:textId="77777777" w:rsidR="00A00456" w:rsidRPr="00DE6316" w:rsidRDefault="00A00456" w:rsidP="00CB38F0">
            <w:pPr>
              <w:tabs>
                <w:tab w:val="left" w:pos="567"/>
              </w:tabs>
              <w:spacing w:line="360" w:lineRule="auto"/>
              <w:ind w:firstLine="567"/>
              <w:jc w:val="both"/>
              <w:rPr>
                <w:rFonts w:ascii="Sylfaen" w:hAnsi="Sylfaen"/>
                <w:lang w:val="hy-AM"/>
              </w:rPr>
            </w:pPr>
            <w:r>
              <w:rPr>
                <w:rFonts w:ascii="Sylfaen" w:hAnsi="Sylfaen"/>
                <w:lang w:val="hy-AM"/>
              </w:rPr>
              <w:t>20</w:t>
            </w:r>
          </w:p>
        </w:tc>
        <w:tc>
          <w:tcPr>
            <w:tcW w:w="1477" w:type="dxa"/>
            <w:tcBorders>
              <w:top w:val="single" w:sz="4" w:space="0" w:color="auto"/>
              <w:left w:val="single" w:sz="4" w:space="0" w:color="auto"/>
              <w:bottom w:val="single" w:sz="4" w:space="0" w:color="auto"/>
              <w:right w:val="single" w:sz="4" w:space="0" w:color="auto"/>
            </w:tcBorders>
            <w:vAlign w:val="center"/>
            <w:hideMark/>
          </w:tcPr>
          <w:p w14:paraId="34F9AD16" w14:textId="77777777" w:rsidR="00A00456" w:rsidRPr="00DE6316" w:rsidRDefault="00A00456" w:rsidP="00CB38F0">
            <w:pPr>
              <w:tabs>
                <w:tab w:val="left" w:pos="567"/>
              </w:tabs>
              <w:spacing w:line="360" w:lineRule="auto"/>
              <w:ind w:firstLine="567"/>
              <w:jc w:val="both"/>
              <w:rPr>
                <w:rFonts w:ascii="Sylfaen" w:hAnsi="Sylfaen"/>
                <w:lang w:val="hy-AM"/>
              </w:rPr>
            </w:pPr>
            <w:r>
              <w:rPr>
                <w:rFonts w:ascii="Sylfaen" w:hAnsi="Sylfaen"/>
                <w:lang w:val="hy-AM"/>
              </w:rPr>
              <w:t>6000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971EBA6" w14:textId="77777777" w:rsidR="00A00456" w:rsidRPr="00DE6316" w:rsidRDefault="00A00456" w:rsidP="00CB38F0">
            <w:pPr>
              <w:tabs>
                <w:tab w:val="left" w:pos="567"/>
              </w:tabs>
              <w:spacing w:line="360" w:lineRule="auto"/>
              <w:ind w:firstLine="567"/>
              <w:jc w:val="both"/>
              <w:rPr>
                <w:rFonts w:ascii="Sylfaen" w:hAnsi="Sylfaen"/>
                <w:lang w:val="hy-AM"/>
              </w:rPr>
            </w:pPr>
            <w:r>
              <w:rPr>
                <w:rFonts w:ascii="Sylfaen" w:hAnsi="Sylfaen"/>
                <w:lang w:val="hy-AM"/>
              </w:rPr>
              <w:t>120000</w:t>
            </w:r>
          </w:p>
        </w:tc>
      </w:tr>
      <w:tr w:rsidR="00A00456" w:rsidRPr="00DE6316" w14:paraId="22EAD382" w14:textId="77777777">
        <w:trPr>
          <w:jc w:val="center"/>
        </w:trPr>
        <w:tc>
          <w:tcPr>
            <w:tcW w:w="3092" w:type="dxa"/>
            <w:tcBorders>
              <w:top w:val="single" w:sz="4" w:space="0" w:color="auto"/>
              <w:left w:val="single" w:sz="4" w:space="0" w:color="auto"/>
              <w:bottom w:val="single" w:sz="4" w:space="0" w:color="auto"/>
              <w:right w:val="single" w:sz="4" w:space="0" w:color="auto"/>
            </w:tcBorders>
            <w:vAlign w:val="center"/>
            <w:hideMark/>
          </w:tcPr>
          <w:p w14:paraId="4CF9FF1A" w14:textId="77777777" w:rsidR="00A00456" w:rsidRPr="00DE6316" w:rsidRDefault="00A00456" w:rsidP="00CB38F0">
            <w:pPr>
              <w:tabs>
                <w:tab w:val="left" w:pos="567"/>
              </w:tabs>
              <w:spacing w:line="360" w:lineRule="auto"/>
              <w:jc w:val="both"/>
              <w:rPr>
                <w:rFonts w:ascii="Sylfaen" w:hAnsi="Sylfaen"/>
                <w:lang w:val="hy-AM"/>
              </w:rPr>
            </w:pPr>
            <w:r w:rsidRPr="00DE6316">
              <w:rPr>
                <w:rFonts w:ascii="Sylfaen" w:hAnsi="Sylfaen"/>
                <w:lang w:val="hy-AM"/>
              </w:rPr>
              <w:t>Ընդամենը</w:t>
            </w:r>
          </w:p>
        </w:tc>
        <w:tc>
          <w:tcPr>
            <w:tcW w:w="1842" w:type="dxa"/>
            <w:tcBorders>
              <w:top w:val="single" w:sz="4" w:space="0" w:color="auto"/>
              <w:left w:val="single" w:sz="4" w:space="0" w:color="auto"/>
              <w:bottom w:val="single" w:sz="4" w:space="0" w:color="auto"/>
              <w:right w:val="single" w:sz="4" w:space="0" w:color="auto"/>
            </w:tcBorders>
            <w:vAlign w:val="center"/>
          </w:tcPr>
          <w:p w14:paraId="2DBC69DB" w14:textId="77777777" w:rsidR="00A00456" w:rsidRPr="00DE6316" w:rsidRDefault="00A00456" w:rsidP="00CB38F0">
            <w:pPr>
              <w:tabs>
                <w:tab w:val="left" w:pos="567"/>
              </w:tabs>
              <w:spacing w:line="360" w:lineRule="auto"/>
              <w:ind w:firstLine="567"/>
              <w:jc w:val="both"/>
              <w:rPr>
                <w:rFonts w:ascii="Sylfaen" w:hAnsi="Sylfaen"/>
                <w:lang w:val="hy-AM"/>
              </w:rPr>
            </w:pPr>
          </w:p>
        </w:tc>
        <w:tc>
          <w:tcPr>
            <w:tcW w:w="1477" w:type="dxa"/>
            <w:tcBorders>
              <w:top w:val="single" w:sz="4" w:space="0" w:color="auto"/>
              <w:left w:val="single" w:sz="4" w:space="0" w:color="auto"/>
              <w:bottom w:val="single" w:sz="4" w:space="0" w:color="auto"/>
              <w:right w:val="single" w:sz="4" w:space="0" w:color="auto"/>
            </w:tcBorders>
            <w:vAlign w:val="center"/>
          </w:tcPr>
          <w:p w14:paraId="3035AF21" w14:textId="77777777" w:rsidR="00A00456" w:rsidRPr="00DE6316" w:rsidRDefault="00A00456" w:rsidP="00CB38F0">
            <w:pPr>
              <w:tabs>
                <w:tab w:val="left" w:pos="567"/>
              </w:tabs>
              <w:spacing w:line="360" w:lineRule="auto"/>
              <w:ind w:firstLine="567"/>
              <w:jc w:val="both"/>
              <w:rPr>
                <w:rFonts w:ascii="Sylfaen" w:hAnsi="Sylfaen"/>
                <w:lang w:val="hy-AM"/>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168C6426" w14:textId="77777777" w:rsidR="00A00456" w:rsidRPr="00DE6316" w:rsidRDefault="00A00456" w:rsidP="00CB38F0">
            <w:pPr>
              <w:tabs>
                <w:tab w:val="left" w:pos="567"/>
              </w:tabs>
              <w:spacing w:line="360" w:lineRule="auto"/>
              <w:ind w:firstLine="567"/>
              <w:jc w:val="both"/>
              <w:rPr>
                <w:rFonts w:ascii="Sylfaen" w:hAnsi="Sylfaen"/>
                <w:lang w:val="hy-AM"/>
              </w:rPr>
            </w:pPr>
            <w:r>
              <w:rPr>
                <w:rFonts w:ascii="Sylfaen" w:hAnsi="Sylfaen"/>
                <w:lang w:val="hy-AM"/>
              </w:rPr>
              <w:t>370000</w:t>
            </w:r>
          </w:p>
        </w:tc>
      </w:tr>
    </w:tbl>
    <w:p w14:paraId="25C0E391" w14:textId="77777777" w:rsidR="00A00456" w:rsidRPr="00DE6316" w:rsidRDefault="00A00456" w:rsidP="00A00456">
      <w:pPr>
        <w:tabs>
          <w:tab w:val="left" w:pos="567"/>
        </w:tabs>
        <w:spacing w:line="360" w:lineRule="auto"/>
        <w:jc w:val="both"/>
        <w:rPr>
          <w:rFonts w:ascii="Sylfaen" w:hAnsi="Sylfaen"/>
          <w:lang w:val="hy-AM"/>
        </w:rPr>
      </w:pPr>
      <w:r w:rsidRPr="00DE6316">
        <w:rPr>
          <w:rFonts w:ascii="Sylfaen" w:hAnsi="Sylfaen"/>
          <w:lang w:val="hy-AM"/>
        </w:rPr>
        <w:tab/>
        <w:t xml:space="preserve">Ընդամենը` </w:t>
      </w:r>
      <w:r w:rsidRPr="00DE6316">
        <w:rPr>
          <w:rFonts w:ascii="Sylfaen" w:hAnsi="Sylfaen"/>
          <w:lang w:val="hy-AM"/>
        </w:rPr>
        <w:tab/>
      </w:r>
      <w:r>
        <w:rPr>
          <w:rFonts w:ascii="Sylfaen" w:hAnsi="Sylfaen"/>
          <w:lang w:val="hy-AM"/>
        </w:rPr>
        <w:t>370000</w:t>
      </w:r>
      <w:r w:rsidRPr="00DE6316">
        <w:rPr>
          <w:rFonts w:ascii="Sylfaen" w:hAnsi="Sylfaen"/>
          <w:lang w:val="hy-AM"/>
        </w:rPr>
        <w:t xml:space="preserve"> դրամ:</w:t>
      </w:r>
    </w:p>
    <w:p w14:paraId="73E6F422" w14:textId="77777777" w:rsidR="00A00456" w:rsidRPr="00DE6316" w:rsidRDefault="00A00456" w:rsidP="00A00456">
      <w:pPr>
        <w:tabs>
          <w:tab w:val="left" w:pos="567"/>
        </w:tabs>
        <w:spacing w:line="360" w:lineRule="auto"/>
        <w:jc w:val="both"/>
        <w:rPr>
          <w:rFonts w:ascii="Sylfaen" w:hAnsi="Sylfaen"/>
          <w:lang w:val="hy-AM"/>
        </w:rPr>
      </w:pPr>
    </w:p>
    <w:p w14:paraId="7E30C0F9" w14:textId="22D86A70" w:rsidR="00A00456" w:rsidRPr="00E65809" w:rsidRDefault="00C83133" w:rsidP="00E47DC0">
      <w:pPr>
        <w:spacing w:line="360" w:lineRule="auto"/>
        <w:rPr>
          <w:rFonts w:eastAsia="Yu Gothic Light"/>
          <w:b/>
          <w:color w:val="000000"/>
          <w:lang w:val="hy-AM"/>
        </w:rPr>
      </w:pPr>
      <w:bookmarkStart w:id="72" w:name="_Toc133528439"/>
      <w:bookmarkStart w:id="73" w:name="_Toc163479780"/>
      <w:bookmarkStart w:id="74" w:name="_Toc195915845"/>
      <w:r w:rsidRPr="00893889">
        <w:rPr>
          <w:rFonts w:eastAsia="Yu Gothic Light"/>
          <w:b/>
          <w:color w:val="000000"/>
          <w:lang w:val="hy-AM"/>
        </w:rPr>
        <w:t>4</w:t>
      </w:r>
      <w:r w:rsidR="00A00456" w:rsidRPr="00893889">
        <w:rPr>
          <w:rFonts w:eastAsia="Yu Gothic Light"/>
          <w:b/>
          <w:color w:val="000000"/>
          <w:lang w:val="hy-AM"/>
        </w:rPr>
        <w:t xml:space="preserve">.2 </w:t>
      </w:r>
      <w:r w:rsidR="00A00456" w:rsidRPr="00E65809">
        <w:rPr>
          <w:rFonts w:eastAsia="Yu Gothic Light"/>
          <w:b/>
          <w:color w:val="000000"/>
          <w:lang w:val="hy-AM"/>
        </w:rPr>
        <w:t>Էլեկտրաէներգիայի ծախսի հաշվարկ</w:t>
      </w:r>
      <w:bookmarkEnd w:id="72"/>
      <w:bookmarkEnd w:id="73"/>
      <w:bookmarkEnd w:id="74"/>
    </w:p>
    <w:p w14:paraId="2F67FDC7" w14:textId="77777777" w:rsidR="00A00456" w:rsidRPr="00DE6316" w:rsidRDefault="00A00456" w:rsidP="00A00456">
      <w:pPr>
        <w:tabs>
          <w:tab w:val="left" w:pos="567"/>
        </w:tabs>
        <w:spacing w:line="360" w:lineRule="auto"/>
        <w:ind w:firstLine="567"/>
        <w:jc w:val="both"/>
        <w:rPr>
          <w:rFonts w:ascii="Sylfaen" w:hAnsi="Sylfaen"/>
          <w:lang w:val="hy-AM"/>
        </w:rPr>
      </w:pPr>
      <w:r w:rsidRPr="00DE6316">
        <w:rPr>
          <w:rFonts w:ascii="Sylfaen" w:hAnsi="Sylfaen"/>
          <w:lang w:val="hy-AM"/>
        </w:rPr>
        <w:t>Համակարգիչները և այլ սարքավորումները աշխատեցնելու համար էլեկտրաէներգիայի տարեկան ծախսը որոշվում է հետևյալ բանաձևով`</w:t>
      </w:r>
    </w:p>
    <w:p w14:paraId="437F95BB" w14:textId="0238C0B6" w:rsidR="00A00456" w:rsidRPr="00DE6316" w:rsidRDefault="00A00456" w:rsidP="001B7DCA">
      <w:pPr>
        <w:tabs>
          <w:tab w:val="left" w:pos="567"/>
        </w:tabs>
        <w:spacing w:line="360" w:lineRule="auto"/>
        <w:ind w:firstLine="567"/>
        <w:jc w:val="right"/>
        <w:rPr>
          <w:rFonts w:ascii="Sylfaen" w:hAnsi="Sylfaen"/>
          <w:lang w:val="hy-AM"/>
        </w:rPr>
      </w:pPr>
      <w:r w:rsidRPr="00DE6316">
        <w:rPr>
          <w:rFonts w:ascii="Sylfaen" w:hAnsi="Sylfaen"/>
          <w:b/>
          <w:bCs/>
          <w:lang w:val="hy-AM"/>
        </w:rPr>
        <w:t>Է=W*U</w:t>
      </w:r>
      <w:r w:rsidRPr="00DE6316">
        <w:rPr>
          <w:rFonts w:ascii="Sylfaen" w:hAnsi="Sylfaen"/>
          <w:b/>
          <w:bCs/>
          <w:vertAlign w:val="subscript"/>
          <w:lang w:val="hy-AM"/>
        </w:rPr>
        <w:t xml:space="preserve">Է       </w:t>
      </w:r>
      <w:r w:rsidRPr="00DE6316">
        <w:rPr>
          <w:rFonts w:ascii="Sylfaen" w:hAnsi="Sylfaen"/>
          <w:b/>
          <w:bCs/>
          <w:vertAlign w:val="subscript"/>
          <w:lang w:val="hy-AM"/>
        </w:rPr>
        <w:tab/>
      </w:r>
      <w:r w:rsidRPr="00DE6316">
        <w:rPr>
          <w:rFonts w:ascii="Sylfaen" w:hAnsi="Sylfaen"/>
          <w:b/>
          <w:bCs/>
          <w:vertAlign w:val="subscript"/>
          <w:lang w:val="hy-AM"/>
        </w:rPr>
        <w:tab/>
      </w:r>
      <w:r w:rsidRPr="00DE6316">
        <w:rPr>
          <w:rFonts w:ascii="Sylfaen" w:hAnsi="Sylfaen"/>
          <w:b/>
          <w:bCs/>
          <w:vertAlign w:val="subscript"/>
          <w:lang w:val="hy-AM"/>
        </w:rPr>
        <w:tab/>
      </w:r>
      <w:r w:rsidR="001B7DCA" w:rsidRPr="006C0A7B">
        <w:rPr>
          <w:rFonts w:ascii="Sylfaen" w:hAnsi="Sylfaen"/>
          <w:b/>
          <w:bCs/>
          <w:vertAlign w:val="subscript"/>
          <w:lang w:val="hy-AM"/>
        </w:rPr>
        <w:t xml:space="preserve">                                                    </w:t>
      </w:r>
      <w:r w:rsidRPr="00DE6316">
        <w:rPr>
          <w:rFonts w:ascii="Sylfaen" w:hAnsi="Sylfaen"/>
          <w:b/>
          <w:bCs/>
          <w:vertAlign w:val="subscript"/>
          <w:lang w:val="hy-AM"/>
        </w:rPr>
        <w:t xml:space="preserve"> </w:t>
      </w:r>
      <w:r w:rsidRPr="00DE6316">
        <w:rPr>
          <w:rFonts w:ascii="Sylfaen" w:hAnsi="Sylfaen"/>
          <w:lang w:val="hy-AM"/>
        </w:rPr>
        <w:t>(</w:t>
      </w:r>
      <w:r w:rsidR="00E20577" w:rsidRPr="009B2699">
        <w:rPr>
          <w:rFonts w:ascii="Sylfaen" w:hAnsi="Sylfaen"/>
          <w:lang w:val="hy-AM"/>
        </w:rPr>
        <w:t>4</w:t>
      </w:r>
      <w:r w:rsidRPr="00DE6316">
        <w:rPr>
          <w:rFonts w:ascii="Sylfaen" w:hAnsi="Sylfaen"/>
          <w:lang w:val="hy-AM"/>
        </w:rPr>
        <w:t>.2)</w:t>
      </w:r>
    </w:p>
    <w:p w14:paraId="10A009FE" w14:textId="77777777" w:rsidR="00A00456" w:rsidRPr="00DE6316" w:rsidRDefault="00A00456" w:rsidP="00A00456">
      <w:pPr>
        <w:tabs>
          <w:tab w:val="left" w:pos="567"/>
        </w:tabs>
        <w:spacing w:line="360" w:lineRule="auto"/>
        <w:ind w:firstLine="567"/>
        <w:jc w:val="both"/>
        <w:rPr>
          <w:rFonts w:ascii="Sylfaen" w:hAnsi="Sylfaen"/>
          <w:lang w:val="hy-AM"/>
        </w:rPr>
      </w:pPr>
      <w:r w:rsidRPr="00DE6316">
        <w:rPr>
          <w:rFonts w:ascii="Sylfaen" w:hAnsi="Sylfaen"/>
          <w:lang w:val="hy-AM"/>
        </w:rPr>
        <w:t>որտեղ` W-ն էլեկտրաէներգիայի տարեկան ծախսն է, U</w:t>
      </w:r>
      <w:r w:rsidRPr="00DE6316">
        <w:rPr>
          <w:rFonts w:ascii="Sylfaen" w:hAnsi="Sylfaen"/>
          <w:vertAlign w:val="subscript"/>
          <w:lang w:val="hy-AM"/>
        </w:rPr>
        <w:t>Է</w:t>
      </w:r>
      <w:r w:rsidRPr="00DE6316">
        <w:rPr>
          <w:rFonts w:ascii="Sylfaen" w:hAnsi="Sylfaen"/>
          <w:lang w:val="hy-AM"/>
        </w:rPr>
        <w:t>-ն 1 կվ/ժ էլեկտրաէներգիայի արժեքն է (</w:t>
      </w:r>
      <w:r w:rsidRPr="00DE6316">
        <w:rPr>
          <w:rFonts w:ascii="Sylfaen" w:hAnsi="Sylfaen" w:cs="Sylfaen"/>
          <w:lang w:val="hy-AM"/>
        </w:rPr>
        <w:t>≈50</w:t>
      </w:r>
      <w:r w:rsidRPr="00DE6316">
        <w:rPr>
          <w:rFonts w:ascii="Sylfaen" w:hAnsi="Sylfaen"/>
          <w:lang w:val="hy-AM"/>
        </w:rPr>
        <w:t xml:space="preserve"> դրամ)։ </w:t>
      </w:r>
    </w:p>
    <w:p w14:paraId="719636E2" w14:textId="5DA5AC7D" w:rsidR="00A00456" w:rsidRPr="00DE6316" w:rsidRDefault="00A00456" w:rsidP="009C32CE">
      <w:pPr>
        <w:tabs>
          <w:tab w:val="left" w:pos="567"/>
        </w:tabs>
        <w:spacing w:line="360" w:lineRule="auto"/>
        <w:ind w:firstLine="567"/>
        <w:jc w:val="both"/>
        <w:rPr>
          <w:rFonts w:ascii="Sylfaen" w:hAnsi="Sylfaen"/>
          <w:lang w:val="hy-AM"/>
        </w:rPr>
      </w:pPr>
      <w:r w:rsidRPr="00DE6316">
        <w:rPr>
          <w:rFonts w:ascii="Sylfaen" w:hAnsi="Sylfaen"/>
          <w:lang w:val="hy-AM"/>
        </w:rPr>
        <w:t>Էլեկտրաէներգիայի ամսեկան ծախսը մոտավոր կկազմի W</w:t>
      </w:r>
      <w:r w:rsidRPr="00DE6316">
        <w:rPr>
          <w:rFonts w:ascii="Sylfaen" w:hAnsi="Sylfaen" w:cs="Sylfaen"/>
          <w:lang w:val="hy-AM"/>
        </w:rPr>
        <w:t>≈200</w:t>
      </w:r>
      <w:r w:rsidRPr="00DE6316">
        <w:rPr>
          <w:rFonts w:ascii="Sylfaen" w:hAnsi="Sylfaen"/>
          <w:lang w:val="hy-AM"/>
        </w:rPr>
        <w:t>կՎտ/ժ, Է=200</w:t>
      </w:r>
      <w:r w:rsidRPr="00DE6316">
        <w:rPr>
          <w:rFonts w:ascii="Sylfaen" w:hAnsi="Sylfaen" w:cs="Sylfaen"/>
          <w:lang w:val="hy-AM"/>
        </w:rPr>
        <w:t>*50</w:t>
      </w:r>
      <w:r w:rsidRPr="00DE6316">
        <w:rPr>
          <w:rFonts w:ascii="Sylfaen" w:hAnsi="Sylfaen"/>
          <w:lang w:val="hy-AM"/>
        </w:rPr>
        <w:t>=</w:t>
      </w:r>
      <w:r w:rsidRPr="00DE6316">
        <w:rPr>
          <w:rFonts w:ascii="Sylfaen" w:hAnsi="Sylfaen" w:cs="Sylfaen"/>
          <w:lang w:val="hy-AM"/>
        </w:rPr>
        <w:t xml:space="preserve">10000 </w:t>
      </w:r>
      <w:r w:rsidRPr="00DE6316">
        <w:rPr>
          <w:rFonts w:ascii="Sylfaen" w:hAnsi="Sylfaen"/>
          <w:lang w:val="hy-AM"/>
        </w:rPr>
        <w:t>դրամ/ամսական և 10000*12=120000 դրամ/տարեկան:</w:t>
      </w:r>
    </w:p>
    <w:p w14:paraId="2AC47869" w14:textId="0FF38530" w:rsidR="00A00456" w:rsidRPr="00E65809" w:rsidRDefault="00C83133" w:rsidP="00E47DC0">
      <w:pPr>
        <w:spacing w:line="360" w:lineRule="auto"/>
        <w:rPr>
          <w:rFonts w:eastAsia="Calibri"/>
          <w:b/>
          <w:color w:val="000000"/>
          <w:lang w:val="hy-AM"/>
        </w:rPr>
      </w:pPr>
      <w:bookmarkStart w:id="75" w:name="_Toc132377963"/>
      <w:bookmarkStart w:id="76" w:name="_Toc163479781"/>
      <w:bookmarkStart w:id="77" w:name="_Toc195915846"/>
      <w:r w:rsidRPr="00E65809">
        <w:rPr>
          <w:rFonts w:eastAsia="Calibri"/>
          <w:b/>
          <w:color w:val="000000"/>
          <w:lang w:val="hy-AM"/>
        </w:rPr>
        <w:lastRenderedPageBreak/>
        <w:t>4</w:t>
      </w:r>
      <w:r w:rsidR="00A00456" w:rsidRPr="00E65809">
        <w:rPr>
          <w:rFonts w:ascii="MS Mincho" w:eastAsia="MS Mincho" w:hAnsi="MS Mincho" w:cs="MS Mincho" w:hint="eastAsia"/>
          <w:b/>
          <w:color w:val="000000"/>
          <w:lang w:val="hy-AM"/>
        </w:rPr>
        <w:t>․</w:t>
      </w:r>
      <w:r w:rsidR="00A00456" w:rsidRPr="00E65809">
        <w:rPr>
          <w:rFonts w:eastAsia="Calibri"/>
          <w:b/>
          <w:color w:val="000000"/>
          <w:lang w:val="hy-AM"/>
        </w:rPr>
        <w:t>3 Աշխատողների հիմնական աշխատավարձի հաշվարկը</w:t>
      </w:r>
      <w:bookmarkEnd w:id="75"/>
      <w:bookmarkEnd w:id="76"/>
      <w:bookmarkEnd w:id="77"/>
    </w:p>
    <w:p w14:paraId="4E4C14CF"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Աշխատողների հիմնական աշխատավարձի մեջ մտնում են`</w:t>
      </w:r>
    </w:p>
    <w:p w14:paraId="57C719AC"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 գործարքային դրույքաչափերով աշխատավարձ,</w:t>
      </w:r>
    </w:p>
    <w:p w14:paraId="0C30B879"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 ժամավճարային աշխատավարձ,</w:t>
      </w:r>
    </w:p>
    <w:p w14:paraId="4421BD64"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 պարգևավճար:</w:t>
      </w:r>
    </w:p>
    <w:p w14:paraId="5D6B9173"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Գործարքային աշխատավարձն ըստ տարիֆային համակարգի որոշվում է հետևյալ բանաձևով`</w:t>
      </w:r>
    </w:p>
    <w:p w14:paraId="02B7C6BE" w14:textId="14634EBD" w:rsidR="00A00456" w:rsidRPr="00DE6316" w:rsidRDefault="00A00456" w:rsidP="001B7DCA">
      <w:pPr>
        <w:tabs>
          <w:tab w:val="left" w:pos="567"/>
        </w:tabs>
        <w:spacing w:line="360" w:lineRule="auto"/>
        <w:ind w:firstLine="567"/>
        <w:jc w:val="right"/>
        <w:rPr>
          <w:rFonts w:ascii="Sylfaen" w:eastAsia="Calibri" w:hAnsi="Sylfaen"/>
          <w:b/>
          <w:bCs/>
          <w:lang w:val="hy-AM"/>
        </w:rPr>
      </w:pPr>
      <w:r w:rsidRPr="00DE6316">
        <w:rPr>
          <w:rFonts w:ascii="Sylfaen" w:eastAsia="Calibri" w:hAnsi="Sylfaen"/>
          <w:b/>
          <w:bCs/>
          <w:lang w:val="hy-AM"/>
        </w:rPr>
        <w:t>Ա</w:t>
      </w:r>
      <w:r w:rsidRPr="00DE6316">
        <w:rPr>
          <w:rFonts w:ascii="Sylfaen" w:eastAsia="Calibri" w:hAnsi="Sylfaen"/>
          <w:b/>
          <w:bCs/>
          <w:vertAlign w:val="subscript"/>
          <w:lang w:val="hy-AM"/>
        </w:rPr>
        <w:t>հիմ.</w:t>
      </w:r>
      <w:r w:rsidRPr="00DE6316">
        <w:rPr>
          <w:rFonts w:ascii="Sylfaen" w:eastAsia="Calibri" w:hAnsi="Sylfaen"/>
          <w:b/>
          <w:bCs/>
          <w:lang w:val="hy-AM"/>
        </w:rPr>
        <w:t>= Ժ</w:t>
      </w:r>
      <w:r w:rsidRPr="00DE6316">
        <w:rPr>
          <w:rFonts w:ascii="Sylfaen" w:eastAsia="Calibri" w:hAnsi="Sylfaen"/>
          <w:b/>
          <w:bCs/>
          <w:vertAlign w:val="subscript"/>
          <w:lang w:val="hy-AM"/>
        </w:rPr>
        <w:t>դ.</w:t>
      </w:r>
      <w:r w:rsidRPr="00DE6316">
        <w:rPr>
          <w:rFonts w:ascii="Sylfaen" w:eastAsia="Calibri" w:hAnsi="Sylfaen"/>
          <w:b/>
          <w:bCs/>
          <w:lang w:val="hy-AM"/>
        </w:rPr>
        <w:t>*Ա</w:t>
      </w:r>
      <w:r w:rsidRPr="00DE6316">
        <w:rPr>
          <w:rFonts w:ascii="Sylfaen" w:eastAsia="Calibri" w:hAnsi="Sylfaen"/>
          <w:b/>
          <w:bCs/>
          <w:vertAlign w:val="subscript"/>
          <w:lang w:val="hy-AM"/>
        </w:rPr>
        <w:t>արտ.</w:t>
      </w:r>
      <w:r w:rsidRPr="00DE6316">
        <w:rPr>
          <w:rFonts w:ascii="Sylfaen" w:eastAsia="Calibri" w:hAnsi="Sylfaen"/>
          <w:b/>
          <w:bCs/>
          <w:lang w:val="hy-AM"/>
        </w:rPr>
        <w:t xml:space="preserve">,      </w:t>
      </w:r>
      <w:r w:rsidRPr="00DE6316">
        <w:rPr>
          <w:rFonts w:ascii="Sylfaen" w:eastAsia="Calibri" w:hAnsi="Sylfaen"/>
          <w:b/>
          <w:bCs/>
          <w:lang w:val="hy-AM"/>
        </w:rPr>
        <w:tab/>
      </w:r>
      <w:r w:rsidRPr="00DE6316">
        <w:rPr>
          <w:rFonts w:ascii="Sylfaen" w:eastAsia="Calibri" w:hAnsi="Sylfaen"/>
          <w:b/>
          <w:bCs/>
          <w:lang w:val="hy-AM"/>
        </w:rPr>
        <w:tab/>
      </w:r>
      <w:r w:rsidRPr="00DE6316">
        <w:rPr>
          <w:rFonts w:ascii="Sylfaen" w:eastAsia="Calibri" w:hAnsi="Sylfaen"/>
          <w:b/>
          <w:bCs/>
          <w:lang w:val="hy-AM"/>
        </w:rPr>
        <w:tab/>
      </w:r>
      <w:r w:rsidR="001B7DCA" w:rsidRPr="006C0A7B">
        <w:rPr>
          <w:rFonts w:ascii="Sylfaen" w:eastAsia="Calibri" w:hAnsi="Sylfaen"/>
          <w:b/>
          <w:bCs/>
          <w:lang w:val="hy-AM"/>
        </w:rPr>
        <w:t xml:space="preserve">                      </w:t>
      </w:r>
      <w:r w:rsidRPr="00DE6316">
        <w:rPr>
          <w:rFonts w:ascii="Sylfaen" w:eastAsia="Calibri" w:hAnsi="Sylfaen"/>
          <w:lang w:val="hy-AM"/>
        </w:rPr>
        <w:t>(</w:t>
      </w:r>
      <w:r w:rsidR="00E20577" w:rsidRPr="009B2699">
        <w:rPr>
          <w:rFonts w:ascii="Sylfaen" w:eastAsia="Calibri" w:hAnsi="Sylfaen"/>
          <w:lang w:val="hy-AM"/>
        </w:rPr>
        <w:t>4</w:t>
      </w:r>
      <w:r w:rsidRPr="00DE6316">
        <w:rPr>
          <w:rFonts w:ascii="Sylfaen" w:eastAsia="Calibri" w:hAnsi="Sylfaen"/>
          <w:lang w:val="hy-AM"/>
        </w:rPr>
        <w:t>.3)</w:t>
      </w:r>
    </w:p>
    <w:p w14:paraId="5F5011F5"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որտեղ` Ժ</w:t>
      </w:r>
      <w:r w:rsidRPr="00DE6316">
        <w:rPr>
          <w:rFonts w:ascii="Sylfaen" w:eastAsia="Calibri" w:hAnsi="Sylfaen"/>
          <w:vertAlign w:val="subscript"/>
          <w:lang w:val="hy-AM"/>
        </w:rPr>
        <w:t>դ.</w:t>
      </w:r>
      <w:r w:rsidRPr="00DE6316">
        <w:rPr>
          <w:rFonts w:ascii="Sylfaen" w:eastAsia="Calibri" w:hAnsi="Sylfaen"/>
          <w:lang w:val="hy-AM"/>
        </w:rPr>
        <w:t>-ն ժամային դրույքաչափն է, Ա</w:t>
      </w:r>
      <w:r w:rsidRPr="00DE6316">
        <w:rPr>
          <w:rFonts w:ascii="Sylfaen" w:eastAsia="Calibri" w:hAnsi="Sylfaen"/>
          <w:vertAlign w:val="subscript"/>
          <w:lang w:val="hy-AM"/>
        </w:rPr>
        <w:t>արտ.</w:t>
      </w:r>
      <w:r w:rsidRPr="00DE6316">
        <w:rPr>
          <w:rFonts w:ascii="Sylfaen" w:eastAsia="Calibri" w:hAnsi="Sylfaen"/>
          <w:lang w:val="hy-AM"/>
        </w:rPr>
        <w:t>-ն</w:t>
      </w:r>
      <w:r w:rsidRPr="00DE6316">
        <w:rPr>
          <w:rFonts w:ascii="Sylfaen" w:eastAsia="Calibri" w:hAnsi="Sylfaen"/>
          <w:lang w:val="hy-AM"/>
        </w:rPr>
        <w:tab/>
        <w:t>՝ ժամային նորմը: Հաշվարկման արդյունքները բերված են աղյուսակ 2-ում:</w:t>
      </w:r>
    </w:p>
    <w:tbl>
      <w:tblPr>
        <w:tblpPr w:leftFromText="180" w:rightFromText="180" w:bottomFromText="160" w:vertAnchor="text" w:horzAnchor="margin" w:tblpXSpec="center" w:tblpY="413"/>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1582"/>
        <w:gridCol w:w="1472"/>
        <w:gridCol w:w="1334"/>
        <w:gridCol w:w="1641"/>
      </w:tblGrid>
      <w:tr w:rsidR="00A00456" w:rsidRPr="00DE6316" w14:paraId="6698BD4F" w14:textId="77777777">
        <w:trPr>
          <w:trHeight w:val="571"/>
        </w:trPr>
        <w:tc>
          <w:tcPr>
            <w:tcW w:w="3257" w:type="dxa"/>
            <w:tcBorders>
              <w:top w:val="single" w:sz="4" w:space="0" w:color="auto"/>
              <w:left w:val="single" w:sz="4" w:space="0" w:color="auto"/>
              <w:bottom w:val="single" w:sz="4" w:space="0" w:color="auto"/>
              <w:right w:val="single" w:sz="4" w:space="0" w:color="auto"/>
            </w:tcBorders>
            <w:vAlign w:val="center"/>
            <w:hideMark/>
          </w:tcPr>
          <w:p w14:paraId="1DCDC0EB"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Գործառույթի հաջորդական.</w:t>
            </w:r>
          </w:p>
        </w:tc>
        <w:tc>
          <w:tcPr>
            <w:tcW w:w="1583" w:type="dxa"/>
            <w:tcBorders>
              <w:top w:val="single" w:sz="4" w:space="0" w:color="auto"/>
              <w:left w:val="single" w:sz="4" w:space="0" w:color="auto"/>
              <w:bottom w:val="single" w:sz="4" w:space="0" w:color="auto"/>
              <w:right w:val="single" w:sz="4" w:space="0" w:color="auto"/>
            </w:tcBorders>
            <w:vAlign w:val="center"/>
            <w:hideMark/>
          </w:tcPr>
          <w:p w14:paraId="796ECAD7"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Վճարման ձև</w:t>
            </w:r>
          </w:p>
        </w:tc>
        <w:tc>
          <w:tcPr>
            <w:tcW w:w="1473" w:type="dxa"/>
            <w:tcBorders>
              <w:top w:val="single" w:sz="4" w:space="0" w:color="auto"/>
              <w:left w:val="single" w:sz="4" w:space="0" w:color="auto"/>
              <w:bottom w:val="single" w:sz="4" w:space="0" w:color="auto"/>
              <w:right w:val="single" w:sz="4" w:space="0" w:color="auto"/>
            </w:tcBorders>
            <w:vAlign w:val="center"/>
            <w:hideMark/>
          </w:tcPr>
          <w:p w14:paraId="2A688149"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Ժամանա-կային նորմ</w:t>
            </w:r>
          </w:p>
        </w:tc>
        <w:tc>
          <w:tcPr>
            <w:tcW w:w="1335" w:type="dxa"/>
            <w:tcBorders>
              <w:top w:val="single" w:sz="4" w:space="0" w:color="auto"/>
              <w:left w:val="single" w:sz="4" w:space="0" w:color="auto"/>
              <w:bottom w:val="single" w:sz="4" w:space="0" w:color="auto"/>
              <w:right w:val="single" w:sz="4" w:space="0" w:color="auto"/>
            </w:tcBorders>
            <w:vAlign w:val="center"/>
            <w:hideMark/>
          </w:tcPr>
          <w:p w14:paraId="063485A5"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Ժամային դրույք</w:t>
            </w:r>
          </w:p>
        </w:tc>
        <w:tc>
          <w:tcPr>
            <w:tcW w:w="1642" w:type="dxa"/>
            <w:tcBorders>
              <w:top w:val="single" w:sz="4" w:space="0" w:color="auto"/>
              <w:left w:val="single" w:sz="4" w:space="0" w:color="auto"/>
              <w:bottom w:val="single" w:sz="4" w:space="0" w:color="auto"/>
              <w:right w:val="single" w:sz="4" w:space="0" w:color="auto"/>
            </w:tcBorders>
            <w:vAlign w:val="center"/>
            <w:hideMark/>
          </w:tcPr>
          <w:p w14:paraId="27F7C04B"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Տարիֆային ֆոնդ</w:t>
            </w:r>
          </w:p>
        </w:tc>
      </w:tr>
      <w:tr w:rsidR="00A00456" w:rsidRPr="00DE6316" w14:paraId="420DB469" w14:textId="77777777">
        <w:trPr>
          <w:trHeight w:val="571"/>
        </w:trPr>
        <w:tc>
          <w:tcPr>
            <w:tcW w:w="3257" w:type="dxa"/>
            <w:tcBorders>
              <w:top w:val="single" w:sz="4" w:space="0" w:color="auto"/>
              <w:left w:val="single" w:sz="4" w:space="0" w:color="auto"/>
              <w:bottom w:val="single" w:sz="4" w:space="0" w:color="auto"/>
              <w:right w:val="single" w:sz="4" w:space="0" w:color="auto"/>
            </w:tcBorders>
            <w:vAlign w:val="center"/>
            <w:hideMark/>
          </w:tcPr>
          <w:p w14:paraId="0CA36528"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Նախապատ-րաստում</w:t>
            </w:r>
          </w:p>
        </w:tc>
        <w:tc>
          <w:tcPr>
            <w:tcW w:w="1583" w:type="dxa"/>
            <w:tcBorders>
              <w:top w:val="single" w:sz="4" w:space="0" w:color="auto"/>
              <w:left w:val="single" w:sz="4" w:space="0" w:color="auto"/>
              <w:bottom w:val="single" w:sz="4" w:space="0" w:color="auto"/>
              <w:right w:val="single" w:sz="4" w:space="0" w:color="auto"/>
            </w:tcBorders>
            <w:vAlign w:val="center"/>
            <w:hideMark/>
          </w:tcPr>
          <w:p w14:paraId="736C60C2"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Գործարքա-պարգևա-վճարային</w:t>
            </w:r>
          </w:p>
        </w:tc>
        <w:tc>
          <w:tcPr>
            <w:tcW w:w="1473" w:type="dxa"/>
            <w:tcBorders>
              <w:top w:val="single" w:sz="4" w:space="0" w:color="auto"/>
              <w:left w:val="single" w:sz="4" w:space="0" w:color="auto"/>
              <w:bottom w:val="single" w:sz="4" w:space="0" w:color="auto"/>
              <w:right w:val="single" w:sz="4" w:space="0" w:color="auto"/>
            </w:tcBorders>
            <w:vAlign w:val="center"/>
            <w:hideMark/>
          </w:tcPr>
          <w:p w14:paraId="1FC8D948" w14:textId="77777777" w:rsidR="00A00456" w:rsidRPr="00E1791B" w:rsidRDefault="00A00456" w:rsidP="00CB38F0">
            <w:pPr>
              <w:tabs>
                <w:tab w:val="left" w:pos="567"/>
              </w:tabs>
              <w:spacing w:line="360" w:lineRule="auto"/>
              <w:ind w:firstLine="567"/>
              <w:rPr>
                <w:rFonts w:ascii="Sylfaen" w:eastAsia="Calibri" w:hAnsi="Sylfaen"/>
              </w:rPr>
            </w:pPr>
            <w:r>
              <w:rPr>
                <w:rFonts w:ascii="Sylfaen" w:eastAsia="Calibri" w:hAnsi="Sylfaen"/>
              </w:rPr>
              <w:t>30</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7445AB9"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3500</w:t>
            </w:r>
          </w:p>
        </w:tc>
        <w:tc>
          <w:tcPr>
            <w:tcW w:w="1642" w:type="dxa"/>
            <w:tcBorders>
              <w:top w:val="single" w:sz="4" w:space="0" w:color="auto"/>
              <w:left w:val="single" w:sz="4" w:space="0" w:color="auto"/>
              <w:bottom w:val="single" w:sz="4" w:space="0" w:color="auto"/>
              <w:right w:val="single" w:sz="4" w:space="0" w:color="auto"/>
            </w:tcBorders>
            <w:vAlign w:val="center"/>
            <w:hideMark/>
          </w:tcPr>
          <w:p w14:paraId="1459548F"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 xml:space="preserve">      </w:t>
            </w:r>
            <w:r>
              <w:rPr>
                <w:rFonts w:ascii="Sylfaen" w:eastAsia="Calibri" w:hAnsi="Sylfaen"/>
              </w:rPr>
              <w:t>105000</w:t>
            </w:r>
          </w:p>
        </w:tc>
      </w:tr>
      <w:tr w:rsidR="00A00456" w:rsidRPr="00DE6316" w14:paraId="2B67DEC8" w14:textId="77777777">
        <w:trPr>
          <w:trHeight w:val="571"/>
        </w:trPr>
        <w:tc>
          <w:tcPr>
            <w:tcW w:w="3257" w:type="dxa"/>
            <w:tcBorders>
              <w:top w:val="single" w:sz="4" w:space="0" w:color="auto"/>
              <w:left w:val="single" w:sz="4" w:space="0" w:color="auto"/>
              <w:bottom w:val="single" w:sz="4" w:space="0" w:color="auto"/>
              <w:right w:val="single" w:sz="4" w:space="0" w:color="auto"/>
            </w:tcBorders>
            <w:vAlign w:val="center"/>
            <w:hideMark/>
          </w:tcPr>
          <w:p w14:paraId="22CEFE68"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Մշակում</w:t>
            </w:r>
          </w:p>
        </w:tc>
        <w:tc>
          <w:tcPr>
            <w:tcW w:w="1583" w:type="dxa"/>
            <w:tcBorders>
              <w:top w:val="single" w:sz="4" w:space="0" w:color="auto"/>
              <w:left w:val="single" w:sz="4" w:space="0" w:color="auto"/>
              <w:bottom w:val="single" w:sz="4" w:space="0" w:color="auto"/>
              <w:right w:val="single" w:sz="4" w:space="0" w:color="auto"/>
            </w:tcBorders>
            <w:vAlign w:val="center"/>
            <w:hideMark/>
          </w:tcPr>
          <w:p w14:paraId="7A02A296"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Գործարքա-պարգևա-վճարային</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2244748" w14:textId="77777777" w:rsidR="00A00456" w:rsidRPr="00DE6316" w:rsidRDefault="00A00456" w:rsidP="00CB38F0">
            <w:pPr>
              <w:tabs>
                <w:tab w:val="left" w:pos="567"/>
              </w:tabs>
              <w:spacing w:line="360" w:lineRule="auto"/>
              <w:ind w:firstLine="567"/>
              <w:rPr>
                <w:rFonts w:ascii="Sylfaen" w:eastAsia="Calibri" w:hAnsi="Sylfaen"/>
                <w:lang w:val="hy-AM"/>
              </w:rPr>
            </w:pPr>
            <w:r>
              <w:rPr>
                <w:rFonts w:ascii="Sylfaen" w:eastAsia="Calibri" w:hAnsi="Sylfaen"/>
              </w:rPr>
              <w:t>3</w:t>
            </w:r>
            <w:r>
              <w:rPr>
                <w:rFonts w:ascii="Sylfaen" w:eastAsia="Calibri" w:hAnsi="Sylfaen"/>
                <w:lang w:val="hy-AM"/>
              </w:rPr>
              <w:t>5</w:t>
            </w:r>
          </w:p>
        </w:tc>
        <w:tc>
          <w:tcPr>
            <w:tcW w:w="1335" w:type="dxa"/>
            <w:tcBorders>
              <w:top w:val="single" w:sz="4" w:space="0" w:color="auto"/>
              <w:left w:val="single" w:sz="4" w:space="0" w:color="auto"/>
              <w:bottom w:val="single" w:sz="4" w:space="0" w:color="auto"/>
              <w:right w:val="single" w:sz="4" w:space="0" w:color="auto"/>
            </w:tcBorders>
            <w:vAlign w:val="center"/>
            <w:hideMark/>
          </w:tcPr>
          <w:p w14:paraId="54CF797C"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5000</w:t>
            </w:r>
          </w:p>
        </w:tc>
        <w:tc>
          <w:tcPr>
            <w:tcW w:w="1642" w:type="dxa"/>
            <w:tcBorders>
              <w:top w:val="single" w:sz="4" w:space="0" w:color="auto"/>
              <w:left w:val="single" w:sz="4" w:space="0" w:color="auto"/>
              <w:bottom w:val="single" w:sz="4" w:space="0" w:color="auto"/>
              <w:right w:val="single" w:sz="4" w:space="0" w:color="auto"/>
            </w:tcBorders>
            <w:vAlign w:val="center"/>
            <w:hideMark/>
          </w:tcPr>
          <w:p w14:paraId="36746C34"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 xml:space="preserve">     </w:t>
            </w:r>
            <w:r>
              <w:rPr>
                <w:rFonts w:ascii="Sylfaen" w:eastAsia="Calibri" w:hAnsi="Sylfaen"/>
              </w:rPr>
              <w:t>175000</w:t>
            </w:r>
          </w:p>
        </w:tc>
      </w:tr>
      <w:tr w:rsidR="00A00456" w:rsidRPr="00DE6316" w14:paraId="149E465D" w14:textId="77777777">
        <w:trPr>
          <w:trHeight w:val="571"/>
        </w:trPr>
        <w:tc>
          <w:tcPr>
            <w:tcW w:w="3257" w:type="dxa"/>
            <w:tcBorders>
              <w:top w:val="single" w:sz="4" w:space="0" w:color="auto"/>
              <w:left w:val="single" w:sz="4" w:space="0" w:color="auto"/>
              <w:bottom w:val="single" w:sz="4" w:space="0" w:color="auto"/>
              <w:right w:val="single" w:sz="4" w:space="0" w:color="auto"/>
            </w:tcBorders>
            <w:vAlign w:val="center"/>
            <w:hideMark/>
          </w:tcPr>
          <w:p w14:paraId="4ADA7AF8"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Կարգավորում</w:t>
            </w:r>
          </w:p>
        </w:tc>
        <w:tc>
          <w:tcPr>
            <w:tcW w:w="1583" w:type="dxa"/>
            <w:tcBorders>
              <w:top w:val="single" w:sz="4" w:space="0" w:color="auto"/>
              <w:left w:val="single" w:sz="4" w:space="0" w:color="auto"/>
              <w:bottom w:val="single" w:sz="4" w:space="0" w:color="auto"/>
              <w:right w:val="single" w:sz="4" w:space="0" w:color="auto"/>
            </w:tcBorders>
            <w:vAlign w:val="center"/>
            <w:hideMark/>
          </w:tcPr>
          <w:p w14:paraId="3AAC4D8B"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Գործարքա-պարգևա-վճարային</w:t>
            </w:r>
          </w:p>
        </w:tc>
        <w:tc>
          <w:tcPr>
            <w:tcW w:w="1473" w:type="dxa"/>
            <w:tcBorders>
              <w:top w:val="single" w:sz="4" w:space="0" w:color="auto"/>
              <w:left w:val="single" w:sz="4" w:space="0" w:color="auto"/>
              <w:bottom w:val="single" w:sz="4" w:space="0" w:color="auto"/>
              <w:right w:val="single" w:sz="4" w:space="0" w:color="auto"/>
            </w:tcBorders>
            <w:vAlign w:val="center"/>
            <w:hideMark/>
          </w:tcPr>
          <w:p w14:paraId="7F2791FA" w14:textId="77777777" w:rsidR="00A00456" w:rsidRPr="00E1791B" w:rsidRDefault="00A00456" w:rsidP="00CB38F0">
            <w:pPr>
              <w:tabs>
                <w:tab w:val="left" w:pos="567"/>
              </w:tabs>
              <w:spacing w:line="360" w:lineRule="auto"/>
              <w:ind w:firstLine="567"/>
              <w:rPr>
                <w:rFonts w:ascii="Sylfaen" w:eastAsia="Calibri" w:hAnsi="Sylfaen"/>
              </w:rPr>
            </w:pPr>
            <w:r>
              <w:rPr>
                <w:rFonts w:ascii="Sylfaen" w:eastAsia="Calibri" w:hAnsi="Sylfaen"/>
              </w:rPr>
              <w:t>30</w:t>
            </w:r>
          </w:p>
        </w:tc>
        <w:tc>
          <w:tcPr>
            <w:tcW w:w="1335" w:type="dxa"/>
            <w:tcBorders>
              <w:top w:val="single" w:sz="4" w:space="0" w:color="auto"/>
              <w:left w:val="single" w:sz="4" w:space="0" w:color="auto"/>
              <w:bottom w:val="single" w:sz="4" w:space="0" w:color="auto"/>
              <w:right w:val="single" w:sz="4" w:space="0" w:color="auto"/>
            </w:tcBorders>
            <w:vAlign w:val="center"/>
            <w:hideMark/>
          </w:tcPr>
          <w:p w14:paraId="2C1824C6"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5000</w:t>
            </w:r>
          </w:p>
        </w:tc>
        <w:tc>
          <w:tcPr>
            <w:tcW w:w="1642" w:type="dxa"/>
            <w:tcBorders>
              <w:top w:val="single" w:sz="4" w:space="0" w:color="auto"/>
              <w:left w:val="single" w:sz="4" w:space="0" w:color="auto"/>
              <w:bottom w:val="single" w:sz="4" w:space="0" w:color="auto"/>
              <w:right w:val="single" w:sz="4" w:space="0" w:color="auto"/>
            </w:tcBorders>
            <w:vAlign w:val="center"/>
            <w:hideMark/>
          </w:tcPr>
          <w:p w14:paraId="35478AA2"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 xml:space="preserve">     </w:t>
            </w:r>
            <w:r>
              <w:rPr>
                <w:rFonts w:ascii="Sylfaen" w:eastAsia="Calibri" w:hAnsi="Sylfaen"/>
              </w:rPr>
              <w:t>150000</w:t>
            </w:r>
          </w:p>
        </w:tc>
      </w:tr>
      <w:tr w:rsidR="00A00456" w:rsidRPr="00DE6316" w14:paraId="0665231A" w14:textId="77777777">
        <w:trPr>
          <w:trHeight w:val="571"/>
        </w:trPr>
        <w:tc>
          <w:tcPr>
            <w:tcW w:w="3257" w:type="dxa"/>
            <w:tcBorders>
              <w:top w:val="single" w:sz="4" w:space="0" w:color="auto"/>
              <w:left w:val="single" w:sz="4" w:space="0" w:color="auto"/>
              <w:bottom w:val="single" w:sz="4" w:space="0" w:color="auto"/>
              <w:right w:val="single" w:sz="4" w:space="0" w:color="auto"/>
            </w:tcBorders>
            <w:vAlign w:val="center"/>
            <w:hideMark/>
          </w:tcPr>
          <w:p w14:paraId="16FE2BA3"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Տե</w:t>
            </w:r>
            <w:r w:rsidRPr="00DE6316">
              <w:rPr>
                <w:rFonts w:ascii="Sylfaen" w:eastAsia="Calibri" w:hAnsi="Sylfaen"/>
                <w:lang w:val="hy-AM"/>
              </w:rPr>
              <w:t>ստավորում</w:t>
            </w:r>
          </w:p>
        </w:tc>
        <w:tc>
          <w:tcPr>
            <w:tcW w:w="1583" w:type="dxa"/>
            <w:tcBorders>
              <w:top w:val="single" w:sz="4" w:space="0" w:color="auto"/>
              <w:left w:val="single" w:sz="4" w:space="0" w:color="auto"/>
              <w:bottom w:val="single" w:sz="4" w:space="0" w:color="auto"/>
              <w:right w:val="single" w:sz="4" w:space="0" w:color="auto"/>
            </w:tcBorders>
            <w:vAlign w:val="center"/>
            <w:hideMark/>
          </w:tcPr>
          <w:p w14:paraId="2FDCDB7E"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Գործարքա-պարգևա-վճարային</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6DD2AFE" w14:textId="77777777" w:rsidR="00A00456" w:rsidRPr="00E1791B" w:rsidRDefault="00A00456" w:rsidP="00CB38F0">
            <w:pPr>
              <w:tabs>
                <w:tab w:val="left" w:pos="567"/>
              </w:tabs>
              <w:spacing w:line="360" w:lineRule="auto"/>
              <w:ind w:firstLine="567"/>
              <w:rPr>
                <w:rFonts w:ascii="Sylfaen" w:eastAsia="Calibri" w:hAnsi="Sylfaen"/>
              </w:rPr>
            </w:pPr>
            <w:r>
              <w:rPr>
                <w:rFonts w:ascii="Sylfaen" w:eastAsia="Calibri" w:hAnsi="Sylfaen"/>
              </w:rPr>
              <w:t>25</w:t>
            </w:r>
          </w:p>
        </w:tc>
        <w:tc>
          <w:tcPr>
            <w:tcW w:w="1335" w:type="dxa"/>
            <w:tcBorders>
              <w:top w:val="single" w:sz="4" w:space="0" w:color="auto"/>
              <w:left w:val="single" w:sz="4" w:space="0" w:color="auto"/>
              <w:bottom w:val="single" w:sz="4" w:space="0" w:color="auto"/>
              <w:right w:val="single" w:sz="4" w:space="0" w:color="auto"/>
            </w:tcBorders>
            <w:vAlign w:val="center"/>
            <w:hideMark/>
          </w:tcPr>
          <w:p w14:paraId="2DC73149"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4500</w:t>
            </w:r>
          </w:p>
        </w:tc>
        <w:tc>
          <w:tcPr>
            <w:tcW w:w="1642" w:type="dxa"/>
            <w:tcBorders>
              <w:top w:val="single" w:sz="4" w:space="0" w:color="auto"/>
              <w:left w:val="single" w:sz="4" w:space="0" w:color="auto"/>
              <w:bottom w:val="single" w:sz="4" w:space="0" w:color="auto"/>
              <w:right w:val="single" w:sz="4" w:space="0" w:color="auto"/>
            </w:tcBorders>
            <w:vAlign w:val="center"/>
            <w:hideMark/>
          </w:tcPr>
          <w:p w14:paraId="4DBA7D48"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 xml:space="preserve">     </w:t>
            </w:r>
            <w:r>
              <w:rPr>
                <w:rFonts w:ascii="Sylfaen" w:eastAsia="Calibri" w:hAnsi="Sylfaen"/>
              </w:rPr>
              <w:t>112500</w:t>
            </w:r>
          </w:p>
        </w:tc>
      </w:tr>
      <w:tr w:rsidR="00A00456" w:rsidRPr="00DE6316" w14:paraId="2BC6B1BD" w14:textId="77777777">
        <w:trPr>
          <w:trHeight w:val="571"/>
        </w:trPr>
        <w:tc>
          <w:tcPr>
            <w:tcW w:w="3257" w:type="dxa"/>
            <w:tcBorders>
              <w:top w:val="single" w:sz="4" w:space="0" w:color="auto"/>
              <w:left w:val="single" w:sz="4" w:space="0" w:color="auto"/>
              <w:bottom w:val="single" w:sz="4" w:space="0" w:color="auto"/>
              <w:right w:val="single" w:sz="4" w:space="0" w:color="auto"/>
            </w:tcBorders>
            <w:vAlign w:val="center"/>
            <w:hideMark/>
          </w:tcPr>
          <w:p w14:paraId="71005E28"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Ընդամենը</w:t>
            </w:r>
          </w:p>
        </w:tc>
        <w:tc>
          <w:tcPr>
            <w:tcW w:w="4391" w:type="dxa"/>
            <w:gridSpan w:val="3"/>
            <w:tcBorders>
              <w:top w:val="single" w:sz="4" w:space="0" w:color="auto"/>
              <w:left w:val="single" w:sz="4" w:space="0" w:color="auto"/>
              <w:bottom w:val="single" w:sz="4" w:space="0" w:color="auto"/>
              <w:right w:val="single" w:sz="4" w:space="0" w:color="auto"/>
            </w:tcBorders>
            <w:vAlign w:val="center"/>
          </w:tcPr>
          <w:p w14:paraId="362909D6" w14:textId="77777777" w:rsidR="00A00456" w:rsidRPr="00DE6316" w:rsidRDefault="00A00456" w:rsidP="00CB38F0">
            <w:pPr>
              <w:tabs>
                <w:tab w:val="left" w:pos="567"/>
              </w:tabs>
              <w:spacing w:line="360" w:lineRule="auto"/>
              <w:ind w:firstLine="567"/>
              <w:jc w:val="center"/>
              <w:rPr>
                <w:rFonts w:ascii="Sylfaen" w:eastAsia="Calibri" w:hAnsi="Sylfaen"/>
              </w:rPr>
            </w:pPr>
          </w:p>
        </w:tc>
        <w:tc>
          <w:tcPr>
            <w:tcW w:w="1642" w:type="dxa"/>
            <w:tcBorders>
              <w:top w:val="single" w:sz="4" w:space="0" w:color="auto"/>
              <w:left w:val="single" w:sz="4" w:space="0" w:color="auto"/>
              <w:bottom w:val="single" w:sz="4" w:space="0" w:color="auto"/>
              <w:right w:val="single" w:sz="4" w:space="0" w:color="auto"/>
            </w:tcBorders>
            <w:vAlign w:val="center"/>
            <w:hideMark/>
          </w:tcPr>
          <w:p w14:paraId="5F6B2065"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 xml:space="preserve">     </w:t>
            </w:r>
            <w:r>
              <w:rPr>
                <w:rFonts w:ascii="Sylfaen" w:eastAsia="Calibri" w:hAnsi="Sylfaen"/>
              </w:rPr>
              <w:t>542500</w:t>
            </w:r>
          </w:p>
        </w:tc>
      </w:tr>
    </w:tbl>
    <w:p w14:paraId="2FA4EAB7" w14:textId="1D21505F" w:rsidR="00A00456" w:rsidRPr="006D43A7" w:rsidRDefault="00A00456" w:rsidP="0039218C">
      <w:pPr>
        <w:tabs>
          <w:tab w:val="left" w:pos="567"/>
        </w:tabs>
        <w:spacing w:line="360" w:lineRule="auto"/>
        <w:jc w:val="right"/>
        <w:rPr>
          <w:rFonts w:ascii="Sylfaen" w:eastAsia="Calibri" w:hAnsi="Sylfaen"/>
        </w:rPr>
      </w:pPr>
      <w:r w:rsidRPr="00DE6316">
        <w:rPr>
          <w:rFonts w:ascii="Sylfaen" w:eastAsia="Calibri" w:hAnsi="Sylfaen"/>
          <w:i/>
        </w:rPr>
        <w:t xml:space="preserve">Աղյուսակ </w:t>
      </w:r>
      <w:r w:rsidR="006D43A7">
        <w:rPr>
          <w:rFonts w:ascii="Sylfaen" w:eastAsia="Calibri" w:hAnsi="Sylfaen"/>
          <w:i/>
        </w:rPr>
        <w:t>4.</w:t>
      </w:r>
      <w:r w:rsidRPr="00DE6316">
        <w:rPr>
          <w:rFonts w:ascii="Sylfaen" w:eastAsia="Calibri" w:hAnsi="Sylfaen"/>
          <w:i/>
          <w:lang w:val="hy-AM"/>
        </w:rPr>
        <w:t>2</w:t>
      </w:r>
    </w:p>
    <w:p w14:paraId="64CD33A3"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Պարգևատրման չափը որոշվում է հետևյալ բանաձևով`</w:t>
      </w:r>
    </w:p>
    <w:p w14:paraId="2F42F2A8" w14:textId="4D1020D5" w:rsidR="00A00456" w:rsidRPr="00DE6316" w:rsidRDefault="00A00456" w:rsidP="001B7DCA">
      <w:pPr>
        <w:tabs>
          <w:tab w:val="left" w:pos="567"/>
        </w:tabs>
        <w:spacing w:line="360" w:lineRule="auto"/>
        <w:ind w:firstLine="567"/>
        <w:jc w:val="right"/>
        <w:rPr>
          <w:rFonts w:ascii="Sylfaen" w:eastAsia="Calibri" w:hAnsi="Sylfaen"/>
          <w:b/>
          <w:bCs/>
          <w:lang w:val="hy-AM"/>
        </w:rPr>
      </w:pPr>
      <w:r w:rsidRPr="00DE6316">
        <w:rPr>
          <w:rFonts w:ascii="Sylfaen" w:eastAsia="Calibri" w:hAnsi="Sylfaen"/>
          <w:b/>
          <w:bCs/>
          <w:lang w:val="hy-AM"/>
        </w:rPr>
        <w:t>Պ= Ա</w:t>
      </w:r>
      <w:r w:rsidRPr="00DE6316">
        <w:rPr>
          <w:rFonts w:ascii="Sylfaen" w:eastAsia="Calibri" w:hAnsi="Sylfaen"/>
          <w:b/>
          <w:bCs/>
          <w:vertAlign w:val="subscript"/>
          <w:lang w:val="hy-AM"/>
        </w:rPr>
        <w:t>հիմ</w:t>
      </w:r>
      <w:r w:rsidRPr="00DE6316">
        <w:rPr>
          <w:rFonts w:ascii="Sylfaen" w:eastAsia="Calibri" w:hAnsi="Sylfaen"/>
          <w:b/>
          <w:bCs/>
          <w:lang w:val="hy-AM"/>
        </w:rPr>
        <w:t xml:space="preserve"> * Պ</w:t>
      </w:r>
      <w:r w:rsidRPr="00DE6316">
        <w:rPr>
          <w:rFonts w:ascii="Sylfaen" w:eastAsia="Calibri" w:hAnsi="Sylfaen"/>
          <w:b/>
          <w:bCs/>
          <w:vertAlign w:val="subscript"/>
          <w:lang w:val="hy-AM"/>
        </w:rPr>
        <w:t>դ</w:t>
      </w:r>
      <w:r w:rsidRPr="00DE6316">
        <w:rPr>
          <w:rFonts w:ascii="Sylfaen" w:eastAsia="Calibri" w:hAnsi="Sylfaen"/>
          <w:b/>
          <w:bCs/>
          <w:lang w:val="hy-AM"/>
        </w:rPr>
        <w:t xml:space="preserve">/100%,     </w:t>
      </w:r>
      <w:r w:rsidRPr="00DE6316">
        <w:rPr>
          <w:rFonts w:ascii="Sylfaen" w:eastAsia="Calibri" w:hAnsi="Sylfaen"/>
          <w:b/>
          <w:bCs/>
          <w:lang w:val="hy-AM"/>
        </w:rPr>
        <w:tab/>
      </w:r>
      <w:r w:rsidRPr="00DE6316">
        <w:rPr>
          <w:rFonts w:ascii="Sylfaen" w:eastAsia="Calibri" w:hAnsi="Sylfaen"/>
          <w:b/>
          <w:bCs/>
          <w:lang w:val="hy-AM"/>
        </w:rPr>
        <w:tab/>
      </w:r>
      <w:r w:rsidR="001B7DCA" w:rsidRPr="006C0A7B">
        <w:rPr>
          <w:rFonts w:ascii="Sylfaen" w:eastAsia="Calibri" w:hAnsi="Sylfaen"/>
          <w:b/>
          <w:bCs/>
          <w:lang w:val="hy-AM"/>
        </w:rPr>
        <w:t xml:space="preserve">                                       </w:t>
      </w:r>
      <w:r w:rsidRPr="00DE6316">
        <w:rPr>
          <w:rFonts w:ascii="Sylfaen" w:eastAsia="Calibri" w:hAnsi="Sylfaen"/>
          <w:lang w:val="hy-AM"/>
        </w:rPr>
        <w:t>(</w:t>
      </w:r>
      <w:r w:rsidR="00E20577" w:rsidRPr="009B2699">
        <w:rPr>
          <w:rFonts w:ascii="Sylfaen" w:eastAsia="Calibri" w:hAnsi="Sylfaen"/>
          <w:lang w:val="hy-AM"/>
        </w:rPr>
        <w:t>4</w:t>
      </w:r>
      <w:r w:rsidRPr="00DE6316">
        <w:rPr>
          <w:rFonts w:ascii="Sylfaen" w:eastAsia="Calibri" w:hAnsi="Sylfaen"/>
          <w:lang w:val="hy-AM"/>
        </w:rPr>
        <w:t>.4)</w:t>
      </w:r>
    </w:p>
    <w:p w14:paraId="3663F18C"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որտեղ` Պ</w:t>
      </w:r>
      <w:r w:rsidRPr="00DE6316">
        <w:rPr>
          <w:rFonts w:ascii="Sylfaen" w:eastAsia="Calibri" w:hAnsi="Sylfaen"/>
          <w:vertAlign w:val="subscript"/>
          <w:lang w:val="hy-AM"/>
        </w:rPr>
        <w:t>դ</w:t>
      </w:r>
      <w:r w:rsidRPr="00DE6316">
        <w:rPr>
          <w:rFonts w:ascii="Sylfaen" w:eastAsia="Calibri" w:hAnsi="Sylfaen"/>
          <w:lang w:val="hy-AM"/>
        </w:rPr>
        <w:t xml:space="preserve"> -պարգևատրման դրույքաչափ, %</w:t>
      </w:r>
    </w:p>
    <w:p w14:paraId="33364B85" w14:textId="77777777" w:rsidR="00A00456" w:rsidRPr="00DE6316" w:rsidRDefault="00A00456" w:rsidP="00A00456">
      <w:pPr>
        <w:tabs>
          <w:tab w:val="left" w:pos="567"/>
        </w:tabs>
        <w:spacing w:line="360" w:lineRule="auto"/>
        <w:ind w:firstLine="567"/>
        <w:jc w:val="center"/>
        <w:rPr>
          <w:rFonts w:ascii="Sylfaen" w:eastAsia="Calibri" w:hAnsi="Sylfaen"/>
          <w:lang w:val="hy-AM"/>
        </w:rPr>
      </w:pPr>
      <w:r w:rsidRPr="00DE6316">
        <w:rPr>
          <w:rFonts w:ascii="Sylfaen" w:eastAsia="Calibri" w:hAnsi="Sylfaen"/>
          <w:b/>
          <w:bCs/>
          <w:lang w:val="hy-AM"/>
        </w:rPr>
        <w:lastRenderedPageBreak/>
        <w:t xml:space="preserve">Պ = </w:t>
      </w:r>
      <w:r w:rsidRPr="00A44B0E">
        <w:rPr>
          <w:rFonts w:ascii="Sylfaen" w:eastAsia="Calibri" w:hAnsi="Sylfaen"/>
          <w:b/>
          <w:bCs/>
          <w:lang w:val="hy-AM"/>
        </w:rPr>
        <w:t>542500</w:t>
      </w:r>
      <w:r>
        <w:rPr>
          <w:rFonts w:ascii="Sylfaen" w:eastAsia="Calibri" w:hAnsi="Sylfaen"/>
          <w:b/>
          <w:bCs/>
          <w:lang w:val="hy-AM"/>
        </w:rPr>
        <w:t xml:space="preserve"> </w:t>
      </w:r>
      <w:r w:rsidRPr="00DE6316">
        <w:rPr>
          <w:rFonts w:ascii="Sylfaen" w:eastAsia="Calibri" w:hAnsi="Sylfaen"/>
          <w:b/>
          <w:bCs/>
          <w:lang w:val="hy-AM"/>
        </w:rPr>
        <w:t xml:space="preserve">* </w:t>
      </w:r>
      <w:r w:rsidRPr="00A44B0E">
        <w:rPr>
          <w:rFonts w:ascii="Sylfaen" w:eastAsia="Calibri" w:hAnsi="Sylfaen"/>
          <w:b/>
          <w:bCs/>
          <w:lang w:val="hy-AM"/>
        </w:rPr>
        <w:t>22</w:t>
      </w:r>
      <w:r w:rsidRPr="00DE6316">
        <w:rPr>
          <w:rFonts w:ascii="Sylfaen" w:eastAsia="Calibri" w:hAnsi="Sylfaen"/>
          <w:b/>
          <w:bCs/>
          <w:lang w:val="hy-AM"/>
        </w:rPr>
        <w:t xml:space="preserve">/ 100% = </w:t>
      </w:r>
      <w:r w:rsidRPr="00A44B0E">
        <w:rPr>
          <w:rFonts w:ascii="Sylfaen" w:eastAsia="Calibri" w:hAnsi="Sylfaen"/>
          <w:b/>
          <w:bCs/>
          <w:lang w:val="hy-AM"/>
        </w:rPr>
        <w:t xml:space="preserve">119350 </w:t>
      </w:r>
      <w:r w:rsidRPr="00DE6316">
        <w:rPr>
          <w:rFonts w:ascii="Sylfaen" w:eastAsia="Calibri" w:hAnsi="Sylfaen"/>
          <w:b/>
          <w:bCs/>
          <w:lang w:val="hy-AM"/>
        </w:rPr>
        <w:t>դրամ</w:t>
      </w:r>
      <w:r w:rsidRPr="00DE6316">
        <w:rPr>
          <w:rFonts w:ascii="Sylfaen" w:eastAsia="Calibri" w:hAnsi="Sylfaen"/>
          <w:lang w:val="hy-AM"/>
        </w:rPr>
        <w:t>:</w:t>
      </w:r>
    </w:p>
    <w:p w14:paraId="44FC07FB"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Ընդամենը հիմնական աշխատավարձը կկազմի`</w:t>
      </w:r>
      <w:bookmarkStart w:id="78" w:name="OLE_LINK26"/>
      <w:r w:rsidRPr="00A44B0E">
        <w:rPr>
          <w:rFonts w:ascii="Sylfaen" w:eastAsia="Calibri" w:hAnsi="Sylfaen"/>
          <w:lang w:val="hy-AM"/>
        </w:rPr>
        <w:t>661850</w:t>
      </w:r>
      <w:r w:rsidRPr="00DE6316">
        <w:rPr>
          <w:rFonts w:ascii="Sylfaen" w:eastAsia="Calibri" w:hAnsi="Sylfaen"/>
          <w:lang w:val="hy-AM"/>
        </w:rPr>
        <w:t xml:space="preserve"> </w:t>
      </w:r>
      <w:bookmarkEnd w:id="78"/>
      <w:r w:rsidRPr="00DE6316">
        <w:rPr>
          <w:rFonts w:ascii="Sylfaen" w:eastAsia="Calibri" w:hAnsi="Sylfaen"/>
          <w:lang w:val="hy-AM"/>
        </w:rPr>
        <w:t>դրամ/ամսական կամ`</w:t>
      </w:r>
    </w:p>
    <w:p w14:paraId="6CDD4013" w14:textId="45C77267" w:rsidR="00A00456" w:rsidRPr="00DE6316" w:rsidRDefault="00A00456" w:rsidP="0039218C">
      <w:pPr>
        <w:tabs>
          <w:tab w:val="left" w:pos="567"/>
        </w:tabs>
        <w:spacing w:line="360" w:lineRule="auto"/>
        <w:jc w:val="both"/>
        <w:rPr>
          <w:rFonts w:ascii="Sylfaen" w:eastAsia="Calibri" w:hAnsi="Sylfaen"/>
          <w:lang w:val="hy-AM"/>
        </w:rPr>
      </w:pPr>
      <w:r w:rsidRPr="00A00456">
        <w:rPr>
          <w:rFonts w:ascii="Sylfaen" w:eastAsia="Calibri" w:hAnsi="Sylfaen"/>
          <w:lang w:val="hy-AM"/>
        </w:rPr>
        <w:t>7942200</w:t>
      </w:r>
      <w:r w:rsidRPr="00DE6316">
        <w:rPr>
          <w:rFonts w:ascii="Sylfaen" w:eastAsia="Calibri" w:hAnsi="Sylfaen"/>
          <w:lang w:val="hy-AM"/>
        </w:rPr>
        <w:t xml:space="preserve"> դրամ/տարեկան:</w:t>
      </w:r>
    </w:p>
    <w:p w14:paraId="7EF0119C" w14:textId="7144110E" w:rsidR="00A00456" w:rsidRPr="00E65809" w:rsidRDefault="00C83133" w:rsidP="00E47DC0">
      <w:pPr>
        <w:spacing w:line="360" w:lineRule="auto"/>
        <w:rPr>
          <w:rFonts w:eastAsia="Calibri"/>
          <w:b/>
          <w:color w:val="000000"/>
          <w:lang w:val="hy-AM"/>
        </w:rPr>
      </w:pPr>
      <w:bookmarkStart w:id="79" w:name="_Toc132377964"/>
      <w:bookmarkStart w:id="80" w:name="_Toc163479782"/>
      <w:bookmarkStart w:id="81" w:name="_Toc195915847"/>
      <w:r w:rsidRPr="00E65809">
        <w:rPr>
          <w:rFonts w:eastAsia="Calibri"/>
          <w:b/>
          <w:color w:val="000000"/>
          <w:lang w:val="hy-AM"/>
        </w:rPr>
        <w:t>4</w:t>
      </w:r>
      <w:r w:rsidR="00A00456" w:rsidRPr="00E65809">
        <w:rPr>
          <w:rFonts w:eastAsia="Calibri"/>
          <w:b/>
          <w:color w:val="000000"/>
          <w:lang w:val="hy-AM"/>
        </w:rPr>
        <w:t>.4 Աշխատողների լրացուցիչ աշխատավարձի հաշվարկը</w:t>
      </w:r>
      <w:bookmarkEnd w:id="79"/>
      <w:bookmarkEnd w:id="80"/>
      <w:bookmarkEnd w:id="81"/>
    </w:p>
    <w:p w14:paraId="5AE07F7D"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Լրացուցիչ աշխատավարձի մեջ մտնում են`հերթական և լրացուցիչ գործողումների, արձակուրդների վճարները, պետական հանձնարարականների կատարման հետ կապված ծախսերը և այլն: Աշխատողների լրացուցիչ աշխատավարձը հաշվարկվում է հետևյալ բանաձևով`</w:t>
      </w:r>
    </w:p>
    <w:p w14:paraId="7187B4F3" w14:textId="675EB858" w:rsidR="00A00456" w:rsidRPr="00DE6316" w:rsidRDefault="00A00456" w:rsidP="001B7DCA">
      <w:pPr>
        <w:tabs>
          <w:tab w:val="left" w:pos="567"/>
        </w:tabs>
        <w:spacing w:line="360" w:lineRule="auto"/>
        <w:ind w:firstLine="567"/>
        <w:jc w:val="right"/>
        <w:rPr>
          <w:rFonts w:ascii="Sylfaen" w:eastAsia="Calibri" w:hAnsi="Sylfaen"/>
          <w:b/>
          <w:bCs/>
          <w:lang w:val="hy-AM"/>
        </w:rPr>
      </w:pPr>
      <w:r w:rsidRPr="00DE6316">
        <w:rPr>
          <w:rFonts w:ascii="Sylfaen" w:eastAsia="Calibri" w:hAnsi="Sylfaen"/>
          <w:b/>
          <w:bCs/>
          <w:lang w:val="hy-AM"/>
        </w:rPr>
        <w:t>Ա</w:t>
      </w:r>
      <w:r w:rsidRPr="00DE6316">
        <w:rPr>
          <w:rFonts w:ascii="Sylfaen" w:eastAsia="Calibri" w:hAnsi="Sylfaen"/>
          <w:b/>
          <w:bCs/>
          <w:vertAlign w:val="subscript"/>
          <w:lang w:val="hy-AM"/>
        </w:rPr>
        <w:t xml:space="preserve"> լր.  </w:t>
      </w:r>
      <w:r w:rsidRPr="00DE6316">
        <w:rPr>
          <w:rFonts w:ascii="Sylfaen" w:eastAsia="Calibri" w:hAnsi="Sylfaen"/>
          <w:b/>
          <w:bCs/>
          <w:lang w:val="hy-AM"/>
        </w:rPr>
        <w:t>= ԸԱ</w:t>
      </w:r>
      <w:r w:rsidRPr="00DE6316">
        <w:rPr>
          <w:rFonts w:ascii="Sylfaen" w:eastAsia="Calibri" w:hAnsi="Sylfaen"/>
          <w:b/>
          <w:bCs/>
          <w:vertAlign w:val="subscript"/>
          <w:lang w:val="hy-AM"/>
        </w:rPr>
        <w:t>հիմ.</w:t>
      </w:r>
      <w:r w:rsidRPr="00DE6316">
        <w:rPr>
          <w:rFonts w:ascii="Sylfaen" w:eastAsia="Calibri" w:hAnsi="Sylfaen"/>
          <w:b/>
          <w:bCs/>
          <w:lang w:val="hy-AM"/>
        </w:rPr>
        <w:t xml:space="preserve"> * Ա</w:t>
      </w:r>
      <w:r w:rsidRPr="00DE6316">
        <w:rPr>
          <w:rFonts w:ascii="Sylfaen" w:eastAsia="Calibri" w:hAnsi="Sylfaen"/>
          <w:b/>
          <w:bCs/>
          <w:vertAlign w:val="subscript"/>
          <w:lang w:val="hy-AM"/>
        </w:rPr>
        <w:t>լր.դ</w:t>
      </w:r>
      <w:r w:rsidRPr="00DE6316">
        <w:rPr>
          <w:rFonts w:ascii="Sylfaen" w:eastAsia="Calibri" w:hAnsi="Sylfaen"/>
          <w:b/>
          <w:bCs/>
          <w:lang w:val="hy-AM"/>
        </w:rPr>
        <w:t xml:space="preserve">/100,   </w:t>
      </w:r>
      <w:r w:rsidRPr="00DE6316">
        <w:rPr>
          <w:rFonts w:ascii="Sylfaen" w:eastAsia="Calibri" w:hAnsi="Sylfaen"/>
          <w:b/>
          <w:bCs/>
          <w:lang w:val="hy-AM"/>
        </w:rPr>
        <w:tab/>
      </w:r>
      <w:r w:rsidRPr="00DE6316">
        <w:rPr>
          <w:rFonts w:ascii="Sylfaen" w:eastAsia="Calibri" w:hAnsi="Sylfaen"/>
          <w:b/>
          <w:bCs/>
          <w:lang w:val="hy-AM"/>
        </w:rPr>
        <w:tab/>
      </w:r>
      <w:r w:rsidR="001B7DCA" w:rsidRPr="006C0A7B">
        <w:rPr>
          <w:rFonts w:ascii="Sylfaen" w:eastAsia="Calibri" w:hAnsi="Sylfaen"/>
          <w:b/>
          <w:bCs/>
          <w:lang w:val="hy-AM"/>
        </w:rPr>
        <w:t xml:space="preserve">                            </w:t>
      </w:r>
      <w:r w:rsidRPr="00DE6316">
        <w:rPr>
          <w:rFonts w:ascii="Sylfaen" w:eastAsia="Calibri" w:hAnsi="Sylfaen"/>
          <w:lang w:val="hy-AM"/>
        </w:rPr>
        <w:t>(</w:t>
      </w:r>
      <w:r w:rsidR="00E20577" w:rsidRPr="009B2699">
        <w:rPr>
          <w:rFonts w:ascii="Sylfaen" w:eastAsia="Calibri" w:hAnsi="Sylfaen"/>
          <w:lang w:val="hy-AM"/>
        </w:rPr>
        <w:t>4</w:t>
      </w:r>
      <w:r w:rsidRPr="00DE6316">
        <w:rPr>
          <w:rFonts w:ascii="Sylfaen" w:eastAsia="Calibri" w:hAnsi="Sylfaen"/>
          <w:lang w:val="hy-AM"/>
        </w:rPr>
        <w:t>.5)</w:t>
      </w:r>
    </w:p>
    <w:p w14:paraId="7E35C69C"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որտեղ` ԸԱ</w:t>
      </w:r>
      <w:r w:rsidRPr="00DE6316">
        <w:rPr>
          <w:rFonts w:ascii="Sylfaen" w:eastAsia="Calibri" w:hAnsi="Sylfaen"/>
          <w:vertAlign w:val="subscript"/>
          <w:lang w:val="hy-AM"/>
        </w:rPr>
        <w:t>լր.դ</w:t>
      </w:r>
      <w:r w:rsidRPr="00DE6316">
        <w:rPr>
          <w:rFonts w:ascii="Sylfaen" w:eastAsia="Calibri" w:hAnsi="Sylfaen"/>
          <w:lang w:val="hy-AM"/>
        </w:rPr>
        <w:t xml:space="preserve"> – Ընդհանուր հիմնական աշխատավարձն է, իսկ  Ա</w:t>
      </w:r>
      <w:r w:rsidRPr="00DE6316">
        <w:rPr>
          <w:rFonts w:ascii="Sylfaen" w:eastAsia="Calibri" w:hAnsi="Sylfaen"/>
          <w:vertAlign w:val="subscript"/>
          <w:lang w:val="hy-AM"/>
        </w:rPr>
        <w:t>լր.դ</w:t>
      </w:r>
      <w:r w:rsidRPr="00DE6316">
        <w:rPr>
          <w:rFonts w:ascii="Sylfaen" w:eastAsia="Calibri" w:hAnsi="Sylfaen"/>
          <w:lang w:val="hy-AM"/>
        </w:rPr>
        <w:t>-ն լրացուցիչ աշխատավարձի դրույքաչափն է,%:</w:t>
      </w:r>
    </w:p>
    <w:p w14:paraId="616DCBBE" w14:textId="640D276E" w:rsidR="00A00456" w:rsidRPr="00DE6316" w:rsidRDefault="00A00456" w:rsidP="00A00456">
      <w:pPr>
        <w:tabs>
          <w:tab w:val="left" w:pos="567"/>
        </w:tabs>
        <w:spacing w:line="360" w:lineRule="auto"/>
        <w:rPr>
          <w:rFonts w:ascii="Sylfaen" w:eastAsia="Calibri" w:hAnsi="Sylfaen"/>
          <w:lang w:val="hy-AM"/>
        </w:rPr>
      </w:pPr>
      <w:r w:rsidRPr="00DE6316">
        <w:rPr>
          <w:rFonts w:ascii="Sylfaen" w:eastAsia="Calibri" w:hAnsi="Sylfaen"/>
          <w:lang w:val="hy-AM"/>
        </w:rPr>
        <w:t>Ա</w:t>
      </w:r>
      <w:r w:rsidRPr="00DE6316">
        <w:rPr>
          <w:rFonts w:ascii="Sylfaen" w:eastAsia="Calibri" w:hAnsi="Sylfaen"/>
          <w:vertAlign w:val="subscript"/>
          <w:lang w:val="hy-AM"/>
        </w:rPr>
        <w:t xml:space="preserve">լր.  </w:t>
      </w:r>
      <w:r w:rsidRPr="00DE6316">
        <w:rPr>
          <w:rFonts w:ascii="Sylfaen" w:eastAsia="Calibri" w:hAnsi="Sylfaen"/>
          <w:lang w:val="hy-AM"/>
        </w:rPr>
        <w:t xml:space="preserve">= </w:t>
      </w:r>
      <w:r w:rsidRPr="00A44B0E">
        <w:rPr>
          <w:rFonts w:ascii="Sylfaen" w:eastAsia="Calibri" w:hAnsi="Sylfaen"/>
          <w:lang w:val="hy-AM"/>
        </w:rPr>
        <w:t>661850</w:t>
      </w:r>
      <w:r w:rsidRPr="00DE6316">
        <w:rPr>
          <w:rFonts w:ascii="Sylfaen" w:eastAsia="Calibri" w:hAnsi="Sylfaen"/>
          <w:lang w:val="hy-AM"/>
        </w:rPr>
        <w:t xml:space="preserve"> * </w:t>
      </w:r>
      <w:r w:rsidRPr="00E1791B">
        <w:rPr>
          <w:rFonts w:ascii="Sylfaen" w:eastAsia="Calibri" w:hAnsi="Sylfaen"/>
          <w:lang w:val="hy-AM"/>
        </w:rPr>
        <w:t>13</w:t>
      </w:r>
      <w:r w:rsidRPr="00DE6316">
        <w:rPr>
          <w:rFonts w:ascii="Sylfaen" w:eastAsia="Calibri" w:hAnsi="Sylfaen"/>
          <w:lang w:val="hy-AM"/>
        </w:rPr>
        <w:t xml:space="preserve"> / 100% =</w:t>
      </w:r>
      <w:r w:rsidRPr="00B6176B">
        <w:rPr>
          <w:rFonts w:ascii="Sylfaen" w:eastAsia="Calibri" w:hAnsi="Sylfaen"/>
          <w:lang w:val="hy-AM"/>
        </w:rPr>
        <w:t>86040</w:t>
      </w:r>
      <w:r>
        <w:rPr>
          <w:rFonts w:ascii="Sylfaen" w:eastAsia="Calibri" w:hAnsi="Sylfaen"/>
          <w:lang w:val="hy-AM"/>
        </w:rPr>
        <w:t>.5</w:t>
      </w:r>
      <w:r w:rsidRPr="00DE6316">
        <w:rPr>
          <w:rFonts w:ascii="Sylfaen" w:eastAsia="Calibri" w:hAnsi="Sylfaen"/>
          <w:lang w:val="hy-AM"/>
        </w:rPr>
        <w:t xml:space="preserve"> դրամ/ամսական կամ </w:t>
      </w:r>
      <w:bookmarkStart w:id="82" w:name="OLE_LINK34"/>
      <w:r w:rsidRPr="00B6176B">
        <w:rPr>
          <w:rFonts w:ascii="Sylfaen" w:eastAsia="Calibri" w:hAnsi="Sylfaen"/>
          <w:lang w:val="hy-AM"/>
        </w:rPr>
        <w:t>1032486</w:t>
      </w:r>
      <w:r w:rsidRPr="00DE6316">
        <w:rPr>
          <w:rFonts w:ascii="Sylfaen" w:eastAsia="Calibri" w:hAnsi="Sylfaen"/>
          <w:lang w:val="hy-AM"/>
        </w:rPr>
        <w:t xml:space="preserve"> </w:t>
      </w:r>
      <w:bookmarkEnd w:id="82"/>
      <w:r w:rsidRPr="00DE6316">
        <w:rPr>
          <w:rFonts w:ascii="Sylfaen" w:eastAsia="Calibri" w:hAnsi="Sylfaen"/>
          <w:lang w:val="hy-AM"/>
        </w:rPr>
        <w:t>դրամ/տարեկան:</w:t>
      </w:r>
    </w:p>
    <w:p w14:paraId="4C2E2A70" w14:textId="08853673" w:rsidR="00A00456" w:rsidRPr="00E65809" w:rsidRDefault="00C83133" w:rsidP="00E47DC0">
      <w:pPr>
        <w:spacing w:line="360" w:lineRule="auto"/>
        <w:rPr>
          <w:rFonts w:eastAsia="Calibri"/>
          <w:b/>
          <w:color w:val="000000"/>
          <w:lang w:val="hy-AM"/>
        </w:rPr>
      </w:pPr>
      <w:bookmarkStart w:id="83" w:name="_Toc132377965"/>
      <w:bookmarkStart w:id="84" w:name="_Toc163479783"/>
      <w:bookmarkStart w:id="85" w:name="_Toc195915848"/>
      <w:r w:rsidRPr="00E65809">
        <w:rPr>
          <w:rFonts w:eastAsia="Calibri"/>
          <w:b/>
          <w:color w:val="000000"/>
          <w:lang w:val="hy-AM"/>
        </w:rPr>
        <w:t>4</w:t>
      </w:r>
      <w:r w:rsidR="00A00456" w:rsidRPr="00E65809">
        <w:rPr>
          <w:rFonts w:eastAsia="Calibri"/>
          <w:b/>
          <w:color w:val="000000"/>
          <w:lang w:val="hy-AM"/>
        </w:rPr>
        <w:t>.5 Սարքավորումների պահպանման և շահագործման ծախսերի հաշվարկը</w:t>
      </w:r>
      <w:bookmarkEnd w:id="83"/>
      <w:bookmarkEnd w:id="84"/>
      <w:bookmarkEnd w:id="85"/>
    </w:p>
    <w:p w14:paraId="221EF28A" w14:textId="77777777" w:rsidR="00A00456" w:rsidRPr="00DE6316" w:rsidRDefault="00A00456" w:rsidP="00470F80">
      <w:pPr>
        <w:tabs>
          <w:tab w:val="left" w:pos="567"/>
        </w:tabs>
        <w:spacing w:after="240" w:line="360" w:lineRule="auto"/>
        <w:ind w:firstLine="567"/>
        <w:jc w:val="both"/>
        <w:rPr>
          <w:rFonts w:ascii="Sylfaen" w:eastAsia="Calibri" w:hAnsi="Sylfaen"/>
          <w:lang w:val="hy-AM"/>
        </w:rPr>
      </w:pPr>
      <w:r w:rsidRPr="00DE6316">
        <w:rPr>
          <w:rFonts w:ascii="Sylfaen" w:eastAsia="Calibri" w:hAnsi="Sylfaen"/>
          <w:lang w:val="hy-AM"/>
        </w:rPr>
        <w:t xml:space="preserve">Սարքավորումների պահպանման և շահագործման ծախսերի թվին են պատկանում ամորտիզացիոն, ընթացիկ վերանորոգման, տրանզիտորային միջոցների, գործիքների և հարմարանքների վերանորոգման և այլ ծախսերը: </w:t>
      </w:r>
      <w:r w:rsidRPr="00DE6316">
        <w:rPr>
          <w:rFonts w:ascii="Sylfaen" w:eastAsia="Calibri" w:hAnsi="Sylfaen" w:cs="Sylfaen"/>
          <w:lang w:val="hy-AM"/>
        </w:rPr>
        <w:t>Սարքավորումների</w:t>
      </w:r>
      <w:r w:rsidRPr="00DE6316">
        <w:rPr>
          <w:rFonts w:ascii="Sylfaen" w:eastAsia="Calibri" w:hAnsi="Sylfaen"/>
          <w:lang w:val="hy-AM"/>
        </w:rPr>
        <w:t xml:space="preserve"> </w:t>
      </w:r>
      <w:r w:rsidRPr="00DE6316">
        <w:rPr>
          <w:rFonts w:ascii="Sylfaen" w:eastAsia="Calibri" w:hAnsi="Sylfaen" w:cs="Sylfaen"/>
          <w:lang w:val="hy-AM"/>
        </w:rPr>
        <w:t>պահպանման</w:t>
      </w:r>
      <w:r w:rsidRPr="00DE6316">
        <w:rPr>
          <w:rFonts w:ascii="Sylfaen" w:eastAsia="Calibri" w:hAnsi="Sylfaen"/>
          <w:lang w:val="hy-AM"/>
        </w:rPr>
        <w:t xml:space="preserve"> </w:t>
      </w:r>
      <w:r w:rsidRPr="00DE6316">
        <w:rPr>
          <w:rFonts w:ascii="Sylfaen" w:eastAsia="Calibri" w:hAnsi="Sylfaen" w:cs="Sylfaen"/>
          <w:lang w:val="hy-AM"/>
        </w:rPr>
        <w:t>և</w:t>
      </w:r>
      <w:r w:rsidRPr="00DE6316">
        <w:rPr>
          <w:rFonts w:ascii="Sylfaen" w:eastAsia="Calibri" w:hAnsi="Sylfaen"/>
          <w:lang w:val="hy-AM"/>
        </w:rPr>
        <w:t xml:space="preserve"> </w:t>
      </w:r>
      <w:r w:rsidRPr="00DE6316">
        <w:rPr>
          <w:rFonts w:ascii="Sylfaen" w:eastAsia="Calibri" w:hAnsi="Sylfaen" w:cs="Sylfaen"/>
          <w:lang w:val="hy-AM"/>
        </w:rPr>
        <w:t>շահագործման</w:t>
      </w:r>
      <w:r w:rsidRPr="00DE6316">
        <w:rPr>
          <w:rFonts w:ascii="Sylfaen" w:eastAsia="Calibri" w:hAnsi="Sylfaen"/>
          <w:lang w:val="hy-AM"/>
        </w:rPr>
        <w:t xml:space="preserve"> </w:t>
      </w:r>
      <w:r w:rsidRPr="00DE6316">
        <w:rPr>
          <w:rFonts w:ascii="Sylfaen" w:eastAsia="Calibri" w:hAnsi="Sylfaen" w:cs="Sylfaen"/>
          <w:lang w:val="hy-AM"/>
        </w:rPr>
        <w:t>ծախսերի</w:t>
      </w:r>
      <w:r w:rsidRPr="00DE6316">
        <w:rPr>
          <w:rFonts w:ascii="Sylfaen" w:eastAsia="Calibri" w:hAnsi="Sylfaen"/>
          <w:lang w:val="hy-AM"/>
        </w:rPr>
        <w:t xml:space="preserve"> </w:t>
      </w:r>
      <w:r w:rsidRPr="00DE6316">
        <w:rPr>
          <w:rFonts w:ascii="Sylfaen" w:eastAsia="Calibri" w:hAnsi="Sylfaen" w:cs="Sylfaen"/>
          <w:lang w:val="hy-AM"/>
        </w:rPr>
        <w:t>թվին</w:t>
      </w:r>
      <w:r w:rsidRPr="00DE6316">
        <w:rPr>
          <w:rFonts w:ascii="Sylfaen" w:eastAsia="Calibri" w:hAnsi="Sylfaen"/>
          <w:lang w:val="hy-AM"/>
        </w:rPr>
        <w:t xml:space="preserve"> </w:t>
      </w:r>
      <w:r w:rsidRPr="00DE6316">
        <w:rPr>
          <w:rFonts w:ascii="Sylfaen" w:eastAsia="Calibri" w:hAnsi="Sylfaen" w:cs="Sylfaen"/>
          <w:lang w:val="hy-AM"/>
        </w:rPr>
        <w:t>են</w:t>
      </w:r>
      <w:r w:rsidRPr="00DE6316">
        <w:rPr>
          <w:rFonts w:ascii="Sylfaen" w:eastAsia="Calibri" w:hAnsi="Sylfaen"/>
          <w:lang w:val="hy-AM"/>
        </w:rPr>
        <w:t xml:space="preserve"> </w:t>
      </w:r>
      <w:r w:rsidRPr="00DE6316">
        <w:rPr>
          <w:rFonts w:ascii="Sylfaen" w:eastAsia="Calibri" w:hAnsi="Sylfaen" w:cs="Sylfaen"/>
          <w:lang w:val="hy-AM"/>
        </w:rPr>
        <w:t>պատկանում</w:t>
      </w:r>
      <w:r w:rsidRPr="00DE6316">
        <w:rPr>
          <w:rFonts w:ascii="Sylfaen" w:eastAsia="Calibri" w:hAnsi="Sylfaen"/>
          <w:lang w:val="hy-AM"/>
        </w:rPr>
        <w:t xml:space="preserve"> </w:t>
      </w:r>
      <w:r w:rsidRPr="00DE6316">
        <w:rPr>
          <w:rFonts w:ascii="Sylfaen" w:eastAsia="Calibri" w:hAnsi="Sylfaen" w:cs="Sylfaen"/>
          <w:lang w:val="hy-AM"/>
        </w:rPr>
        <w:t>ամորտիզացիոն</w:t>
      </w:r>
      <w:r w:rsidRPr="00DE6316">
        <w:rPr>
          <w:rFonts w:ascii="Sylfaen" w:eastAsia="Calibri" w:hAnsi="Sylfaen"/>
          <w:lang w:val="hy-AM"/>
        </w:rPr>
        <w:t xml:space="preserve">, </w:t>
      </w:r>
      <w:r w:rsidRPr="00DE6316">
        <w:rPr>
          <w:rFonts w:ascii="Sylfaen" w:eastAsia="Calibri" w:hAnsi="Sylfaen" w:cs="Sylfaen"/>
          <w:lang w:val="hy-AM"/>
        </w:rPr>
        <w:t>ընթացիկ</w:t>
      </w:r>
      <w:r w:rsidRPr="00DE6316">
        <w:rPr>
          <w:rFonts w:ascii="Sylfaen" w:eastAsia="Calibri" w:hAnsi="Sylfaen"/>
          <w:lang w:val="hy-AM"/>
        </w:rPr>
        <w:t xml:space="preserve"> </w:t>
      </w:r>
      <w:r w:rsidRPr="00DE6316">
        <w:rPr>
          <w:rFonts w:ascii="Sylfaen" w:eastAsia="Calibri" w:hAnsi="Sylfaen" w:cs="Sylfaen"/>
          <w:lang w:val="hy-AM"/>
        </w:rPr>
        <w:t>վերանորոգման</w:t>
      </w:r>
      <w:r w:rsidRPr="00DE6316">
        <w:rPr>
          <w:rFonts w:ascii="Sylfaen" w:eastAsia="Calibri" w:hAnsi="Sylfaen"/>
          <w:lang w:val="hy-AM"/>
        </w:rPr>
        <w:t xml:space="preserve">, </w:t>
      </w:r>
      <w:r w:rsidRPr="00DE6316">
        <w:rPr>
          <w:rFonts w:ascii="Sylfaen" w:eastAsia="Calibri" w:hAnsi="Sylfaen" w:cs="Sylfaen"/>
          <w:lang w:val="hy-AM"/>
        </w:rPr>
        <w:t>տրանզիստորային</w:t>
      </w:r>
      <w:r w:rsidRPr="00DE6316">
        <w:rPr>
          <w:rFonts w:ascii="Sylfaen" w:eastAsia="Calibri" w:hAnsi="Sylfaen"/>
          <w:lang w:val="hy-AM"/>
        </w:rPr>
        <w:t xml:space="preserve"> </w:t>
      </w:r>
      <w:r w:rsidRPr="00DE6316">
        <w:rPr>
          <w:rFonts w:ascii="Sylfaen" w:eastAsia="Calibri" w:hAnsi="Sylfaen" w:cs="Sylfaen"/>
          <w:lang w:val="hy-AM"/>
        </w:rPr>
        <w:t>միջոցների</w:t>
      </w:r>
      <w:r w:rsidRPr="00DE6316">
        <w:rPr>
          <w:rFonts w:ascii="Sylfaen" w:eastAsia="Calibri" w:hAnsi="Sylfaen"/>
          <w:lang w:val="hy-AM"/>
        </w:rPr>
        <w:t xml:space="preserve">, </w:t>
      </w:r>
      <w:r w:rsidRPr="00DE6316">
        <w:rPr>
          <w:rFonts w:ascii="Sylfaen" w:eastAsia="Calibri" w:hAnsi="Sylfaen" w:cs="Sylfaen"/>
          <w:lang w:val="hy-AM"/>
        </w:rPr>
        <w:t>գործիքների</w:t>
      </w:r>
      <w:r w:rsidRPr="00DE6316">
        <w:rPr>
          <w:rFonts w:ascii="Sylfaen" w:eastAsia="Calibri" w:hAnsi="Sylfaen"/>
          <w:lang w:val="hy-AM"/>
        </w:rPr>
        <w:t xml:space="preserve"> </w:t>
      </w:r>
      <w:r w:rsidRPr="00DE6316">
        <w:rPr>
          <w:rFonts w:ascii="Sylfaen" w:eastAsia="Calibri" w:hAnsi="Sylfaen" w:cs="Sylfaen"/>
          <w:lang w:val="hy-AM"/>
        </w:rPr>
        <w:t>և</w:t>
      </w:r>
      <w:r w:rsidRPr="00DE6316">
        <w:rPr>
          <w:rFonts w:ascii="Sylfaen" w:eastAsia="Calibri" w:hAnsi="Sylfaen"/>
          <w:lang w:val="hy-AM"/>
        </w:rPr>
        <w:t xml:space="preserve"> </w:t>
      </w:r>
      <w:r w:rsidRPr="00DE6316">
        <w:rPr>
          <w:rFonts w:ascii="Sylfaen" w:eastAsia="Calibri" w:hAnsi="Sylfaen" w:cs="Sylfaen"/>
          <w:lang w:val="hy-AM"/>
        </w:rPr>
        <w:t>հարմարանքների</w:t>
      </w:r>
      <w:r w:rsidRPr="00DE6316">
        <w:rPr>
          <w:rFonts w:ascii="Sylfaen" w:eastAsia="Calibri" w:hAnsi="Sylfaen"/>
          <w:lang w:val="hy-AM"/>
        </w:rPr>
        <w:t xml:space="preserve"> </w:t>
      </w:r>
      <w:r w:rsidRPr="00DE6316">
        <w:rPr>
          <w:rFonts w:ascii="Sylfaen" w:eastAsia="Calibri" w:hAnsi="Sylfaen" w:cs="Sylfaen"/>
          <w:lang w:val="hy-AM"/>
        </w:rPr>
        <w:t>վերանորոգման</w:t>
      </w:r>
      <w:r w:rsidRPr="00DE6316">
        <w:rPr>
          <w:rFonts w:ascii="Sylfaen" w:eastAsia="Calibri" w:hAnsi="Sylfaen"/>
          <w:lang w:val="hy-AM"/>
        </w:rPr>
        <w:t xml:space="preserve"> </w:t>
      </w:r>
      <w:r w:rsidRPr="00DE6316">
        <w:rPr>
          <w:rFonts w:ascii="Sylfaen" w:eastAsia="Calibri" w:hAnsi="Sylfaen" w:cs="Sylfaen"/>
          <w:lang w:val="hy-AM"/>
        </w:rPr>
        <w:t>և</w:t>
      </w:r>
      <w:r w:rsidRPr="00DE6316">
        <w:rPr>
          <w:rFonts w:ascii="Sylfaen" w:eastAsia="Calibri" w:hAnsi="Sylfaen"/>
          <w:lang w:val="hy-AM"/>
        </w:rPr>
        <w:t xml:space="preserve"> </w:t>
      </w:r>
      <w:r w:rsidRPr="00DE6316">
        <w:rPr>
          <w:rFonts w:ascii="Sylfaen" w:eastAsia="Calibri" w:hAnsi="Sylfaen" w:cs="Sylfaen"/>
          <w:lang w:val="hy-AM"/>
        </w:rPr>
        <w:t>այլ</w:t>
      </w:r>
      <w:r w:rsidRPr="00DE6316">
        <w:rPr>
          <w:rFonts w:ascii="Sylfaen" w:eastAsia="Calibri" w:hAnsi="Sylfaen"/>
          <w:lang w:val="hy-AM"/>
        </w:rPr>
        <w:t xml:space="preserve"> </w:t>
      </w:r>
      <w:r w:rsidRPr="00DE6316">
        <w:rPr>
          <w:rFonts w:ascii="Sylfaen" w:eastAsia="Calibri" w:hAnsi="Sylfaen" w:cs="Sylfaen"/>
          <w:lang w:val="hy-AM"/>
        </w:rPr>
        <w:t>ծախսերը</w:t>
      </w:r>
      <w:r w:rsidRPr="00DE6316">
        <w:rPr>
          <w:rFonts w:ascii="Sylfaen" w:eastAsia="Calibri" w:hAnsi="Sylfaen"/>
          <w:lang w:val="hy-AM"/>
        </w:rPr>
        <w:t>:</w:t>
      </w:r>
    </w:p>
    <w:p w14:paraId="184B6889" w14:textId="30926486" w:rsidR="00A00456" w:rsidRPr="00DE6316" w:rsidRDefault="00C83133" w:rsidP="00470F80">
      <w:pPr>
        <w:spacing w:after="240" w:line="360" w:lineRule="auto"/>
        <w:jc w:val="center"/>
        <w:rPr>
          <w:rFonts w:eastAsia="Calibri"/>
          <w:b/>
          <w:color w:val="000000"/>
          <w:lang w:val="hy-AM"/>
        </w:rPr>
      </w:pPr>
      <w:bookmarkStart w:id="86" w:name="_Toc132377966"/>
      <w:bookmarkStart w:id="87" w:name="_Toc163479784"/>
      <w:bookmarkStart w:id="88" w:name="_Toc195915849"/>
      <w:r w:rsidRPr="00C83133">
        <w:rPr>
          <w:rFonts w:eastAsia="Calibri"/>
          <w:b/>
          <w:color w:val="000000"/>
          <w:lang w:val="hy-AM"/>
        </w:rPr>
        <w:t>4</w:t>
      </w:r>
      <w:r w:rsidR="00A00456" w:rsidRPr="00DE6316">
        <w:rPr>
          <w:rFonts w:eastAsia="Calibri"/>
          <w:b/>
          <w:color w:val="000000"/>
          <w:lang w:val="hy-AM"/>
        </w:rPr>
        <w:t>.5.1 Հիմնական միջոցների ամորտիզացիա</w:t>
      </w:r>
      <w:bookmarkEnd w:id="86"/>
      <w:bookmarkEnd w:id="87"/>
      <w:bookmarkEnd w:id="88"/>
    </w:p>
    <w:p w14:paraId="1FF5FF6D" w14:textId="77777777" w:rsidR="00A00456" w:rsidRPr="00DE6316" w:rsidRDefault="00A00456" w:rsidP="00A00456">
      <w:pPr>
        <w:tabs>
          <w:tab w:val="left" w:pos="567"/>
          <w:tab w:val="left" w:pos="2600"/>
        </w:tabs>
        <w:spacing w:line="360" w:lineRule="auto"/>
        <w:ind w:firstLine="567"/>
        <w:jc w:val="both"/>
        <w:rPr>
          <w:rFonts w:ascii="Sylfaen" w:eastAsia="Calibri" w:hAnsi="Sylfaen"/>
          <w:lang w:val="hy-AM"/>
        </w:rPr>
      </w:pPr>
      <w:r w:rsidRPr="00DE6316">
        <w:rPr>
          <w:rFonts w:ascii="Sylfaen" w:eastAsia="Calibri" w:hAnsi="Sylfaen" w:cs="Sylfaen"/>
          <w:lang w:val="hy-AM"/>
        </w:rPr>
        <w:t>Հիմնական</w:t>
      </w:r>
      <w:r w:rsidRPr="00DE6316">
        <w:rPr>
          <w:rFonts w:ascii="Sylfaen" w:eastAsia="Calibri" w:hAnsi="Sylfaen"/>
          <w:lang w:val="hy-AM"/>
        </w:rPr>
        <w:t xml:space="preserve"> մ</w:t>
      </w:r>
      <w:r w:rsidRPr="00DE6316">
        <w:rPr>
          <w:rFonts w:ascii="Sylfaen" w:eastAsia="Calibri" w:hAnsi="Sylfaen" w:cs="Sylfaen"/>
          <w:lang w:val="hy-AM"/>
        </w:rPr>
        <w:t>իջոցների</w:t>
      </w:r>
      <w:r w:rsidRPr="00DE6316">
        <w:rPr>
          <w:rFonts w:ascii="Sylfaen" w:eastAsia="Calibri" w:hAnsi="Sylfaen"/>
          <w:lang w:val="hy-AM"/>
        </w:rPr>
        <w:t xml:space="preserve"> </w:t>
      </w:r>
      <w:r w:rsidRPr="00DE6316">
        <w:rPr>
          <w:rFonts w:ascii="Sylfaen" w:eastAsia="Calibri" w:hAnsi="Sylfaen" w:cs="Sylfaen"/>
          <w:lang w:val="hy-AM"/>
        </w:rPr>
        <w:t>տարեկան</w:t>
      </w:r>
      <w:r w:rsidRPr="00DE6316">
        <w:rPr>
          <w:rFonts w:ascii="Sylfaen" w:eastAsia="Calibri" w:hAnsi="Sylfaen"/>
          <w:lang w:val="hy-AM"/>
        </w:rPr>
        <w:t xml:space="preserve"> </w:t>
      </w:r>
      <w:r w:rsidRPr="00DE6316">
        <w:rPr>
          <w:rFonts w:ascii="Sylfaen" w:eastAsia="Calibri" w:hAnsi="Sylfaen" w:cs="Sylfaen"/>
          <w:lang w:val="hy-AM"/>
        </w:rPr>
        <w:t>ամորտիզացիան</w:t>
      </w:r>
      <w:r w:rsidRPr="00DE6316">
        <w:rPr>
          <w:rFonts w:ascii="Sylfaen" w:eastAsia="Calibri" w:hAnsi="Sylfaen"/>
          <w:lang w:val="hy-AM"/>
        </w:rPr>
        <w:t xml:space="preserve"> (</w:t>
      </w:r>
      <w:r w:rsidRPr="00DE6316">
        <w:rPr>
          <w:rFonts w:ascii="Sylfaen" w:eastAsia="Calibri" w:hAnsi="Sylfaen" w:cs="Sylfaen"/>
          <w:lang w:val="hy-AM"/>
        </w:rPr>
        <w:t>Ա</w:t>
      </w:r>
      <w:r w:rsidRPr="00DE6316">
        <w:rPr>
          <w:rFonts w:ascii="Sylfaen" w:eastAsia="Calibri" w:hAnsi="Sylfaen" w:cs="Sylfaen"/>
          <w:vertAlign w:val="subscript"/>
          <w:lang w:val="hy-AM"/>
        </w:rPr>
        <w:t>Տ</w:t>
      </w:r>
      <w:r w:rsidRPr="00DE6316">
        <w:rPr>
          <w:rFonts w:ascii="Sylfaen" w:eastAsia="Calibri" w:hAnsi="Sylfaen"/>
          <w:lang w:val="hy-AM"/>
        </w:rPr>
        <w:t xml:space="preserve">) </w:t>
      </w:r>
      <w:r w:rsidRPr="00DE6316">
        <w:rPr>
          <w:rFonts w:ascii="Sylfaen" w:eastAsia="Calibri" w:hAnsi="Sylfaen" w:cs="Sylfaen"/>
          <w:lang w:val="hy-AM"/>
        </w:rPr>
        <w:t>հաշվարկվում</w:t>
      </w:r>
      <w:r w:rsidRPr="00DE6316">
        <w:rPr>
          <w:rFonts w:ascii="Sylfaen" w:eastAsia="Calibri" w:hAnsi="Sylfaen"/>
          <w:lang w:val="hy-AM"/>
        </w:rPr>
        <w:t xml:space="preserve"> </w:t>
      </w:r>
      <w:r w:rsidRPr="00DE6316">
        <w:rPr>
          <w:rFonts w:ascii="Sylfaen" w:eastAsia="Calibri" w:hAnsi="Sylfaen" w:cs="Sylfaen"/>
          <w:lang w:val="hy-AM"/>
        </w:rPr>
        <w:t>է</w:t>
      </w:r>
      <w:r w:rsidRPr="00DE6316">
        <w:rPr>
          <w:rFonts w:ascii="Sylfaen" w:eastAsia="Calibri" w:hAnsi="Sylfaen"/>
          <w:lang w:val="hy-AM"/>
        </w:rPr>
        <w:t xml:space="preserve"> </w:t>
      </w:r>
      <w:r w:rsidRPr="00DE6316">
        <w:rPr>
          <w:rFonts w:ascii="Sylfaen" w:eastAsia="Calibri" w:hAnsi="Sylfaen" w:cs="Sylfaen"/>
          <w:lang w:val="hy-AM"/>
        </w:rPr>
        <w:t>հետևյալ</w:t>
      </w:r>
      <w:r w:rsidRPr="00DE6316">
        <w:rPr>
          <w:rFonts w:ascii="Sylfaen" w:eastAsia="Calibri" w:hAnsi="Sylfaen"/>
          <w:lang w:val="hy-AM"/>
        </w:rPr>
        <w:t xml:space="preserve"> </w:t>
      </w:r>
      <w:r w:rsidRPr="00DE6316">
        <w:rPr>
          <w:rFonts w:ascii="Sylfaen" w:eastAsia="Calibri" w:hAnsi="Sylfaen" w:cs="Sylfaen"/>
          <w:lang w:val="hy-AM"/>
        </w:rPr>
        <w:t>բանաձևով</w:t>
      </w:r>
      <w:r w:rsidRPr="00DE6316">
        <w:rPr>
          <w:rFonts w:ascii="Sylfaen" w:eastAsia="Calibri" w:hAnsi="Sylfaen"/>
          <w:lang w:val="hy-AM"/>
        </w:rPr>
        <w:t>`</w:t>
      </w:r>
    </w:p>
    <w:p w14:paraId="3B54C028" w14:textId="3260FA86" w:rsidR="00A00456" w:rsidRPr="00DE6316" w:rsidRDefault="00A00456" w:rsidP="001B7DCA">
      <w:pPr>
        <w:tabs>
          <w:tab w:val="left" w:pos="567"/>
          <w:tab w:val="left" w:pos="2600"/>
        </w:tabs>
        <w:spacing w:line="360" w:lineRule="auto"/>
        <w:ind w:firstLine="567"/>
        <w:jc w:val="right"/>
        <w:rPr>
          <w:rFonts w:ascii="Sylfaen" w:eastAsia="Calibri" w:hAnsi="Sylfaen"/>
          <w:b/>
          <w:lang w:val="hy-AM"/>
        </w:rPr>
      </w:pPr>
      <w:r w:rsidRPr="00DE6316">
        <w:rPr>
          <w:rFonts w:ascii="Sylfaen" w:eastAsia="Calibri" w:hAnsi="Sylfaen" w:cs="Sylfaen"/>
          <w:b/>
          <w:lang w:val="hy-AM"/>
        </w:rPr>
        <w:t>Ա</w:t>
      </w:r>
      <w:r w:rsidRPr="00DE6316">
        <w:rPr>
          <w:rFonts w:ascii="Sylfaen" w:eastAsia="Calibri" w:hAnsi="Sylfaen" w:cs="Sylfaen"/>
          <w:b/>
          <w:vertAlign w:val="subscript"/>
          <w:lang w:val="hy-AM"/>
        </w:rPr>
        <w:t xml:space="preserve">Տ </w:t>
      </w:r>
      <w:r w:rsidRPr="00DE6316">
        <w:rPr>
          <w:rFonts w:ascii="Sylfaen" w:eastAsia="Calibri" w:hAnsi="Sylfaen"/>
          <w:b/>
          <w:lang w:val="hy-AM"/>
        </w:rPr>
        <w:t xml:space="preserve">= </w:t>
      </w:r>
      <w:r w:rsidRPr="00DE6316">
        <w:rPr>
          <w:rFonts w:ascii="Sylfaen" w:eastAsia="Calibri" w:hAnsi="Sylfaen" w:cs="Sylfaen"/>
          <w:b/>
          <w:lang w:val="hy-AM"/>
        </w:rPr>
        <w:t>Հ</w:t>
      </w:r>
      <w:r w:rsidRPr="00DE6316">
        <w:rPr>
          <w:rFonts w:ascii="Sylfaen" w:eastAsia="Calibri" w:hAnsi="Sylfaen" w:cs="Sylfaen"/>
          <w:b/>
          <w:vertAlign w:val="subscript"/>
          <w:lang w:val="hy-AM"/>
        </w:rPr>
        <w:t>Ա</w:t>
      </w:r>
      <w:r w:rsidRPr="00DE6316">
        <w:rPr>
          <w:rFonts w:ascii="Sylfaen" w:eastAsia="Calibri" w:hAnsi="Sylfaen"/>
          <w:b/>
          <w:lang w:val="hy-AM"/>
        </w:rPr>
        <w:t>/</w:t>
      </w:r>
      <w:r w:rsidRPr="00DE6316">
        <w:rPr>
          <w:rFonts w:ascii="Sylfaen" w:eastAsia="Calibri" w:hAnsi="Sylfaen" w:cs="Sylfaen"/>
          <w:b/>
          <w:lang w:val="hy-AM"/>
        </w:rPr>
        <w:t>Ն</w:t>
      </w:r>
      <w:r w:rsidRPr="00DE6316">
        <w:rPr>
          <w:rFonts w:ascii="Sylfaen" w:eastAsia="Calibri" w:hAnsi="Sylfaen"/>
          <w:b/>
          <w:lang w:val="hy-AM"/>
        </w:rPr>
        <w:t xml:space="preserve">, </w:t>
      </w:r>
      <w:r w:rsidRPr="00DE6316">
        <w:rPr>
          <w:rFonts w:ascii="Sylfaen" w:eastAsia="Calibri" w:hAnsi="Sylfaen"/>
          <w:b/>
          <w:lang w:val="hy-AM"/>
        </w:rPr>
        <w:tab/>
      </w:r>
      <w:r w:rsidRPr="00DE6316">
        <w:rPr>
          <w:rFonts w:ascii="Sylfaen" w:eastAsia="Calibri" w:hAnsi="Sylfaen"/>
          <w:b/>
          <w:lang w:val="hy-AM"/>
        </w:rPr>
        <w:tab/>
      </w:r>
      <w:r w:rsidR="001B7DCA" w:rsidRPr="006C0A7B">
        <w:rPr>
          <w:rFonts w:ascii="Sylfaen" w:eastAsia="Calibri" w:hAnsi="Sylfaen"/>
          <w:b/>
          <w:lang w:val="hy-AM"/>
        </w:rPr>
        <w:t xml:space="preserve">                                       </w:t>
      </w:r>
      <w:r w:rsidRPr="00DE6316">
        <w:rPr>
          <w:rFonts w:ascii="Sylfaen" w:eastAsia="Calibri" w:hAnsi="Sylfaen" w:cs="Sylfaen"/>
          <w:lang w:val="hy-AM"/>
        </w:rPr>
        <w:t>(</w:t>
      </w:r>
      <w:r w:rsidR="00E20577" w:rsidRPr="009B2699">
        <w:rPr>
          <w:rFonts w:ascii="Sylfaen" w:eastAsia="Calibri" w:hAnsi="Sylfaen" w:cs="Sylfaen"/>
          <w:lang w:val="hy-AM"/>
        </w:rPr>
        <w:t>4</w:t>
      </w:r>
      <w:r w:rsidRPr="00DE6316">
        <w:rPr>
          <w:rFonts w:ascii="Sylfaen" w:eastAsia="Calibri" w:hAnsi="Sylfaen" w:cs="Sylfaen"/>
          <w:lang w:val="hy-AM"/>
        </w:rPr>
        <w:t>.6)</w:t>
      </w:r>
    </w:p>
    <w:p w14:paraId="3D5C83EA" w14:textId="21BCC2B8" w:rsidR="00A00456" w:rsidRDefault="00A00456" w:rsidP="00A00456">
      <w:pPr>
        <w:tabs>
          <w:tab w:val="left" w:pos="567"/>
          <w:tab w:val="left" w:pos="2600"/>
        </w:tabs>
        <w:spacing w:line="360" w:lineRule="auto"/>
        <w:ind w:firstLine="567"/>
        <w:jc w:val="both"/>
        <w:rPr>
          <w:rFonts w:ascii="Sylfaen" w:eastAsia="Calibri" w:hAnsi="Sylfaen"/>
          <w:lang w:val="hy-AM"/>
        </w:rPr>
      </w:pPr>
      <w:r w:rsidRPr="00DE6316">
        <w:rPr>
          <w:rFonts w:ascii="Sylfaen" w:eastAsia="Calibri" w:hAnsi="Sylfaen" w:cs="Sylfaen"/>
          <w:lang w:val="hy-AM"/>
        </w:rPr>
        <w:t>որտեղ</w:t>
      </w:r>
      <w:r w:rsidRPr="00DE6316">
        <w:rPr>
          <w:rFonts w:ascii="Sylfaen" w:eastAsia="Calibri" w:hAnsi="Sylfaen"/>
          <w:lang w:val="hy-AM"/>
        </w:rPr>
        <w:t xml:space="preserve"> </w:t>
      </w:r>
      <w:r w:rsidRPr="00DE6316">
        <w:rPr>
          <w:rFonts w:ascii="Sylfaen" w:eastAsia="Calibri" w:hAnsi="Sylfaen" w:cs="Sylfaen"/>
          <w:lang w:val="hy-AM"/>
        </w:rPr>
        <w:t>Հ</w:t>
      </w:r>
      <w:r w:rsidRPr="00DE6316">
        <w:rPr>
          <w:rFonts w:ascii="Sylfaen" w:eastAsia="Calibri" w:hAnsi="Sylfaen" w:cs="Sylfaen"/>
          <w:vertAlign w:val="subscript"/>
          <w:lang w:val="hy-AM"/>
        </w:rPr>
        <w:t>Ա</w:t>
      </w:r>
      <w:r w:rsidRPr="00DE6316">
        <w:rPr>
          <w:rFonts w:ascii="Sylfaen" w:eastAsia="Calibri" w:hAnsi="Sylfaen"/>
          <w:lang w:val="hy-AM"/>
        </w:rPr>
        <w:t>-</w:t>
      </w:r>
      <w:r w:rsidRPr="00DE6316">
        <w:rPr>
          <w:rFonts w:ascii="Sylfaen" w:eastAsia="Calibri" w:hAnsi="Sylfaen" w:cs="Sylfaen"/>
          <w:lang w:val="hy-AM"/>
        </w:rPr>
        <w:t>ն</w:t>
      </w:r>
      <w:r w:rsidRPr="00DE6316">
        <w:rPr>
          <w:rFonts w:ascii="Sylfaen" w:eastAsia="Calibri" w:hAnsi="Sylfaen"/>
          <w:lang w:val="hy-AM"/>
        </w:rPr>
        <w:t xml:space="preserve"> </w:t>
      </w:r>
      <w:r w:rsidRPr="00DE6316">
        <w:rPr>
          <w:rFonts w:ascii="Sylfaen" w:eastAsia="Calibri" w:hAnsi="Sylfaen" w:cs="Sylfaen"/>
          <w:lang w:val="hy-AM"/>
        </w:rPr>
        <w:t>հիմնական</w:t>
      </w:r>
      <w:r w:rsidRPr="00DE6316">
        <w:rPr>
          <w:rFonts w:ascii="Sylfaen" w:eastAsia="Calibri" w:hAnsi="Sylfaen"/>
          <w:lang w:val="hy-AM"/>
        </w:rPr>
        <w:t xml:space="preserve"> </w:t>
      </w:r>
      <w:r w:rsidRPr="00DE6316">
        <w:rPr>
          <w:rFonts w:ascii="Sylfaen" w:eastAsia="Calibri" w:hAnsi="Sylfaen" w:cs="Sylfaen"/>
          <w:lang w:val="hy-AM"/>
        </w:rPr>
        <w:t>միջոցների</w:t>
      </w:r>
      <w:r w:rsidRPr="00DE6316">
        <w:rPr>
          <w:rFonts w:ascii="Sylfaen" w:eastAsia="Calibri" w:hAnsi="Sylfaen"/>
          <w:lang w:val="hy-AM"/>
        </w:rPr>
        <w:t xml:space="preserve"> </w:t>
      </w:r>
      <w:r w:rsidRPr="00DE6316">
        <w:rPr>
          <w:rFonts w:ascii="Sylfaen" w:eastAsia="Calibri" w:hAnsi="Sylfaen" w:cs="Sylfaen"/>
          <w:lang w:val="hy-AM"/>
        </w:rPr>
        <w:t>սկզբնական</w:t>
      </w:r>
      <w:r w:rsidRPr="00DE6316">
        <w:rPr>
          <w:rFonts w:ascii="Sylfaen" w:eastAsia="Calibri" w:hAnsi="Sylfaen"/>
          <w:lang w:val="hy-AM"/>
        </w:rPr>
        <w:t xml:space="preserve"> </w:t>
      </w:r>
      <w:r w:rsidRPr="00DE6316">
        <w:rPr>
          <w:rFonts w:ascii="Sylfaen" w:eastAsia="Calibri" w:hAnsi="Sylfaen" w:cs="Sylfaen"/>
          <w:lang w:val="hy-AM"/>
        </w:rPr>
        <w:t>արժեքն</w:t>
      </w:r>
      <w:r w:rsidRPr="00DE6316">
        <w:rPr>
          <w:rFonts w:ascii="Sylfaen" w:eastAsia="Calibri" w:hAnsi="Sylfaen"/>
          <w:lang w:val="hy-AM"/>
        </w:rPr>
        <w:t xml:space="preserve"> </w:t>
      </w:r>
      <w:r w:rsidRPr="00DE6316">
        <w:rPr>
          <w:rFonts w:ascii="Sylfaen" w:eastAsia="Calibri" w:hAnsi="Sylfaen" w:cs="Sylfaen"/>
          <w:lang w:val="hy-AM"/>
        </w:rPr>
        <w:t>է</w:t>
      </w:r>
      <w:r w:rsidRPr="00DE6316">
        <w:rPr>
          <w:rFonts w:ascii="Sylfaen" w:eastAsia="Calibri" w:hAnsi="Sylfaen"/>
          <w:lang w:val="hy-AM"/>
        </w:rPr>
        <w:t xml:space="preserve">, </w:t>
      </w:r>
      <w:r w:rsidRPr="00DE6316">
        <w:rPr>
          <w:rFonts w:ascii="Sylfaen" w:eastAsia="Calibri" w:hAnsi="Sylfaen" w:cs="Sylfaen"/>
          <w:lang w:val="hy-AM"/>
        </w:rPr>
        <w:t>Ն</w:t>
      </w:r>
      <w:r w:rsidRPr="00DE6316">
        <w:rPr>
          <w:rFonts w:ascii="Sylfaen" w:eastAsia="Calibri" w:hAnsi="Sylfaen"/>
          <w:lang w:val="hy-AM"/>
        </w:rPr>
        <w:t>-</w:t>
      </w:r>
      <w:r w:rsidRPr="00DE6316">
        <w:rPr>
          <w:rFonts w:ascii="Sylfaen" w:eastAsia="Calibri" w:hAnsi="Sylfaen" w:cs="Sylfaen"/>
          <w:lang w:val="hy-AM"/>
        </w:rPr>
        <w:t>ն</w:t>
      </w:r>
      <w:r w:rsidRPr="00DE6316">
        <w:rPr>
          <w:rFonts w:ascii="Sylfaen" w:eastAsia="Calibri" w:hAnsi="Sylfaen"/>
          <w:lang w:val="hy-AM"/>
        </w:rPr>
        <w:t xml:space="preserve"> </w:t>
      </w:r>
      <w:r w:rsidRPr="00DE6316">
        <w:rPr>
          <w:rFonts w:ascii="Sylfaen" w:eastAsia="Calibri" w:hAnsi="Sylfaen" w:cs="Sylfaen"/>
          <w:lang w:val="hy-AM"/>
        </w:rPr>
        <w:t>հիմնական</w:t>
      </w:r>
      <w:r w:rsidRPr="00DE6316">
        <w:rPr>
          <w:rFonts w:ascii="Sylfaen" w:eastAsia="Calibri" w:hAnsi="Sylfaen"/>
          <w:lang w:val="hy-AM"/>
        </w:rPr>
        <w:t xml:space="preserve"> </w:t>
      </w:r>
      <w:r w:rsidRPr="00DE6316">
        <w:rPr>
          <w:rFonts w:ascii="Sylfaen" w:eastAsia="Calibri" w:hAnsi="Sylfaen" w:cs="Sylfaen"/>
          <w:lang w:val="hy-AM"/>
        </w:rPr>
        <w:t>միջոցների</w:t>
      </w:r>
      <w:r w:rsidRPr="00DE6316">
        <w:rPr>
          <w:rFonts w:ascii="Sylfaen" w:eastAsia="Calibri" w:hAnsi="Sylfaen"/>
          <w:lang w:val="hy-AM"/>
        </w:rPr>
        <w:t xml:space="preserve"> </w:t>
      </w:r>
      <w:r w:rsidRPr="00DE6316">
        <w:rPr>
          <w:rFonts w:ascii="Sylfaen" w:eastAsia="Calibri" w:hAnsi="Sylfaen" w:cs="Sylfaen"/>
          <w:lang w:val="hy-AM"/>
        </w:rPr>
        <w:t>օգտակար</w:t>
      </w:r>
      <w:r w:rsidRPr="00DE6316">
        <w:rPr>
          <w:rFonts w:ascii="Sylfaen" w:eastAsia="Calibri" w:hAnsi="Sylfaen"/>
          <w:lang w:val="hy-AM"/>
        </w:rPr>
        <w:t xml:space="preserve"> </w:t>
      </w:r>
      <w:r w:rsidRPr="00DE6316">
        <w:rPr>
          <w:rFonts w:ascii="Sylfaen" w:eastAsia="Calibri" w:hAnsi="Sylfaen" w:cs="Sylfaen"/>
          <w:lang w:val="hy-AM"/>
        </w:rPr>
        <w:t>գործունեության</w:t>
      </w:r>
      <w:r w:rsidRPr="00DE6316">
        <w:rPr>
          <w:rFonts w:ascii="Sylfaen" w:eastAsia="Calibri" w:hAnsi="Sylfaen"/>
          <w:lang w:val="hy-AM"/>
        </w:rPr>
        <w:t xml:space="preserve"> </w:t>
      </w:r>
      <w:r w:rsidRPr="00DE6316">
        <w:rPr>
          <w:rFonts w:ascii="Sylfaen" w:eastAsia="Calibri" w:hAnsi="Sylfaen" w:cs="Sylfaen"/>
          <w:lang w:val="hy-AM"/>
        </w:rPr>
        <w:t>ժամկետն</w:t>
      </w:r>
      <w:r w:rsidRPr="00DE6316">
        <w:rPr>
          <w:rFonts w:ascii="Sylfaen" w:eastAsia="Calibri" w:hAnsi="Sylfaen"/>
          <w:lang w:val="hy-AM"/>
        </w:rPr>
        <w:t xml:space="preserve"> </w:t>
      </w:r>
      <w:r w:rsidRPr="00DE6316">
        <w:rPr>
          <w:rFonts w:ascii="Sylfaen" w:eastAsia="Calibri" w:hAnsi="Sylfaen" w:cs="Sylfaen"/>
          <w:lang w:val="hy-AM"/>
        </w:rPr>
        <w:t>է</w:t>
      </w:r>
      <w:r w:rsidRPr="00DE6316">
        <w:rPr>
          <w:rFonts w:ascii="Sylfaen" w:eastAsia="Calibri" w:hAnsi="Sylfaen"/>
          <w:lang w:val="hy-AM"/>
        </w:rPr>
        <w:t>:</w:t>
      </w:r>
    </w:p>
    <w:p w14:paraId="6186D9B8" w14:textId="0D5B4F9F" w:rsidR="00470F80" w:rsidRDefault="00470F80" w:rsidP="00A00456">
      <w:pPr>
        <w:tabs>
          <w:tab w:val="left" w:pos="567"/>
          <w:tab w:val="left" w:pos="2600"/>
        </w:tabs>
        <w:spacing w:line="360" w:lineRule="auto"/>
        <w:ind w:firstLine="567"/>
        <w:jc w:val="both"/>
        <w:rPr>
          <w:rFonts w:ascii="Sylfaen" w:eastAsia="Calibri" w:hAnsi="Sylfaen"/>
          <w:lang w:val="hy-AM"/>
        </w:rPr>
      </w:pPr>
    </w:p>
    <w:p w14:paraId="030A5032" w14:textId="3DB341F1" w:rsidR="00470F80" w:rsidRDefault="00470F80" w:rsidP="00A00456">
      <w:pPr>
        <w:tabs>
          <w:tab w:val="left" w:pos="567"/>
          <w:tab w:val="left" w:pos="2600"/>
        </w:tabs>
        <w:spacing w:line="360" w:lineRule="auto"/>
        <w:ind w:firstLine="567"/>
        <w:jc w:val="both"/>
        <w:rPr>
          <w:rFonts w:ascii="Sylfaen" w:eastAsia="Calibri" w:hAnsi="Sylfaen"/>
          <w:lang w:val="hy-AM"/>
        </w:rPr>
      </w:pPr>
    </w:p>
    <w:p w14:paraId="20F581BD" w14:textId="057EE936" w:rsidR="00470F80" w:rsidRDefault="00470F80" w:rsidP="00A00456">
      <w:pPr>
        <w:tabs>
          <w:tab w:val="left" w:pos="567"/>
          <w:tab w:val="left" w:pos="2600"/>
        </w:tabs>
        <w:spacing w:line="360" w:lineRule="auto"/>
        <w:ind w:firstLine="567"/>
        <w:jc w:val="both"/>
        <w:rPr>
          <w:rFonts w:ascii="Sylfaen" w:eastAsia="Calibri" w:hAnsi="Sylfaen"/>
          <w:lang w:val="hy-AM"/>
        </w:rPr>
      </w:pPr>
    </w:p>
    <w:p w14:paraId="70C55CE9" w14:textId="5E8A3B7F" w:rsidR="00470F80" w:rsidRDefault="00470F80" w:rsidP="00A00456">
      <w:pPr>
        <w:tabs>
          <w:tab w:val="left" w:pos="567"/>
          <w:tab w:val="left" w:pos="2600"/>
        </w:tabs>
        <w:spacing w:line="360" w:lineRule="auto"/>
        <w:ind w:firstLine="567"/>
        <w:jc w:val="both"/>
        <w:rPr>
          <w:rFonts w:ascii="Sylfaen" w:eastAsia="Calibri" w:hAnsi="Sylfaen"/>
          <w:lang w:val="hy-AM"/>
        </w:rPr>
      </w:pPr>
    </w:p>
    <w:p w14:paraId="781963DB" w14:textId="77777777" w:rsidR="00470F80" w:rsidRPr="00DE6316" w:rsidRDefault="00470F80" w:rsidP="00A00456">
      <w:pPr>
        <w:tabs>
          <w:tab w:val="left" w:pos="567"/>
          <w:tab w:val="left" w:pos="2600"/>
        </w:tabs>
        <w:spacing w:line="360" w:lineRule="auto"/>
        <w:ind w:firstLine="567"/>
        <w:jc w:val="both"/>
        <w:rPr>
          <w:rFonts w:ascii="Sylfaen" w:eastAsia="Calibri" w:hAnsi="Sylfaen"/>
          <w:lang w:val="hy-AM"/>
        </w:rPr>
      </w:pPr>
    </w:p>
    <w:p w14:paraId="213D897E" w14:textId="0DCA7046" w:rsidR="00A00456" w:rsidRPr="00DE6316" w:rsidRDefault="00A00456" w:rsidP="00A00456">
      <w:pPr>
        <w:tabs>
          <w:tab w:val="left" w:pos="567"/>
          <w:tab w:val="left" w:pos="2600"/>
        </w:tabs>
        <w:spacing w:line="360" w:lineRule="auto"/>
        <w:ind w:firstLine="567"/>
        <w:jc w:val="right"/>
        <w:rPr>
          <w:rFonts w:ascii="Sylfaen" w:eastAsia="Calibri" w:hAnsi="Sylfaen" w:cs="Arial"/>
          <w:i/>
        </w:rPr>
      </w:pPr>
      <w:r w:rsidRPr="00DE6316">
        <w:rPr>
          <w:rFonts w:ascii="Sylfaen" w:eastAsia="Calibri" w:hAnsi="Sylfaen" w:cs="Arial"/>
          <w:i/>
        </w:rPr>
        <w:lastRenderedPageBreak/>
        <w:t xml:space="preserve">Աղյուսակ </w:t>
      </w:r>
      <w:r w:rsidR="006D43A7">
        <w:rPr>
          <w:rFonts w:ascii="Sylfaen" w:eastAsia="Calibri" w:hAnsi="Sylfaen" w:cs="Arial"/>
          <w:i/>
        </w:rPr>
        <w:t>4.</w:t>
      </w:r>
      <w:r w:rsidRPr="00DE6316">
        <w:rPr>
          <w:rFonts w:ascii="Sylfaen" w:eastAsia="Calibri" w:hAnsi="Sylfaen" w:cs="Arial"/>
          <w:i/>
          <w:lang w:val="hy-AM"/>
        </w:rPr>
        <w:t>3</w:t>
      </w:r>
    </w:p>
    <w:tbl>
      <w:tblPr>
        <w:tblpPr w:leftFromText="180" w:rightFromText="180" w:bottomFromText="160" w:vertAnchor="text" w:horzAnchor="margin" w:tblpY="315"/>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2122"/>
        <w:gridCol w:w="2592"/>
        <w:gridCol w:w="2322"/>
      </w:tblGrid>
      <w:tr w:rsidR="00A00456" w:rsidRPr="00DE6316" w14:paraId="267F6F7F" w14:textId="77777777" w:rsidTr="004A113C">
        <w:trPr>
          <w:trHeight w:val="870"/>
        </w:trPr>
        <w:tc>
          <w:tcPr>
            <w:tcW w:w="2302" w:type="dxa"/>
            <w:vMerge w:val="restart"/>
            <w:tcBorders>
              <w:top w:val="single" w:sz="4" w:space="0" w:color="auto"/>
              <w:left w:val="single" w:sz="4" w:space="0" w:color="auto"/>
              <w:bottom w:val="single" w:sz="4" w:space="0" w:color="auto"/>
              <w:right w:val="single" w:sz="4" w:space="0" w:color="auto"/>
            </w:tcBorders>
            <w:vAlign w:val="center"/>
            <w:hideMark/>
          </w:tcPr>
          <w:p w14:paraId="50D06650"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Հիմնական միջոցի անվանումն ու տեսակը</w:t>
            </w:r>
          </w:p>
        </w:tc>
        <w:tc>
          <w:tcPr>
            <w:tcW w:w="2122" w:type="dxa"/>
            <w:vMerge w:val="restart"/>
            <w:tcBorders>
              <w:top w:val="single" w:sz="4" w:space="0" w:color="auto"/>
              <w:left w:val="single" w:sz="4" w:space="0" w:color="auto"/>
              <w:bottom w:val="single" w:sz="4" w:space="0" w:color="auto"/>
              <w:right w:val="single" w:sz="4" w:space="0" w:color="auto"/>
            </w:tcBorders>
            <w:vAlign w:val="center"/>
            <w:hideMark/>
          </w:tcPr>
          <w:p w14:paraId="65F1E619"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Հիմնական միջոցի սկզբնական արժեքը</w:t>
            </w:r>
          </w:p>
        </w:tc>
        <w:tc>
          <w:tcPr>
            <w:tcW w:w="4914" w:type="dxa"/>
            <w:gridSpan w:val="2"/>
            <w:tcBorders>
              <w:top w:val="single" w:sz="4" w:space="0" w:color="auto"/>
              <w:left w:val="single" w:sz="4" w:space="0" w:color="auto"/>
              <w:bottom w:val="single" w:sz="4" w:space="0" w:color="auto"/>
              <w:right w:val="single" w:sz="4" w:space="0" w:color="auto"/>
            </w:tcBorders>
            <w:vAlign w:val="center"/>
            <w:hideMark/>
          </w:tcPr>
          <w:p w14:paraId="0C154186" w14:textId="77777777" w:rsidR="00A00456" w:rsidRPr="00DE6316" w:rsidRDefault="00A00456" w:rsidP="00CB38F0">
            <w:pPr>
              <w:tabs>
                <w:tab w:val="left" w:pos="567"/>
              </w:tabs>
              <w:spacing w:line="360" w:lineRule="auto"/>
              <w:ind w:firstLine="567"/>
              <w:jc w:val="center"/>
              <w:rPr>
                <w:rFonts w:ascii="Sylfaen" w:eastAsia="Calibri" w:hAnsi="Sylfaen"/>
              </w:rPr>
            </w:pPr>
            <w:r w:rsidRPr="00DE6316">
              <w:rPr>
                <w:rFonts w:ascii="Sylfaen" w:eastAsia="Calibri" w:hAnsi="Sylfaen"/>
              </w:rPr>
              <w:t>Ամորտիզացիոն հատկացումներ</w:t>
            </w:r>
          </w:p>
        </w:tc>
      </w:tr>
      <w:tr w:rsidR="00A00456" w:rsidRPr="00DE6316" w14:paraId="0358846D" w14:textId="77777777" w:rsidTr="004A113C">
        <w:trPr>
          <w:trHeight w:val="8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E52F5C" w14:textId="77777777" w:rsidR="00A00456" w:rsidRPr="00DE6316" w:rsidRDefault="00A00456" w:rsidP="00CB38F0">
            <w:pPr>
              <w:spacing w:line="256" w:lineRule="auto"/>
              <w:rPr>
                <w:rFonts w:ascii="Sylfaen" w:eastAsia="Calibri" w:hAnsi="Sylfae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569631" w14:textId="77777777" w:rsidR="00A00456" w:rsidRPr="00DE6316" w:rsidRDefault="00A00456" w:rsidP="00CB38F0">
            <w:pPr>
              <w:spacing w:line="256" w:lineRule="auto"/>
              <w:rPr>
                <w:rFonts w:ascii="Sylfaen" w:eastAsia="Calibri" w:hAnsi="Sylfaen"/>
              </w:rPr>
            </w:pPr>
          </w:p>
        </w:tc>
        <w:tc>
          <w:tcPr>
            <w:tcW w:w="2592" w:type="dxa"/>
            <w:tcBorders>
              <w:top w:val="single" w:sz="4" w:space="0" w:color="auto"/>
              <w:left w:val="single" w:sz="4" w:space="0" w:color="auto"/>
              <w:bottom w:val="single" w:sz="4" w:space="0" w:color="auto"/>
              <w:right w:val="single" w:sz="4" w:space="0" w:color="auto"/>
            </w:tcBorders>
            <w:vAlign w:val="center"/>
            <w:hideMark/>
          </w:tcPr>
          <w:p w14:paraId="24CCB15E"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ՀՄ օգտակար գործողության ժամկետ, տարի</w:t>
            </w:r>
          </w:p>
        </w:tc>
        <w:tc>
          <w:tcPr>
            <w:tcW w:w="2321" w:type="dxa"/>
            <w:tcBorders>
              <w:top w:val="single" w:sz="4" w:space="0" w:color="auto"/>
              <w:left w:val="single" w:sz="4" w:space="0" w:color="auto"/>
              <w:bottom w:val="single" w:sz="4" w:space="0" w:color="auto"/>
              <w:right w:val="single" w:sz="4" w:space="0" w:color="auto"/>
            </w:tcBorders>
            <w:vAlign w:val="center"/>
            <w:hideMark/>
          </w:tcPr>
          <w:p w14:paraId="5BBD2C47"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Ամորտիզացիոն ծախս</w:t>
            </w:r>
          </w:p>
        </w:tc>
      </w:tr>
      <w:tr w:rsidR="00A00456" w:rsidRPr="00DE6316" w14:paraId="657F9466" w14:textId="77777777" w:rsidTr="004A113C">
        <w:trPr>
          <w:trHeight w:val="1501"/>
        </w:trPr>
        <w:tc>
          <w:tcPr>
            <w:tcW w:w="2302" w:type="dxa"/>
            <w:tcBorders>
              <w:top w:val="single" w:sz="4" w:space="0" w:color="auto"/>
              <w:left w:val="single" w:sz="4" w:space="0" w:color="auto"/>
              <w:bottom w:val="single" w:sz="4" w:space="0" w:color="auto"/>
              <w:right w:val="single" w:sz="4" w:space="0" w:color="auto"/>
            </w:tcBorders>
            <w:vAlign w:val="center"/>
            <w:hideMark/>
          </w:tcPr>
          <w:p w14:paraId="75DCFAE6" w14:textId="77777777" w:rsidR="00A00456" w:rsidRPr="00DE6316" w:rsidRDefault="00A00456" w:rsidP="00CB38F0">
            <w:pPr>
              <w:tabs>
                <w:tab w:val="left" w:pos="567"/>
              </w:tabs>
              <w:spacing w:line="360" w:lineRule="auto"/>
              <w:jc w:val="center"/>
              <w:rPr>
                <w:rFonts w:ascii="Sylfaen" w:eastAsia="Calibri" w:hAnsi="Sylfaen"/>
                <w:lang w:val="hy-AM"/>
              </w:rPr>
            </w:pPr>
            <w:r w:rsidRPr="00DE6316">
              <w:rPr>
                <w:rFonts w:ascii="Sylfaen" w:eastAsia="Calibri" w:hAnsi="Sylfaen"/>
              </w:rPr>
              <w:t>Սարքավորումներ</w:t>
            </w:r>
            <w:r w:rsidRPr="00DE6316">
              <w:rPr>
                <w:rFonts w:ascii="Sylfaen" w:eastAsia="Calibri" w:hAnsi="Sylfaen"/>
                <w:lang w:val="hy-AM"/>
              </w:rPr>
              <w:t>, շենքեր, այլ հիմն</w:t>
            </w:r>
            <w:r w:rsidRPr="00DE6316">
              <w:rPr>
                <w:rFonts w:ascii="MS Mincho" w:eastAsia="MS Mincho" w:hAnsi="MS Mincho" w:cs="MS Mincho" w:hint="eastAsia"/>
                <w:lang w:val="hy-AM"/>
              </w:rPr>
              <w:t>․</w:t>
            </w:r>
            <w:r w:rsidRPr="00DE6316">
              <w:rPr>
                <w:rFonts w:ascii="Sylfaen" w:eastAsia="Calibri" w:hAnsi="Sylfaen"/>
                <w:lang w:val="hy-AM"/>
              </w:rPr>
              <w:t xml:space="preserve"> միջոցներ</w:t>
            </w:r>
          </w:p>
        </w:tc>
        <w:tc>
          <w:tcPr>
            <w:tcW w:w="2122" w:type="dxa"/>
            <w:tcBorders>
              <w:top w:val="single" w:sz="4" w:space="0" w:color="auto"/>
              <w:left w:val="single" w:sz="4" w:space="0" w:color="auto"/>
              <w:bottom w:val="single" w:sz="4" w:space="0" w:color="auto"/>
              <w:right w:val="single" w:sz="4" w:space="0" w:color="auto"/>
            </w:tcBorders>
            <w:vAlign w:val="center"/>
            <w:hideMark/>
          </w:tcPr>
          <w:p w14:paraId="39923753" w14:textId="77777777" w:rsidR="00A00456" w:rsidRPr="00B6176B" w:rsidRDefault="00A00456" w:rsidP="00CB38F0">
            <w:pPr>
              <w:tabs>
                <w:tab w:val="left" w:pos="567"/>
              </w:tabs>
              <w:spacing w:line="360" w:lineRule="auto"/>
              <w:ind w:firstLine="567"/>
              <w:rPr>
                <w:rFonts w:ascii="Sylfaen" w:eastAsia="Calibri" w:hAnsi="Sylfaen"/>
              </w:rPr>
            </w:pPr>
            <w:r>
              <w:rPr>
                <w:rFonts w:ascii="Sylfaen" w:eastAsia="Calibri" w:hAnsi="Sylfaen"/>
              </w:rPr>
              <w:t>47950000</w:t>
            </w:r>
          </w:p>
        </w:tc>
        <w:tc>
          <w:tcPr>
            <w:tcW w:w="2592" w:type="dxa"/>
            <w:tcBorders>
              <w:top w:val="single" w:sz="4" w:space="0" w:color="auto"/>
              <w:left w:val="single" w:sz="4" w:space="0" w:color="auto"/>
              <w:bottom w:val="single" w:sz="4" w:space="0" w:color="auto"/>
              <w:right w:val="single" w:sz="4" w:space="0" w:color="auto"/>
            </w:tcBorders>
            <w:vAlign w:val="center"/>
            <w:hideMark/>
          </w:tcPr>
          <w:p w14:paraId="3961490A" w14:textId="77777777" w:rsidR="00A00456" w:rsidRPr="00DE6316" w:rsidRDefault="00A00456" w:rsidP="00CB38F0">
            <w:pPr>
              <w:tabs>
                <w:tab w:val="left" w:pos="567"/>
              </w:tabs>
              <w:spacing w:line="360" w:lineRule="auto"/>
              <w:ind w:firstLine="567"/>
              <w:jc w:val="center"/>
              <w:rPr>
                <w:rFonts w:ascii="Sylfaen" w:eastAsia="Calibri" w:hAnsi="Sylfaen"/>
              </w:rPr>
            </w:pPr>
            <w:r w:rsidRPr="00DE6316">
              <w:rPr>
                <w:rFonts w:ascii="Sylfaen" w:eastAsia="Calibri" w:hAnsi="Sylfaen"/>
              </w:rPr>
              <w:t>5</w:t>
            </w:r>
          </w:p>
        </w:tc>
        <w:tc>
          <w:tcPr>
            <w:tcW w:w="2321" w:type="dxa"/>
            <w:tcBorders>
              <w:top w:val="single" w:sz="4" w:space="0" w:color="auto"/>
              <w:left w:val="single" w:sz="4" w:space="0" w:color="auto"/>
              <w:bottom w:val="single" w:sz="4" w:space="0" w:color="auto"/>
              <w:right w:val="single" w:sz="4" w:space="0" w:color="auto"/>
            </w:tcBorders>
            <w:vAlign w:val="center"/>
            <w:hideMark/>
          </w:tcPr>
          <w:p w14:paraId="643BCEF6"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rPr>
              <w:t xml:space="preserve"> </w:t>
            </w:r>
            <w:r>
              <w:t xml:space="preserve"> </w:t>
            </w:r>
            <w:r>
              <w:rPr>
                <w:rFonts w:ascii="Sylfaen" w:eastAsia="Calibri" w:hAnsi="Sylfaen"/>
              </w:rPr>
              <w:t>9590000</w:t>
            </w:r>
          </w:p>
        </w:tc>
      </w:tr>
      <w:tr w:rsidR="00A00456" w:rsidRPr="00DE6316" w14:paraId="1583B218" w14:textId="77777777" w:rsidTr="004A113C">
        <w:trPr>
          <w:trHeight w:val="803"/>
        </w:trPr>
        <w:tc>
          <w:tcPr>
            <w:tcW w:w="2302" w:type="dxa"/>
            <w:tcBorders>
              <w:top w:val="single" w:sz="4" w:space="0" w:color="auto"/>
              <w:left w:val="single" w:sz="4" w:space="0" w:color="auto"/>
              <w:bottom w:val="single" w:sz="4" w:space="0" w:color="auto"/>
              <w:right w:val="single" w:sz="4" w:space="0" w:color="auto"/>
            </w:tcBorders>
            <w:vAlign w:val="center"/>
            <w:hideMark/>
          </w:tcPr>
          <w:p w14:paraId="6A6CEF82"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Ընդամենը</w:t>
            </w:r>
          </w:p>
        </w:tc>
        <w:tc>
          <w:tcPr>
            <w:tcW w:w="2122" w:type="dxa"/>
            <w:tcBorders>
              <w:top w:val="single" w:sz="4" w:space="0" w:color="auto"/>
              <w:left w:val="single" w:sz="4" w:space="0" w:color="auto"/>
              <w:bottom w:val="single" w:sz="4" w:space="0" w:color="auto"/>
              <w:right w:val="single" w:sz="4" w:space="0" w:color="auto"/>
            </w:tcBorders>
            <w:vAlign w:val="center"/>
          </w:tcPr>
          <w:p w14:paraId="702D41FD" w14:textId="77777777" w:rsidR="00A00456" w:rsidRPr="00DE6316" w:rsidRDefault="00A00456" w:rsidP="00CB38F0">
            <w:pPr>
              <w:tabs>
                <w:tab w:val="left" w:pos="567"/>
              </w:tabs>
              <w:spacing w:line="360" w:lineRule="auto"/>
              <w:ind w:firstLine="567"/>
              <w:jc w:val="center"/>
              <w:rPr>
                <w:rFonts w:ascii="Sylfaen" w:eastAsia="Calibri" w:hAnsi="Sylfaen"/>
              </w:rPr>
            </w:pPr>
          </w:p>
        </w:tc>
        <w:tc>
          <w:tcPr>
            <w:tcW w:w="2592" w:type="dxa"/>
            <w:tcBorders>
              <w:top w:val="single" w:sz="4" w:space="0" w:color="auto"/>
              <w:left w:val="single" w:sz="4" w:space="0" w:color="auto"/>
              <w:bottom w:val="single" w:sz="4" w:space="0" w:color="auto"/>
              <w:right w:val="single" w:sz="4" w:space="0" w:color="auto"/>
            </w:tcBorders>
            <w:vAlign w:val="center"/>
          </w:tcPr>
          <w:p w14:paraId="1349791B" w14:textId="77777777" w:rsidR="00A00456" w:rsidRPr="00DE6316" w:rsidRDefault="00A00456" w:rsidP="00CB38F0">
            <w:pPr>
              <w:tabs>
                <w:tab w:val="left" w:pos="567"/>
              </w:tabs>
              <w:spacing w:line="360" w:lineRule="auto"/>
              <w:ind w:firstLine="567"/>
              <w:jc w:val="center"/>
              <w:rPr>
                <w:rFonts w:ascii="Sylfaen" w:eastAsia="Calibri" w:hAnsi="Sylfaen"/>
              </w:rPr>
            </w:pPr>
          </w:p>
        </w:tc>
        <w:tc>
          <w:tcPr>
            <w:tcW w:w="2321" w:type="dxa"/>
            <w:tcBorders>
              <w:top w:val="single" w:sz="4" w:space="0" w:color="auto"/>
              <w:left w:val="single" w:sz="4" w:space="0" w:color="auto"/>
              <w:bottom w:val="single" w:sz="4" w:space="0" w:color="auto"/>
              <w:right w:val="single" w:sz="4" w:space="0" w:color="auto"/>
            </w:tcBorders>
            <w:vAlign w:val="center"/>
            <w:hideMark/>
          </w:tcPr>
          <w:p w14:paraId="04B7AD65"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rPr>
              <w:t xml:space="preserve"> </w:t>
            </w:r>
            <w:r>
              <w:t xml:space="preserve"> </w:t>
            </w:r>
            <w:r>
              <w:rPr>
                <w:rFonts w:ascii="Sylfaen" w:eastAsia="Calibri" w:hAnsi="Sylfaen"/>
              </w:rPr>
              <w:t>9590000</w:t>
            </w:r>
          </w:p>
        </w:tc>
      </w:tr>
    </w:tbl>
    <w:p w14:paraId="7853F13F" w14:textId="77777777" w:rsidR="00A00456" w:rsidRPr="00DE6316" w:rsidRDefault="00A00456" w:rsidP="00A00456">
      <w:pPr>
        <w:tabs>
          <w:tab w:val="left" w:pos="567"/>
        </w:tabs>
        <w:spacing w:line="360" w:lineRule="auto"/>
        <w:jc w:val="both"/>
        <w:rPr>
          <w:rFonts w:ascii="Sylfaen" w:eastAsia="Calibri" w:hAnsi="Sylfaen"/>
        </w:rPr>
      </w:pPr>
      <w:r w:rsidRPr="00DE6316">
        <w:rPr>
          <w:rFonts w:ascii="Sylfaen" w:eastAsia="Calibri" w:hAnsi="Sylfaen"/>
        </w:rPr>
        <w:tab/>
        <w:t>Սարքավորումների   պահպանման և շահագործման ծախսերի գումարը որոշվում է հետևյալ  կերպ`</w:t>
      </w:r>
    </w:p>
    <w:p w14:paraId="475AF65F" w14:textId="05BFC464" w:rsidR="00A00456" w:rsidRPr="00DE6316" w:rsidRDefault="00A00456" w:rsidP="001B7DCA">
      <w:pPr>
        <w:tabs>
          <w:tab w:val="left" w:pos="567"/>
        </w:tabs>
        <w:spacing w:line="360" w:lineRule="auto"/>
        <w:ind w:firstLine="567"/>
        <w:jc w:val="right"/>
        <w:rPr>
          <w:rFonts w:ascii="Sylfaen" w:eastAsia="Calibri" w:hAnsi="Sylfaen"/>
          <w:b/>
          <w:bCs/>
        </w:rPr>
      </w:pPr>
      <w:r w:rsidRPr="00DE6316">
        <w:rPr>
          <w:rFonts w:ascii="Sylfaen" w:eastAsia="Calibri" w:hAnsi="Sylfaen"/>
          <w:b/>
          <w:bCs/>
        </w:rPr>
        <w:t>Ծ</w:t>
      </w:r>
      <w:r w:rsidRPr="00DE6316">
        <w:rPr>
          <w:rFonts w:ascii="Sylfaen" w:eastAsia="Calibri" w:hAnsi="Sylfaen"/>
          <w:b/>
          <w:bCs/>
          <w:vertAlign w:val="subscript"/>
        </w:rPr>
        <w:t xml:space="preserve">պ.շ. </w:t>
      </w:r>
      <w:r w:rsidRPr="00DE6316">
        <w:rPr>
          <w:rFonts w:ascii="Sylfaen" w:eastAsia="Calibri" w:hAnsi="Sylfaen"/>
          <w:b/>
          <w:bCs/>
        </w:rPr>
        <w:t>= Ա</w:t>
      </w:r>
      <w:r w:rsidRPr="00DE6316">
        <w:rPr>
          <w:rFonts w:ascii="Sylfaen" w:eastAsia="Calibri" w:hAnsi="Sylfaen"/>
          <w:b/>
          <w:bCs/>
          <w:vertAlign w:val="subscript"/>
        </w:rPr>
        <w:t>հիմ</w:t>
      </w:r>
      <w:r w:rsidRPr="00DE6316">
        <w:rPr>
          <w:rFonts w:ascii="Sylfaen" w:eastAsia="Calibri" w:hAnsi="Sylfaen"/>
          <w:b/>
          <w:bCs/>
          <w:lang w:val="hy-AM"/>
        </w:rPr>
        <w:t>*12</w:t>
      </w:r>
      <w:r w:rsidRPr="00DE6316">
        <w:rPr>
          <w:rFonts w:ascii="Sylfaen" w:eastAsia="Calibri" w:hAnsi="Sylfaen"/>
          <w:b/>
          <w:bCs/>
          <w:vertAlign w:val="subscript"/>
          <w:lang w:val="hy-AM"/>
        </w:rPr>
        <w:t xml:space="preserve"> </w:t>
      </w:r>
      <w:r w:rsidRPr="00DE6316">
        <w:rPr>
          <w:rFonts w:ascii="Sylfaen" w:eastAsia="Calibri" w:hAnsi="Sylfaen"/>
          <w:b/>
          <w:bCs/>
        </w:rPr>
        <w:t>* Ծ</w:t>
      </w:r>
      <w:r w:rsidRPr="00DE6316">
        <w:rPr>
          <w:rFonts w:ascii="Sylfaen" w:eastAsia="Calibri" w:hAnsi="Sylfaen"/>
          <w:b/>
          <w:bCs/>
          <w:vertAlign w:val="subscript"/>
        </w:rPr>
        <w:t>պ.շ.դ.</w:t>
      </w:r>
      <w:r w:rsidRPr="00DE6316">
        <w:rPr>
          <w:rFonts w:ascii="Sylfaen" w:eastAsia="Calibri" w:hAnsi="Sylfaen"/>
          <w:b/>
          <w:bCs/>
        </w:rPr>
        <w:t xml:space="preserve">/100,  </w:t>
      </w:r>
      <w:r w:rsidRPr="00DE6316">
        <w:rPr>
          <w:rFonts w:ascii="Sylfaen" w:eastAsia="Calibri" w:hAnsi="Sylfaen"/>
          <w:b/>
          <w:bCs/>
        </w:rPr>
        <w:tab/>
      </w:r>
      <w:r w:rsidRPr="00DE6316">
        <w:rPr>
          <w:rFonts w:ascii="Sylfaen" w:eastAsia="Calibri" w:hAnsi="Sylfaen"/>
          <w:b/>
          <w:bCs/>
        </w:rPr>
        <w:tab/>
      </w:r>
      <w:r w:rsidR="001B7DCA">
        <w:rPr>
          <w:rFonts w:ascii="Sylfaen" w:eastAsia="Calibri" w:hAnsi="Sylfaen"/>
          <w:b/>
          <w:bCs/>
        </w:rPr>
        <w:t xml:space="preserve">                        </w:t>
      </w:r>
      <w:r w:rsidRPr="00DE6316">
        <w:rPr>
          <w:rFonts w:ascii="Sylfaen" w:eastAsia="Calibri" w:hAnsi="Sylfaen"/>
        </w:rPr>
        <w:t>(</w:t>
      </w:r>
      <w:r w:rsidR="00E20577">
        <w:rPr>
          <w:rFonts w:ascii="Sylfaen" w:eastAsia="Calibri" w:hAnsi="Sylfaen"/>
        </w:rPr>
        <w:t>4</w:t>
      </w:r>
      <w:r w:rsidRPr="00DE6316">
        <w:rPr>
          <w:rFonts w:ascii="Sylfaen" w:eastAsia="Calibri" w:hAnsi="Sylfaen"/>
        </w:rPr>
        <w:t>.7)</w:t>
      </w:r>
    </w:p>
    <w:p w14:paraId="07AA775A" w14:textId="77777777" w:rsidR="00A00456" w:rsidRPr="00DE6316" w:rsidRDefault="00A00456" w:rsidP="00A00456">
      <w:pPr>
        <w:tabs>
          <w:tab w:val="left" w:pos="567"/>
        </w:tabs>
        <w:spacing w:line="360" w:lineRule="auto"/>
        <w:ind w:firstLine="567"/>
        <w:jc w:val="both"/>
        <w:rPr>
          <w:rFonts w:ascii="Sylfaen" w:eastAsia="Calibri" w:hAnsi="Sylfaen"/>
        </w:rPr>
      </w:pPr>
      <w:r w:rsidRPr="00DE6316">
        <w:rPr>
          <w:rFonts w:ascii="Sylfaen" w:eastAsia="Calibri" w:hAnsi="Sylfaen"/>
        </w:rPr>
        <w:t>որտեղ` Ծ</w:t>
      </w:r>
      <w:r w:rsidRPr="00DE6316">
        <w:rPr>
          <w:rFonts w:ascii="Sylfaen" w:eastAsia="Calibri" w:hAnsi="Sylfaen"/>
          <w:vertAlign w:val="subscript"/>
        </w:rPr>
        <w:t>պ.շ.դ.</w:t>
      </w:r>
      <w:r w:rsidRPr="00DE6316">
        <w:rPr>
          <w:rFonts w:ascii="Sylfaen" w:eastAsia="Calibri" w:hAnsi="Sylfaen"/>
        </w:rPr>
        <w:t xml:space="preserve"> - սարքավորումների պահպանման և շահագործման ծախսերի դրույքաչափն է, Ա</w:t>
      </w:r>
      <w:r w:rsidRPr="00DE6316">
        <w:rPr>
          <w:rFonts w:ascii="Sylfaen" w:eastAsia="Calibri" w:hAnsi="Sylfaen"/>
          <w:vertAlign w:val="subscript"/>
        </w:rPr>
        <w:t>հիմ.</w:t>
      </w:r>
      <w:r w:rsidRPr="00DE6316">
        <w:rPr>
          <w:rFonts w:ascii="Sylfaen" w:eastAsia="Calibri" w:hAnsi="Sylfaen"/>
        </w:rPr>
        <w:t>–ա</w:t>
      </w:r>
      <w:r w:rsidRPr="00DE6316">
        <w:rPr>
          <w:rFonts w:ascii="Sylfaen" w:eastAsia="Calibri" w:hAnsi="Sylfaen"/>
          <w:lang w:val="hy-AM"/>
        </w:rPr>
        <w:t xml:space="preserve">շխատողների </w:t>
      </w:r>
      <w:r w:rsidRPr="00DE6316">
        <w:rPr>
          <w:rFonts w:ascii="Sylfaen" w:eastAsia="Calibri" w:hAnsi="Sylfaen"/>
        </w:rPr>
        <w:t>տարեկան հիմնական աշխատավարձը:</w:t>
      </w:r>
    </w:p>
    <w:p w14:paraId="31B16D32" w14:textId="77777777" w:rsidR="00A00456" w:rsidRPr="00DE6316" w:rsidRDefault="00A00456" w:rsidP="00A00456">
      <w:pPr>
        <w:tabs>
          <w:tab w:val="left" w:pos="567"/>
        </w:tabs>
        <w:spacing w:line="360" w:lineRule="auto"/>
        <w:ind w:firstLine="567"/>
        <w:jc w:val="center"/>
        <w:rPr>
          <w:rFonts w:ascii="Sylfaen" w:eastAsia="Calibri" w:hAnsi="Sylfaen"/>
          <w:b/>
          <w:bCs/>
        </w:rPr>
      </w:pPr>
      <w:r w:rsidRPr="00DE6316">
        <w:rPr>
          <w:rFonts w:ascii="Sylfaen" w:eastAsia="Calibri" w:hAnsi="Sylfaen"/>
          <w:b/>
          <w:bCs/>
        </w:rPr>
        <w:t>Ծ</w:t>
      </w:r>
      <w:r w:rsidRPr="00DE6316">
        <w:rPr>
          <w:rFonts w:ascii="Sylfaen" w:eastAsia="Calibri" w:hAnsi="Sylfaen"/>
          <w:b/>
          <w:bCs/>
          <w:vertAlign w:val="subscript"/>
        </w:rPr>
        <w:t xml:space="preserve">պ.շ. </w:t>
      </w:r>
      <w:r w:rsidRPr="00DE6316">
        <w:rPr>
          <w:rFonts w:ascii="Sylfaen" w:eastAsia="Calibri" w:hAnsi="Sylfaen"/>
          <w:b/>
          <w:bCs/>
        </w:rPr>
        <w:t xml:space="preserve">= </w:t>
      </w:r>
      <w:r>
        <w:rPr>
          <w:rFonts w:ascii="Sylfaen" w:eastAsia="Calibri" w:hAnsi="Sylfaen"/>
          <w:b/>
          <w:bCs/>
        </w:rPr>
        <w:t xml:space="preserve">542500 </w:t>
      </w:r>
      <w:r w:rsidRPr="00DE6316">
        <w:rPr>
          <w:rFonts w:ascii="Sylfaen" w:eastAsia="Calibri" w:hAnsi="Sylfaen"/>
          <w:b/>
          <w:bCs/>
        </w:rPr>
        <w:t xml:space="preserve">* 12 * </w:t>
      </w:r>
      <w:r>
        <w:rPr>
          <w:rFonts w:ascii="Sylfaen" w:eastAsia="Calibri" w:hAnsi="Sylfaen"/>
          <w:b/>
          <w:bCs/>
        </w:rPr>
        <w:t>1.5</w:t>
      </w:r>
      <w:r w:rsidRPr="00DE6316">
        <w:rPr>
          <w:rFonts w:ascii="Sylfaen" w:eastAsia="Calibri" w:hAnsi="Sylfaen"/>
          <w:b/>
          <w:bCs/>
        </w:rPr>
        <w:t xml:space="preserve"> / 100 = </w:t>
      </w:r>
      <w:bookmarkStart w:id="89" w:name="OLE_LINK31"/>
      <w:r>
        <w:rPr>
          <w:rFonts w:ascii="Sylfaen" w:eastAsia="Calibri" w:hAnsi="Sylfaen"/>
          <w:b/>
          <w:bCs/>
        </w:rPr>
        <w:t xml:space="preserve">97650 </w:t>
      </w:r>
      <w:bookmarkEnd w:id="89"/>
      <w:r w:rsidRPr="00DE6316">
        <w:rPr>
          <w:rFonts w:ascii="Sylfaen" w:eastAsia="Calibri" w:hAnsi="Sylfaen"/>
          <w:b/>
          <w:bCs/>
        </w:rPr>
        <w:t>դրամ:</w:t>
      </w:r>
    </w:p>
    <w:p w14:paraId="7EB6E529" w14:textId="77777777" w:rsidR="00A00456" w:rsidRPr="00DE6316" w:rsidRDefault="00A00456" w:rsidP="00A00456">
      <w:pPr>
        <w:tabs>
          <w:tab w:val="left" w:pos="567"/>
        </w:tabs>
        <w:spacing w:line="360" w:lineRule="auto"/>
        <w:ind w:firstLine="567"/>
        <w:jc w:val="both"/>
        <w:rPr>
          <w:rFonts w:ascii="Sylfaen" w:eastAsia="Calibri" w:hAnsi="Sylfaen"/>
        </w:rPr>
      </w:pPr>
      <w:r w:rsidRPr="00DE6316">
        <w:rPr>
          <w:rFonts w:ascii="Sylfaen" w:eastAsia="Calibri" w:hAnsi="Sylfaen"/>
        </w:rPr>
        <w:t>Սարքավորումների ընթացի</w:t>
      </w:r>
      <w:r w:rsidRPr="00DE6316">
        <w:rPr>
          <w:rFonts w:ascii="Sylfaen" w:eastAsia="Calibri" w:hAnsi="Sylfaen"/>
          <w:lang w:val="hy-AM"/>
        </w:rPr>
        <w:t xml:space="preserve">կ </w:t>
      </w:r>
      <w:r w:rsidRPr="00DE6316">
        <w:rPr>
          <w:rFonts w:ascii="Sylfaen" w:eastAsia="Calibri" w:hAnsi="Sylfaen"/>
        </w:rPr>
        <w:t>վերանորոգման ծախսը որոշվում է հետևյալ բանաձևով`</w:t>
      </w:r>
    </w:p>
    <w:p w14:paraId="49825978" w14:textId="61683F4D" w:rsidR="00A00456" w:rsidRPr="00DE6316" w:rsidRDefault="00A00456" w:rsidP="001B7DCA">
      <w:pPr>
        <w:tabs>
          <w:tab w:val="left" w:pos="567"/>
        </w:tabs>
        <w:spacing w:line="360" w:lineRule="auto"/>
        <w:ind w:firstLine="567"/>
        <w:jc w:val="right"/>
        <w:rPr>
          <w:rFonts w:ascii="Sylfaen" w:eastAsia="Calibri" w:hAnsi="Sylfaen"/>
          <w:b/>
          <w:bCs/>
        </w:rPr>
      </w:pPr>
      <w:r w:rsidRPr="00DE6316">
        <w:rPr>
          <w:rFonts w:ascii="Sylfaen" w:eastAsia="Calibri" w:hAnsi="Sylfaen"/>
          <w:b/>
          <w:bCs/>
        </w:rPr>
        <w:t>Ծ</w:t>
      </w:r>
      <w:r w:rsidRPr="00DE6316">
        <w:rPr>
          <w:rFonts w:ascii="Sylfaen" w:eastAsia="Calibri" w:hAnsi="Sylfaen"/>
          <w:b/>
          <w:bCs/>
          <w:vertAlign w:val="subscript"/>
        </w:rPr>
        <w:t xml:space="preserve">ը.վ. </w:t>
      </w:r>
      <w:r w:rsidRPr="00DE6316">
        <w:rPr>
          <w:rFonts w:ascii="Sylfaen" w:eastAsia="Calibri" w:hAnsi="Sylfaen"/>
          <w:b/>
          <w:bCs/>
        </w:rPr>
        <w:t>= Ա</w:t>
      </w:r>
      <w:r w:rsidRPr="00DE6316">
        <w:rPr>
          <w:rFonts w:ascii="Sylfaen" w:eastAsia="Calibri" w:hAnsi="Sylfaen"/>
          <w:b/>
          <w:bCs/>
          <w:vertAlign w:val="subscript"/>
        </w:rPr>
        <w:t xml:space="preserve">հիմ </w:t>
      </w:r>
      <w:r w:rsidRPr="00DE6316">
        <w:rPr>
          <w:rFonts w:ascii="Sylfaen" w:eastAsia="Calibri" w:hAnsi="Sylfaen"/>
          <w:b/>
          <w:bCs/>
          <w:lang w:val="hy-AM"/>
        </w:rPr>
        <w:t>*12</w:t>
      </w:r>
      <w:r w:rsidRPr="00DE6316">
        <w:rPr>
          <w:rFonts w:ascii="Sylfaen" w:eastAsia="Calibri" w:hAnsi="Sylfaen"/>
          <w:b/>
          <w:bCs/>
          <w:vertAlign w:val="subscript"/>
          <w:lang w:val="hy-AM"/>
        </w:rPr>
        <w:t xml:space="preserve"> </w:t>
      </w:r>
      <w:r w:rsidRPr="00DE6316">
        <w:rPr>
          <w:rFonts w:ascii="Sylfaen" w:eastAsia="Calibri" w:hAnsi="Sylfaen"/>
          <w:b/>
          <w:bCs/>
        </w:rPr>
        <w:t>* Ծ</w:t>
      </w:r>
      <w:r w:rsidRPr="00DE6316">
        <w:rPr>
          <w:rFonts w:ascii="Sylfaen" w:eastAsia="Calibri" w:hAnsi="Sylfaen"/>
          <w:b/>
          <w:bCs/>
          <w:vertAlign w:val="subscript"/>
        </w:rPr>
        <w:t>ը.վ.դ.</w:t>
      </w:r>
      <w:r w:rsidRPr="00DE6316">
        <w:rPr>
          <w:rFonts w:ascii="Sylfaen" w:eastAsia="Calibri" w:hAnsi="Sylfaen"/>
          <w:b/>
          <w:bCs/>
        </w:rPr>
        <w:t>/100</w:t>
      </w:r>
      <w:r w:rsidRPr="00DE6316">
        <w:rPr>
          <w:rFonts w:ascii="Sylfaen" w:eastAsia="Calibri" w:hAnsi="Sylfaen"/>
        </w:rPr>
        <w:t>,</w:t>
      </w:r>
      <w:r w:rsidRPr="00DE6316">
        <w:rPr>
          <w:rFonts w:ascii="Sylfaen" w:eastAsia="Calibri" w:hAnsi="Sylfaen"/>
        </w:rPr>
        <w:tab/>
      </w:r>
      <w:r w:rsidRPr="00DE6316">
        <w:rPr>
          <w:rFonts w:ascii="Sylfaen" w:eastAsia="Calibri" w:hAnsi="Sylfaen"/>
        </w:rPr>
        <w:tab/>
      </w:r>
      <w:r w:rsidR="001B7DCA">
        <w:rPr>
          <w:rFonts w:ascii="Sylfaen" w:eastAsia="Calibri" w:hAnsi="Sylfaen"/>
        </w:rPr>
        <w:t xml:space="preserve">                       </w:t>
      </w:r>
      <w:r w:rsidRPr="00DE6316">
        <w:rPr>
          <w:rFonts w:ascii="Sylfaen" w:eastAsia="Calibri" w:hAnsi="Sylfaen"/>
        </w:rPr>
        <w:t xml:space="preserve"> (</w:t>
      </w:r>
      <w:r w:rsidR="00E20577">
        <w:rPr>
          <w:rFonts w:ascii="Sylfaen" w:eastAsia="Calibri" w:hAnsi="Sylfaen"/>
        </w:rPr>
        <w:t>4</w:t>
      </w:r>
      <w:r w:rsidRPr="00DE6316">
        <w:rPr>
          <w:rFonts w:ascii="Sylfaen" w:eastAsia="Calibri" w:hAnsi="Sylfaen"/>
        </w:rPr>
        <w:t>.8)</w:t>
      </w:r>
    </w:p>
    <w:p w14:paraId="28AF28F0" w14:textId="77777777" w:rsidR="00A00456" w:rsidRPr="00DE6316" w:rsidRDefault="00A00456" w:rsidP="00A00456">
      <w:pPr>
        <w:tabs>
          <w:tab w:val="left" w:pos="567"/>
        </w:tabs>
        <w:spacing w:line="360" w:lineRule="auto"/>
        <w:ind w:firstLine="567"/>
        <w:jc w:val="both"/>
        <w:rPr>
          <w:rFonts w:ascii="Sylfaen" w:eastAsia="Calibri" w:hAnsi="Sylfaen"/>
        </w:rPr>
      </w:pPr>
      <w:r w:rsidRPr="00DE6316">
        <w:rPr>
          <w:rFonts w:ascii="Sylfaen" w:eastAsia="Calibri" w:hAnsi="Sylfaen"/>
        </w:rPr>
        <w:t>որտեղ` Ծ</w:t>
      </w:r>
      <w:r w:rsidRPr="00DE6316">
        <w:rPr>
          <w:rFonts w:ascii="Sylfaen" w:eastAsia="Calibri" w:hAnsi="Sylfaen"/>
          <w:vertAlign w:val="subscript"/>
        </w:rPr>
        <w:t>ը.վ.դ.</w:t>
      </w:r>
      <w:r w:rsidRPr="00DE6316">
        <w:rPr>
          <w:rFonts w:ascii="Sylfaen" w:eastAsia="Calibri" w:hAnsi="Sylfaen"/>
        </w:rPr>
        <w:t xml:space="preserve"> - սարքավորումների ընթացիք վերանորոգման դրույքաչափն է:</w:t>
      </w:r>
    </w:p>
    <w:p w14:paraId="62C23895" w14:textId="77777777" w:rsidR="00A00456" w:rsidRPr="00DE6316" w:rsidRDefault="00A00456" w:rsidP="00A00456">
      <w:pPr>
        <w:tabs>
          <w:tab w:val="left" w:pos="567"/>
        </w:tabs>
        <w:spacing w:line="360" w:lineRule="auto"/>
        <w:ind w:firstLine="567"/>
        <w:jc w:val="center"/>
        <w:rPr>
          <w:rFonts w:ascii="Sylfaen" w:eastAsia="Calibri" w:hAnsi="Sylfaen"/>
          <w:b/>
          <w:bCs/>
        </w:rPr>
      </w:pPr>
      <w:r w:rsidRPr="00DE6316">
        <w:rPr>
          <w:rFonts w:ascii="Sylfaen" w:eastAsia="Calibri" w:hAnsi="Sylfaen"/>
          <w:b/>
          <w:bCs/>
        </w:rPr>
        <w:t>Ծ</w:t>
      </w:r>
      <w:r w:rsidRPr="00DE6316">
        <w:rPr>
          <w:rFonts w:ascii="Sylfaen" w:eastAsia="Calibri" w:hAnsi="Sylfaen"/>
          <w:b/>
          <w:bCs/>
          <w:vertAlign w:val="subscript"/>
        </w:rPr>
        <w:t xml:space="preserve">ը.վ. </w:t>
      </w:r>
      <w:r w:rsidRPr="00DE6316">
        <w:rPr>
          <w:rFonts w:ascii="Sylfaen" w:eastAsia="Calibri" w:hAnsi="Sylfaen"/>
          <w:b/>
          <w:bCs/>
        </w:rPr>
        <w:t xml:space="preserve">= </w:t>
      </w:r>
      <w:r>
        <w:rPr>
          <w:rFonts w:ascii="Sylfaen" w:eastAsia="Calibri" w:hAnsi="Sylfaen"/>
          <w:b/>
          <w:bCs/>
        </w:rPr>
        <w:t xml:space="preserve">542500 </w:t>
      </w:r>
      <w:r w:rsidRPr="00DE6316">
        <w:rPr>
          <w:rFonts w:ascii="Sylfaen" w:eastAsia="Calibri" w:hAnsi="Sylfaen"/>
          <w:b/>
          <w:bCs/>
        </w:rPr>
        <w:t xml:space="preserve">* 12 * </w:t>
      </w:r>
      <w:r>
        <w:rPr>
          <w:rFonts w:ascii="Sylfaen" w:eastAsia="Calibri" w:hAnsi="Sylfaen"/>
          <w:b/>
          <w:bCs/>
        </w:rPr>
        <w:t>4.7</w:t>
      </w:r>
      <w:r w:rsidRPr="00DE6316">
        <w:rPr>
          <w:rFonts w:ascii="Sylfaen" w:eastAsia="Calibri" w:hAnsi="Sylfaen"/>
          <w:b/>
          <w:bCs/>
        </w:rPr>
        <w:t xml:space="preserve">/ 100 = </w:t>
      </w:r>
      <w:bookmarkStart w:id="90" w:name="OLE_LINK32"/>
      <w:r>
        <w:rPr>
          <w:rFonts w:ascii="Sylfaen" w:eastAsia="Calibri" w:hAnsi="Sylfaen"/>
          <w:b/>
          <w:bCs/>
        </w:rPr>
        <w:t>305970</w:t>
      </w:r>
      <w:r>
        <w:rPr>
          <w:rFonts w:ascii="Sylfaen" w:eastAsia="Calibri" w:hAnsi="Sylfaen"/>
          <w:b/>
          <w:bCs/>
          <w:lang w:val="hy-AM"/>
        </w:rPr>
        <w:t xml:space="preserve"> </w:t>
      </w:r>
      <w:bookmarkEnd w:id="90"/>
      <w:r w:rsidRPr="00DE6316">
        <w:rPr>
          <w:rFonts w:ascii="Sylfaen" w:eastAsia="Calibri" w:hAnsi="Sylfaen"/>
          <w:b/>
          <w:bCs/>
        </w:rPr>
        <w:t>դրամ:</w:t>
      </w:r>
    </w:p>
    <w:p w14:paraId="50018B36" w14:textId="380ABA45" w:rsidR="00A00456" w:rsidRPr="00DE6316" w:rsidRDefault="00A00456" w:rsidP="00A00456">
      <w:pPr>
        <w:tabs>
          <w:tab w:val="left" w:pos="567"/>
        </w:tabs>
        <w:spacing w:line="360" w:lineRule="auto"/>
        <w:ind w:firstLine="567"/>
        <w:jc w:val="right"/>
        <w:rPr>
          <w:rFonts w:ascii="Sylfaen" w:eastAsia="Calibri" w:hAnsi="Sylfaen"/>
        </w:rPr>
      </w:pPr>
      <w:r w:rsidRPr="00DE6316">
        <w:rPr>
          <w:rFonts w:ascii="Sylfaen" w:eastAsia="Calibri" w:hAnsi="Sylfaen" w:cs="Arial"/>
          <w:i/>
        </w:rPr>
        <w:t xml:space="preserve">Աղյուսակ </w:t>
      </w:r>
      <w:r w:rsidR="006D43A7">
        <w:rPr>
          <w:rFonts w:ascii="Sylfaen" w:eastAsia="Calibri" w:hAnsi="Sylfaen" w:cs="Arial"/>
          <w:i/>
        </w:rPr>
        <w:t>4.</w:t>
      </w:r>
      <w:r w:rsidRPr="00DE6316">
        <w:rPr>
          <w:rFonts w:ascii="Sylfaen" w:eastAsia="Calibri" w:hAnsi="Sylfaen" w:cs="Arial"/>
          <w:i/>
          <w:lang w:val="hy-AM"/>
        </w:rPr>
        <w:t>4</w:t>
      </w:r>
    </w:p>
    <w:tbl>
      <w:tblPr>
        <w:tblpPr w:leftFromText="180" w:rightFromText="180" w:bottomFromText="160" w:vertAnchor="text" w:horzAnchor="margin" w:tblpY="358"/>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1"/>
        <w:gridCol w:w="1875"/>
        <w:gridCol w:w="2225"/>
      </w:tblGrid>
      <w:tr w:rsidR="00A00456" w:rsidRPr="00DE6316" w14:paraId="597459FF" w14:textId="77777777">
        <w:tc>
          <w:tcPr>
            <w:tcW w:w="5221" w:type="dxa"/>
            <w:tcBorders>
              <w:top w:val="single" w:sz="4" w:space="0" w:color="auto"/>
              <w:left w:val="single" w:sz="4" w:space="0" w:color="auto"/>
              <w:bottom w:val="single" w:sz="4" w:space="0" w:color="auto"/>
              <w:right w:val="single" w:sz="4" w:space="0" w:color="auto"/>
            </w:tcBorders>
            <w:hideMark/>
          </w:tcPr>
          <w:p w14:paraId="664683B6" w14:textId="77777777" w:rsidR="00A00456" w:rsidRPr="00DE6316" w:rsidRDefault="00A00456" w:rsidP="00CB38F0">
            <w:pPr>
              <w:tabs>
                <w:tab w:val="left" w:pos="567"/>
              </w:tabs>
              <w:spacing w:line="360" w:lineRule="auto"/>
              <w:jc w:val="both"/>
              <w:rPr>
                <w:rFonts w:ascii="Sylfaen" w:eastAsia="Calibri" w:hAnsi="Sylfaen"/>
              </w:rPr>
            </w:pPr>
            <w:r w:rsidRPr="00DE6316">
              <w:rPr>
                <w:rFonts w:ascii="Sylfaen" w:eastAsia="Calibri" w:hAnsi="Sylfaen"/>
              </w:rPr>
              <w:t>Ծախսի անվանումը</w:t>
            </w:r>
          </w:p>
        </w:tc>
        <w:tc>
          <w:tcPr>
            <w:tcW w:w="1875" w:type="dxa"/>
            <w:tcBorders>
              <w:top w:val="single" w:sz="4" w:space="0" w:color="auto"/>
              <w:left w:val="single" w:sz="4" w:space="0" w:color="auto"/>
              <w:bottom w:val="single" w:sz="4" w:space="0" w:color="auto"/>
              <w:right w:val="single" w:sz="4" w:space="0" w:color="auto"/>
            </w:tcBorders>
            <w:hideMark/>
          </w:tcPr>
          <w:p w14:paraId="3A37C8F1" w14:textId="77777777" w:rsidR="00A00456" w:rsidRPr="00DE6316" w:rsidRDefault="00A00456" w:rsidP="00CB38F0">
            <w:pPr>
              <w:tabs>
                <w:tab w:val="left" w:pos="567"/>
              </w:tabs>
              <w:spacing w:line="360" w:lineRule="auto"/>
              <w:jc w:val="both"/>
              <w:rPr>
                <w:rFonts w:ascii="Sylfaen" w:eastAsia="Calibri" w:hAnsi="Sylfaen"/>
              </w:rPr>
            </w:pPr>
            <w:r w:rsidRPr="00DE6316">
              <w:rPr>
                <w:rFonts w:ascii="Sylfaen" w:eastAsia="Calibri" w:hAnsi="Sylfaen"/>
              </w:rPr>
              <w:t>Դրույքաչափը</w:t>
            </w:r>
          </w:p>
        </w:tc>
        <w:tc>
          <w:tcPr>
            <w:tcW w:w="2225" w:type="dxa"/>
            <w:tcBorders>
              <w:top w:val="single" w:sz="4" w:space="0" w:color="auto"/>
              <w:left w:val="single" w:sz="4" w:space="0" w:color="auto"/>
              <w:bottom w:val="single" w:sz="4" w:space="0" w:color="auto"/>
              <w:right w:val="single" w:sz="4" w:space="0" w:color="auto"/>
            </w:tcBorders>
            <w:hideMark/>
          </w:tcPr>
          <w:p w14:paraId="092487A4" w14:textId="77777777" w:rsidR="00A00456" w:rsidRPr="00DE6316" w:rsidRDefault="00A00456" w:rsidP="00CB38F0">
            <w:pPr>
              <w:tabs>
                <w:tab w:val="left" w:pos="567"/>
              </w:tabs>
              <w:spacing w:line="360" w:lineRule="auto"/>
              <w:jc w:val="both"/>
              <w:rPr>
                <w:rFonts w:ascii="Sylfaen" w:eastAsia="Calibri" w:hAnsi="Sylfaen"/>
              </w:rPr>
            </w:pPr>
            <w:r w:rsidRPr="00DE6316">
              <w:rPr>
                <w:rFonts w:ascii="Sylfaen" w:eastAsia="Calibri" w:hAnsi="Sylfaen"/>
              </w:rPr>
              <w:t>Տարեկան ծախսը</w:t>
            </w:r>
          </w:p>
        </w:tc>
      </w:tr>
      <w:tr w:rsidR="00A00456" w:rsidRPr="00DE6316" w14:paraId="4CA81B3E" w14:textId="77777777">
        <w:tc>
          <w:tcPr>
            <w:tcW w:w="5221" w:type="dxa"/>
            <w:tcBorders>
              <w:top w:val="single" w:sz="4" w:space="0" w:color="auto"/>
              <w:left w:val="single" w:sz="4" w:space="0" w:color="auto"/>
              <w:bottom w:val="single" w:sz="4" w:space="0" w:color="auto"/>
              <w:right w:val="single" w:sz="4" w:space="0" w:color="auto"/>
            </w:tcBorders>
            <w:hideMark/>
          </w:tcPr>
          <w:p w14:paraId="5FAD670C" w14:textId="77777777" w:rsidR="00A00456" w:rsidRPr="00DE6316" w:rsidRDefault="00A00456" w:rsidP="00CB38F0">
            <w:pPr>
              <w:tabs>
                <w:tab w:val="left" w:pos="567"/>
              </w:tabs>
              <w:spacing w:line="360" w:lineRule="auto"/>
              <w:jc w:val="both"/>
              <w:rPr>
                <w:rFonts w:ascii="Sylfaen" w:eastAsia="Calibri" w:hAnsi="Sylfaen"/>
              </w:rPr>
            </w:pPr>
            <w:r w:rsidRPr="00DE6316">
              <w:rPr>
                <w:rFonts w:ascii="Sylfaen" w:eastAsia="Calibri" w:hAnsi="Sylfaen"/>
              </w:rPr>
              <w:t>Սարքավորումների պահպանման և շահագործման ծախսեր</w:t>
            </w:r>
          </w:p>
        </w:tc>
        <w:tc>
          <w:tcPr>
            <w:tcW w:w="1875" w:type="dxa"/>
            <w:tcBorders>
              <w:top w:val="single" w:sz="4" w:space="0" w:color="auto"/>
              <w:left w:val="single" w:sz="4" w:space="0" w:color="auto"/>
              <w:bottom w:val="single" w:sz="4" w:space="0" w:color="auto"/>
              <w:right w:val="single" w:sz="4" w:space="0" w:color="auto"/>
            </w:tcBorders>
            <w:hideMark/>
          </w:tcPr>
          <w:p w14:paraId="1A572847" w14:textId="77777777" w:rsidR="00A00456" w:rsidRPr="00E1791B" w:rsidRDefault="00A00456" w:rsidP="00CB38F0">
            <w:pPr>
              <w:tabs>
                <w:tab w:val="left" w:pos="567"/>
              </w:tabs>
              <w:spacing w:line="360" w:lineRule="auto"/>
              <w:ind w:firstLine="567"/>
              <w:rPr>
                <w:rFonts w:ascii="Sylfaen" w:eastAsia="Calibri" w:hAnsi="Sylfaen"/>
              </w:rPr>
            </w:pPr>
            <w:r>
              <w:rPr>
                <w:rFonts w:ascii="Sylfaen" w:eastAsia="Calibri" w:hAnsi="Sylfaen"/>
              </w:rPr>
              <w:t>1.5</w:t>
            </w:r>
          </w:p>
        </w:tc>
        <w:tc>
          <w:tcPr>
            <w:tcW w:w="2225" w:type="dxa"/>
            <w:tcBorders>
              <w:top w:val="single" w:sz="4" w:space="0" w:color="auto"/>
              <w:left w:val="single" w:sz="4" w:space="0" w:color="auto"/>
              <w:bottom w:val="single" w:sz="4" w:space="0" w:color="auto"/>
              <w:right w:val="single" w:sz="4" w:space="0" w:color="auto"/>
            </w:tcBorders>
            <w:hideMark/>
          </w:tcPr>
          <w:p w14:paraId="1CB0FB5F" w14:textId="77777777" w:rsidR="00A00456" w:rsidRPr="00DE6316" w:rsidRDefault="00A00456" w:rsidP="00CB38F0">
            <w:pPr>
              <w:tabs>
                <w:tab w:val="left" w:pos="567"/>
              </w:tabs>
              <w:spacing w:line="360" w:lineRule="auto"/>
              <w:ind w:firstLine="567"/>
              <w:rPr>
                <w:rFonts w:ascii="Sylfaen" w:eastAsia="Calibri" w:hAnsi="Sylfaen"/>
                <w:lang w:val="hy-AM"/>
              </w:rPr>
            </w:pPr>
            <w:r>
              <w:rPr>
                <w:rFonts w:ascii="Sylfaen" w:eastAsia="Calibri" w:hAnsi="Sylfaen"/>
                <w:lang w:val="hy-AM"/>
              </w:rPr>
              <w:t>97650</w:t>
            </w:r>
          </w:p>
        </w:tc>
      </w:tr>
      <w:tr w:rsidR="00A00456" w:rsidRPr="00DE6316" w14:paraId="24C355CD" w14:textId="77777777">
        <w:tc>
          <w:tcPr>
            <w:tcW w:w="5221" w:type="dxa"/>
            <w:tcBorders>
              <w:top w:val="single" w:sz="4" w:space="0" w:color="auto"/>
              <w:left w:val="single" w:sz="4" w:space="0" w:color="auto"/>
              <w:bottom w:val="single" w:sz="4" w:space="0" w:color="auto"/>
              <w:right w:val="single" w:sz="4" w:space="0" w:color="auto"/>
            </w:tcBorders>
            <w:hideMark/>
          </w:tcPr>
          <w:p w14:paraId="6829E80C" w14:textId="77777777" w:rsidR="00A00456" w:rsidRPr="00DE6316" w:rsidRDefault="00A00456" w:rsidP="00CB38F0">
            <w:pPr>
              <w:tabs>
                <w:tab w:val="left" w:pos="567"/>
              </w:tabs>
              <w:spacing w:line="360" w:lineRule="auto"/>
              <w:jc w:val="both"/>
              <w:rPr>
                <w:rFonts w:ascii="Sylfaen" w:eastAsia="Calibri" w:hAnsi="Sylfaen"/>
              </w:rPr>
            </w:pPr>
            <w:r w:rsidRPr="00DE6316">
              <w:rPr>
                <w:rFonts w:ascii="Sylfaen" w:eastAsia="Calibri" w:hAnsi="Sylfaen"/>
              </w:rPr>
              <w:t>Սարքավորումների ընթացի</w:t>
            </w:r>
            <w:r w:rsidRPr="00DE6316">
              <w:rPr>
                <w:rFonts w:ascii="Sylfaen" w:eastAsia="Calibri" w:hAnsi="Sylfaen"/>
                <w:lang w:val="hy-AM"/>
              </w:rPr>
              <w:t xml:space="preserve">կ </w:t>
            </w:r>
            <w:r w:rsidRPr="00DE6316">
              <w:rPr>
                <w:rFonts w:ascii="Sylfaen" w:eastAsia="Calibri" w:hAnsi="Sylfaen"/>
              </w:rPr>
              <w:t>վերանորոգում</w:t>
            </w:r>
          </w:p>
        </w:tc>
        <w:tc>
          <w:tcPr>
            <w:tcW w:w="1875" w:type="dxa"/>
            <w:tcBorders>
              <w:top w:val="single" w:sz="4" w:space="0" w:color="auto"/>
              <w:left w:val="single" w:sz="4" w:space="0" w:color="auto"/>
              <w:bottom w:val="single" w:sz="4" w:space="0" w:color="auto"/>
              <w:right w:val="single" w:sz="4" w:space="0" w:color="auto"/>
            </w:tcBorders>
            <w:hideMark/>
          </w:tcPr>
          <w:p w14:paraId="2AB7FBFD" w14:textId="77777777" w:rsidR="00A00456" w:rsidRPr="00E1791B" w:rsidRDefault="00A00456" w:rsidP="00CB38F0">
            <w:pPr>
              <w:tabs>
                <w:tab w:val="left" w:pos="567"/>
              </w:tabs>
              <w:spacing w:line="360" w:lineRule="auto"/>
              <w:ind w:firstLine="567"/>
              <w:rPr>
                <w:rFonts w:ascii="Sylfaen" w:eastAsia="Calibri" w:hAnsi="Sylfaen"/>
              </w:rPr>
            </w:pPr>
            <w:r>
              <w:rPr>
                <w:rFonts w:ascii="Sylfaen" w:eastAsia="Calibri" w:hAnsi="Sylfaen"/>
              </w:rPr>
              <w:t>4,7</w:t>
            </w:r>
          </w:p>
        </w:tc>
        <w:tc>
          <w:tcPr>
            <w:tcW w:w="2225" w:type="dxa"/>
            <w:tcBorders>
              <w:top w:val="single" w:sz="4" w:space="0" w:color="auto"/>
              <w:left w:val="single" w:sz="4" w:space="0" w:color="auto"/>
              <w:bottom w:val="single" w:sz="4" w:space="0" w:color="auto"/>
              <w:right w:val="single" w:sz="4" w:space="0" w:color="auto"/>
            </w:tcBorders>
            <w:hideMark/>
          </w:tcPr>
          <w:p w14:paraId="6F4AD467" w14:textId="77777777" w:rsidR="00A00456" w:rsidRPr="009E7F23" w:rsidRDefault="00A00456" w:rsidP="00CB38F0">
            <w:pPr>
              <w:tabs>
                <w:tab w:val="left" w:pos="567"/>
              </w:tabs>
              <w:spacing w:line="360" w:lineRule="auto"/>
              <w:ind w:firstLine="616"/>
              <w:rPr>
                <w:rFonts w:ascii="Sylfaen" w:eastAsia="Calibri" w:hAnsi="Sylfaen"/>
              </w:rPr>
            </w:pPr>
            <w:r>
              <w:rPr>
                <w:rFonts w:ascii="Sylfaen" w:eastAsia="Calibri" w:hAnsi="Sylfaen"/>
                <w:lang w:val="hy-AM"/>
              </w:rPr>
              <w:t>305970</w:t>
            </w:r>
          </w:p>
        </w:tc>
      </w:tr>
      <w:tr w:rsidR="00A00456" w:rsidRPr="00DE6316" w14:paraId="280827ED" w14:textId="77777777">
        <w:tc>
          <w:tcPr>
            <w:tcW w:w="5221" w:type="dxa"/>
            <w:tcBorders>
              <w:top w:val="single" w:sz="4" w:space="0" w:color="auto"/>
              <w:left w:val="single" w:sz="4" w:space="0" w:color="auto"/>
              <w:bottom w:val="single" w:sz="4" w:space="0" w:color="auto"/>
              <w:right w:val="single" w:sz="4" w:space="0" w:color="auto"/>
            </w:tcBorders>
            <w:hideMark/>
          </w:tcPr>
          <w:p w14:paraId="74BF5FFA" w14:textId="77777777" w:rsidR="00A00456" w:rsidRPr="00DE6316" w:rsidRDefault="00A00456" w:rsidP="00CB38F0">
            <w:pPr>
              <w:tabs>
                <w:tab w:val="left" w:pos="567"/>
              </w:tabs>
              <w:spacing w:line="360" w:lineRule="auto"/>
              <w:jc w:val="both"/>
              <w:rPr>
                <w:rFonts w:ascii="Sylfaen" w:eastAsia="Calibri" w:hAnsi="Sylfaen"/>
              </w:rPr>
            </w:pPr>
            <w:r w:rsidRPr="00DE6316">
              <w:rPr>
                <w:rFonts w:ascii="Sylfaen" w:eastAsia="Calibri" w:hAnsi="Sylfaen"/>
              </w:rPr>
              <w:t>Սարքավորումների ամորտիզացիա</w:t>
            </w:r>
          </w:p>
        </w:tc>
        <w:tc>
          <w:tcPr>
            <w:tcW w:w="1875" w:type="dxa"/>
            <w:tcBorders>
              <w:top w:val="single" w:sz="4" w:space="0" w:color="auto"/>
              <w:left w:val="single" w:sz="4" w:space="0" w:color="auto"/>
              <w:bottom w:val="single" w:sz="4" w:space="0" w:color="auto"/>
              <w:right w:val="single" w:sz="4" w:space="0" w:color="auto"/>
            </w:tcBorders>
            <w:hideMark/>
          </w:tcPr>
          <w:p w14:paraId="6CD1F719"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rPr>
              <w:t xml:space="preserve"> -</w:t>
            </w:r>
          </w:p>
        </w:tc>
        <w:tc>
          <w:tcPr>
            <w:tcW w:w="2225" w:type="dxa"/>
            <w:tcBorders>
              <w:top w:val="single" w:sz="4" w:space="0" w:color="auto"/>
              <w:left w:val="single" w:sz="4" w:space="0" w:color="auto"/>
              <w:bottom w:val="single" w:sz="4" w:space="0" w:color="auto"/>
              <w:right w:val="single" w:sz="4" w:space="0" w:color="auto"/>
            </w:tcBorders>
            <w:hideMark/>
          </w:tcPr>
          <w:p w14:paraId="4E016EE5" w14:textId="77777777" w:rsidR="00A00456" w:rsidRPr="00DE6316" w:rsidRDefault="00A00456" w:rsidP="00CB38F0">
            <w:pPr>
              <w:tabs>
                <w:tab w:val="left" w:pos="567"/>
              </w:tabs>
              <w:spacing w:line="360" w:lineRule="auto"/>
              <w:ind w:firstLine="567"/>
              <w:rPr>
                <w:rFonts w:ascii="Sylfaen" w:eastAsia="Calibri" w:hAnsi="Sylfaen"/>
              </w:rPr>
            </w:pPr>
            <w:r>
              <w:rPr>
                <w:rFonts w:ascii="Sylfaen" w:eastAsia="Calibri" w:hAnsi="Sylfaen"/>
              </w:rPr>
              <w:t>9590000</w:t>
            </w:r>
          </w:p>
        </w:tc>
      </w:tr>
      <w:tr w:rsidR="00A00456" w:rsidRPr="00DE6316" w14:paraId="4128F369" w14:textId="77777777">
        <w:tc>
          <w:tcPr>
            <w:tcW w:w="7096" w:type="dxa"/>
            <w:gridSpan w:val="2"/>
            <w:tcBorders>
              <w:top w:val="single" w:sz="4" w:space="0" w:color="auto"/>
              <w:left w:val="single" w:sz="4" w:space="0" w:color="auto"/>
              <w:bottom w:val="single" w:sz="4" w:space="0" w:color="auto"/>
              <w:right w:val="single" w:sz="4" w:space="0" w:color="auto"/>
            </w:tcBorders>
            <w:vAlign w:val="center"/>
            <w:hideMark/>
          </w:tcPr>
          <w:p w14:paraId="5BF075AE"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rPr>
              <w:t>Ընդամենը</w:t>
            </w:r>
          </w:p>
        </w:tc>
        <w:tc>
          <w:tcPr>
            <w:tcW w:w="2225" w:type="dxa"/>
            <w:tcBorders>
              <w:top w:val="single" w:sz="4" w:space="0" w:color="auto"/>
              <w:left w:val="single" w:sz="4" w:space="0" w:color="auto"/>
              <w:bottom w:val="single" w:sz="4" w:space="0" w:color="auto"/>
              <w:right w:val="single" w:sz="4" w:space="0" w:color="auto"/>
            </w:tcBorders>
            <w:hideMark/>
          </w:tcPr>
          <w:p w14:paraId="32DF7219" w14:textId="77777777" w:rsidR="00A00456" w:rsidRPr="00DE6316" w:rsidRDefault="00A00456" w:rsidP="00CB38F0">
            <w:pPr>
              <w:tabs>
                <w:tab w:val="left" w:pos="567"/>
              </w:tabs>
              <w:spacing w:line="360" w:lineRule="auto"/>
              <w:ind w:firstLine="567"/>
              <w:rPr>
                <w:rFonts w:ascii="Sylfaen" w:eastAsia="Calibri" w:hAnsi="Sylfaen"/>
                <w:lang w:val="hy-AM"/>
              </w:rPr>
            </w:pPr>
            <w:r>
              <w:rPr>
                <w:rFonts w:ascii="Sylfaen" w:eastAsia="Calibri" w:hAnsi="Sylfaen"/>
                <w:lang w:val="hy-AM"/>
              </w:rPr>
              <w:t>9993620</w:t>
            </w:r>
          </w:p>
        </w:tc>
      </w:tr>
    </w:tbl>
    <w:p w14:paraId="655474CD" w14:textId="77777777" w:rsidR="00A00456" w:rsidRPr="00DE6316" w:rsidRDefault="00A00456" w:rsidP="0057508B">
      <w:pPr>
        <w:spacing w:before="240" w:line="360" w:lineRule="auto"/>
        <w:rPr>
          <w:rFonts w:ascii="Sylfaen" w:eastAsia="Calibri" w:hAnsi="Sylfaen"/>
          <w:lang w:val="hy-AM"/>
        </w:rPr>
      </w:pPr>
      <w:bookmarkStart w:id="91" w:name="_Toc132377967"/>
    </w:p>
    <w:p w14:paraId="7411D03C" w14:textId="3792C30E" w:rsidR="00A00456" w:rsidRPr="00DE6316" w:rsidRDefault="00C83133" w:rsidP="00E47DC0">
      <w:pPr>
        <w:rPr>
          <w:rFonts w:eastAsia="Calibri"/>
          <w:b/>
          <w:color w:val="000000"/>
          <w:sz w:val="28"/>
          <w:szCs w:val="26"/>
          <w:lang w:val="hy-AM"/>
        </w:rPr>
      </w:pPr>
      <w:bookmarkStart w:id="92" w:name="_Toc163479785"/>
      <w:bookmarkStart w:id="93" w:name="_Toc195915850"/>
      <w:r>
        <w:rPr>
          <w:rFonts w:eastAsia="Calibri"/>
          <w:b/>
          <w:color w:val="000000"/>
          <w:sz w:val="28"/>
          <w:szCs w:val="26"/>
        </w:rPr>
        <w:t>4</w:t>
      </w:r>
      <w:r w:rsidR="00A00456" w:rsidRPr="00DE6316">
        <w:rPr>
          <w:rFonts w:eastAsia="Calibri"/>
          <w:b/>
          <w:color w:val="000000"/>
          <w:sz w:val="28"/>
          <w:szCs w:val="26"/>
          <w:lang w:val="hy-AM"/>
        </w:rPr>
        <w:t>.6 Տարածքի վարձակալության ծախսի հաշվարկը</w:t>
      </w:r>
      <w:bookmarkEnd w:id="91"/>
      <w:bookmarkEnd w:id="92"/>
      <w:bookmarkEnd w:id="93"/>
    </w:p>
    <w:p w14:paraId="6A6E7FFC" w14:textId="77777777" w:rsidR="00A00456" w:rsidRPr="00DE6316" w:rsidRDefault="00A00456" w:rsidP="00A00456">
      <w:pPr>
        <w:spacing w:line="360" w:lineRule="auto"/>
        <w:ind w:firstLine="709"/>
        <w:jc w:val="both"/>
        <w:rPr>
          <w:rFonts w:ascii="Sylfaen" w:eastAsia="Calibri" w:hAnsi="Sylfaen"/>
          <w:lang w:val="hy-AM"/>
        </w:rPr>
      </w:pPr>
      <w:r w:rsidRPr="00DE6316">
        <w:rPr>
          <w:rFonts w:ascii="Sylfaen" w:eastAsia="Calibri" w:hAnsi="Sylfaen"/>
          <w:lang w:val="hy-AM"/>
        </w:rPr>
        <w:t xml:space="preserve">Գործունեության արդյունավետության հիմնական պայմաններից մեկը տարածքի ճիշտ ընտրությունն է: Վարձակալվող տարածքը կգտնվի Երևանի կենտրոնական մասում, ամենայն հավանականությամբ՝  հրապարակում գտնվող Piazza Grande շենքում: Այս տարածքում անհրաժեշտ տարածքի վարձակալության ամսեկան ծախսը կկազմի  </w:t>
      </w:r>
      <w:r>
        <w:rPr>
          <w:rFonts w:ascii="Sylfaen" w:eastAsia="Calibri" w:hAnsi="Sylfaen"/>
          <w:lang w:val="hy-AM"/>
        </w:rPr>
        <w:t>450000</w:t>
      </w:r>
      <w:r w:rsidRPr="00DE6316">
        <w:rPr>
          <w:rFonts w:ascii="Sylfaen" w:eastAsia="Calibri" w:hAnsi="Sylfaen"/>
          <w:lang w:val="hy-AM"/>
        </w:rPr>
        <w:t>*12=</w:t>
      </w:r>
      <w:r>
        <w:rPr>
          <w:rFonts w:ascii="Sylfaen" w:eastAsia="Calibri" w:hAnsi="Sylfaen"/>
          <w:lang w:val="hy-AM"/>
        </w:rPr>
        <w:t>5400000</w:t>
      </w:r>
      <w:r w:rsidRPr="00DE6316">
        <w:rPr>
          <w:rFonts w:ascii="Sylfaen" w:eastAsia="Calibri" w:hAnsi="Sylfaen"/>
          <w:lang w:val="hy-AM"/>
        </w:rPr>
        <w:t xml:space="preserve"> դրամ տարեկան։</w:t>
      </w:r>
    </w:p>
    <w:p w14:paraId="2C30DFDB" w14:textId="2209CBC5" w:rsidR="00A00456" w:rsidRPr="00DE6316" w:rsidRDefault="00C83133" w:rsidP="00E47DC0">
      <w:pPr>
        <w:rPr>
          <w:rFonts w:eastAsia="Calibri"/>
          <w:b/>
          <w:color w:val="000000"/>
          <w:sz w:val="28"/>
          <w:szCs w:val="26"/>
          <w:lang w:val="hy-AM"/>
        </w:rPr>
      </w:pPr>
      <w:bookmarkStart w:id="94" w:name="_Toc132377968"/>
      <w:bookmarkStart w:id="95" w:name="_Toc163479786"/>
      <w:bookmarkStart w:id="96" w:name="_Toc195915851"/>
      <w:r w:rsidRPr="00C83133">
        <w:rPr>
          <w:rFonts w:eastAsia="Calibri"/>
          <w:b/>
          <w:color w:val="000000"/>
          <w:sz w:val="28"/>
          <w:szCs w:val="26"/>
          <w:lang w:val="hy-AM"/>
        </w:rPr>
        <w:t>4</w:t>
      </w:r>
      <w:r w:rsidR="00A00456" w:rsidRPr="00DE6316">
        <w:rPr>
          <w:rFonts w:eastAsia="Calibri"/>
          <w:b/>
          <w:color w:val="000000"/>
          <w:sz w:val="28"/>
          <w:szCs w:val="26"/>
          <w:lang w:val="hy-AM"/>
        </w:rPr>
        <w:t>.7 Ընդհանուր տնտեսական ծախսերի հաշվարկը</w:t>
      </w:r>
      <w:bookmarkEnd w:id="94"/>
      <w:bookmarkEnd w:id="95"/>
      <w:bookmarkEnd w:id="96"/>
    </w:p>
    <w:p w14:paraId="6A08B151"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Ընդհանուր տնտեսավարման ծախսերի մեջ մտում են ձեռնարկության ընդհանուր կառավարման-ադմինիստրատիվ` գործարանը կառավարող անձնակազմի աշխաավարձի, գործուղման, տպագրական, փոստային-հեռագրային ծախսերը և այլ ծախսեր: Այն որոշվում է հետևյալ բանաձևով`</w:t>
      </w:r>
    </w:p>
    <w:p w14:paraId="6A876BAE" w14:textId="086BF951" w:rsidR="00A00456" w:rsidRPr="00DE6316" w:rsidRDefault="00A00456" w:rsidP="001B7DCA">
      <w:pPr>
        <w:tabs>
          <w:tab w:val="left" w:pos="567"/>
        </w:tabs>
        <w:spacing w:line="360" w:lineRule="auto"/>
        <w:ind w:firstLine="567"/>
        <w:jc w:val="right"/>
        <w:rPr>
          <w:rFonts w:ascii="Sylfaen" w:eastAsia="Calibri" w:hAnsi="Sylfaen"/>
          <w:b/>
          <w:bCs/>
          <w:lang w:val="hy-AM"/>
        </w:rPr>
      </w:pPr>
      <w:r w:rsidRPr="00DE6316">
        <w:rPr>
          <w:rFonts w:ascii="Sylfaen" w:eastAsia="Calibri" w:hAnsi="Sylfaen"/>
          <w:b/>
          <w:bCs/>
          <w:lang w:val="hy-AM"/>
        </w:rPr>
        <w:t xml:space="preserve">ԸՏԾ = Ա </w:t>
      </w:r>
      <w:r w:rsidRPr="00DE6316">
        <w:rPr>
          <w:rFonts w:ascii="Sylfaen" w:eastAsia="Calibri" w:hAnsi="Sylfaen"/>
          <w:b/>
          <w:bCs/>
          <w:vertAlign w:val="subscript"/>
          <w:lang w:val="hy-AM"/>
        </w:rPr>
        <w:t>հիմ</w:t>
      </w:r>
      <w:r w:rsidRPr="00DE6316">
        <w:rPr>
          <w:rFonts w:ascii="Sylfaen" w:eastAsia="Calibri" w:hAnsi="Sylfaen"/>
          <w:b/>
          <w:bCs/>
          <w:lang w:val="hy-AM"/>
        </w:rPr>
        <w:t xml:space="preserve">* 12 %ԸՏԾ / 100,    </w:t>
      </w:r>
      <w:r w:rsidRPr="00DE6316">
        <w:rPr>
          <w:rFonts w:ascii="Sylfaen" w:eastAsia="Calibri" w:hAnsi="Sylfaen"/>
          <w:b/>
          <w:bCs/>
          <w:lang w:val="hy-AM"/>
        </w:rPr>
        <w:tab/>
      </w:r>
      <w:r w:rsidR="001B7DCA" w:rsidRPr="006C0A7B">
        <w:rPr>
          <w:rFonts w:ascii="Sylfaen" w:eastAsia="Calibri" w:hAnsi="Sylfaen"/>
          <w:b/>
          <w:bCs/>
          <w:lang w:val="hy-AM"/>
        </w:rPr>
        <w:t xml:space="preserve">                              </w:t>
      </w:r>
      <w:r w:rsidRPr="00DE6316">
        <w:rPr>
          <w:rFonts w:ascii="Sylfaen" w:eastAsia="Calibri" w:hAnsi="Sylfaen"/>
          <w:lang w:val="hy-AM"/>
        </w:rPr>
        <w:t>(</w:t>
      </w:r>
      <w:r w:rsidR="00E20577" w:rsidRPr="009B2699">
        <w:rPr>
          <w:rFonts w:ascii="Sylfaen" w:eastAsia="Calibri" w:hAnsi="Sylfaen"/>
          <w:lang w:val="hy-AM"/>
        </w:rPr>
        <w:t>4</w:t>
      </w:r>
      <w:r w:rsidRPr="00DE6316">
        <w:rPr>
          <w:rFonts w:ascii="Sylfaen" w:eastAsia="Calibri" w:hAnsi="Sylfaen"/>
          <w:lang w:val="hy-AM"/>
        </w:rPr>
        <w:t>.9)</w:t>
      </w:r>
    </w:p>
    <w:p w14:paraId="683AEAB2"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որտեղ` %ԸՏԾ - Ընդհանուր տնտեսավարման ծախսերի տոկոսն է %:</w:t>
      </w:r>
    </w:p>
    <w:p w14:paraId="374A8B80" w14:textId="77777777" w:rsidR="00A00456" w:rsidRPr="00DE6316" w:rsidRDefault="00A00456" w:rsidP="00A00456">
      <w:pPr>
        <w:tabs>
          <w:tab w:val="left" w:pos="567"/>
        </w:tabs>
        <w:spacing w:line="360" w:lineRule="auto"/>
        <w:ind w:firstLine="567"/>
        <w:jc w:val="center"/>
        <w:rPr>
          <w:rFonts w:ascii="Sylfaen" w:eastAsia="Calibri" w:hAnsi="Sylfaen"/>
          <w:b/>
          <w:bCs/>
          <w:lang w:val="hy-AM"/>
        </w:rPr>
      </w:pPr>
      <w:r w:rsidRPr="00DE6316">
        <w:rPr>
          <w:rFonts w:ascii="Sylfaen" w:eastAsia="Calibri" w:hAnsi="Sylfaen"/>
          <w:b/>
          <w:bCs/>
          <w:lang w:val="hy-AM"/>
        </w:rPr>
        <w:t xml:space="preserve">ԸՏԾ = </w:t>
      </w:r>
      <w:r w:rsidRPr="00A00456">
        <w:rPr>
          <w:rFonts w:ascii="Sylfaen" w:eastAsia="Calibri" w:hAnsi="Sylfaen"/>
          <w:b/>
          <w:bCs/>
          <w:lang w:val="hy-AM"/>
        </w:rPr>
        <w:t>542500</w:t>
      </w:r>
      <w:r>
        <w:rPr>
          <w:rFonts w:ascii="Sylfaen" w:eastAsia="Calibri" w:hAnsi="Sylfaen"/>
          <w:b/>
          <w:bCs/>
          <w:lang w:val="hy-AM"/>
        </w:rPr>
        <w:t xml:space="preserve"> </w:t>
      </w:r>
      <w:r w:rsidRPr="00DE6316">
        <w:rPr>
          <w:rFonts w:ascii="Sylfaen" w:eastAsia="Calibri" w:hAnsi="Sylfaen"/>
          <w:b/>
          <w:bCs/>
          <w:lang w:val="hy-AM"/>
        </w:rPr>
        <w:t xml:space="preserve">* 12 * </w:t>
      </w:r>
      <w:r w:rsidRPr="00A00456">
        <w:rPr>
          <w:rFonts w:ascii="Sylfaen" w:eastAsia="Calibri" w:hAnsi="Sylfaen"/>
          <w:b/>
          <w:bCs/>
          <w:lang w:val="hy-AM"/>
        </w:rPr>
        <w:t>123</w:t>
      </w:r>
      <w:r w:rsidRPr="00DE6316">
        <w:rPr>
          <w:rFonts w:ascii="Sylfaen" w:eastAsia="Calibri" w:hAnsi="Sylfaen"/>
          <w:b/>
          <w:bCs/>
          <w:lang w:val="hy-AM"/>
        </w:rPr>
        <w:t xml:space="preserve"> / 100 = </w:t>
      </w:r>
      <w:r>
        <w:rPr>
          <w:rFonts w:ascii="Sylfaen" w:eastAsia="Calibri" w:hAnsi="Sylfaen"/>
          <w:b/>
          <w:bCs/>
          <w:lang w:val="hy-AM"/>
        </w:rPr>
        <w:t xml:space="preserve">8007300 </w:t>
      </w:r>
      <w:r w:rsidRPr="00DE6316">
        <w:rPr>
          <w:rFonts w:ascii="Sylfaen" w:eastAsia="Calibri" w:hAnsi="Sylfaen"/>
          <w:b/>
          <w:bCs/>
          <w:lang w:val="hy-AM"/>
        </w:rPr>
        <w:t>դրամ:</w:t>
      </w:r>
    </w:p>
    <w:p w14:paraId="41D6895D" w14:textId="77777777" w:rsidR="00A00456" w:rsidRPr="00DE6316" w:rsidRDefault="00A00456" w:rsidP="00A00456">
      <w:pPr>
        <w:tabs>
          <w:tab w:val="left" w:pos="567"/>
        </w:tabs>
        <w:spacing w:line="360" w:lineRule="auto"/>
        <w:rPr>
          <w:rFonts w:ascii="Sylfaen" w:eastAsia="Calibri" w:hAnsi="Sylfaen"/>
          <w:b/>
          <w:bCs/>
          <w:lang w:val="hy-AM"/>
        </w:rPr>
      </w:pPr>
    </w:p>
    <w:p w14:paraId="5E6082C9" w14:textId="2A72ACC0" w:rsidR="00A00456" w:rsidRPr="00DE6316" w:rsidRDefault="00C83133" w:rsidP="00E47DC0">
      <w:pPr>
        <w:rPr>
          <w:rFonts w:eastAsia="Calibri"/>
          <w:b/>
          <w:color w:val="000000"/>
          <w:sz w:val="28"/>
          <w:szCs w:val="26"/>
          <w:lang w:val="hy-AM"/>
        </w:rPr>
      </w:pPr>
      <w:bookmarkStart w:id="97" w:name="_Toc132377969"/>
      <w:bookmarkStart w:id="98" w:name="_Toc163479787"/>
      <w:bookmarkStart w:id="99" w:name="_Toc195915852"/>
      <w:r w:rsidRPr="00C83133">
        <w:rPr>
          <w:rFonts w:eastAsia="Calibri"/>
          <w:b/>
          <w:color w:val="000000"/>
          <w:sz w:val="28"/>
          <w:szCs w:val="26"/>
          <w:lang w:val="hy-AM"/>
        </w:rPr>
        <w:t>4</w:t>
      </w:r>
      <w:r w:rsidR="00A00456" w:rsidRPr="00DE6316">
        <w:rPr>
          <w:rFonts w:eastAsia="Calibri"/>
          <w:b/>
          <w:color w:val="000000"/>
          <w:sz w:val="28"/>
          <w:szCs w:val="26"/>
          <w:lang w:val="hy-AM"/>
        </w:rPr>
        <w:t>.8 Փաթեթի ընդհանուր ինքնարժքի կալկուլացիան</w:t>
      </w:r>
      <w:bookmarkEnd w:id="97"/>
      <w:bookmarkEnd w:id="98"/>
      <w:bookmarkEnd w:id="99"/>
    </w:p>
    <w:p w14:paraId="3786363B"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 xml:space="preserve">      Ինքնարժեքի կալկուլացիան բերված է աղյուսակ 5-ում:</w:t>
      </w:r>
    </w:p>
    <w:p w14:paraId="32DB4DC6" w14:textId="160CA95C" w:rsidR="00A00456" w:rsidRPr="00DE6316" w:rsidRDefault="00A00456" w:rsidP="00A00456">
      <w:pPr>
        <w:tabs>
          <w:tab w:val="left" w:pos="567"/>
        </w:tabs>
        <w:spacing w:line="360" w:lineRule="auto"/>
        <w:ind w:firstLine="567"/>
        <w:jc w:val="right"/>
        <w:rPr>
          <w:rFonts w:ascii="Sylfaen" w:eastAsia="Calibri" w:hAnsi="Sylfaen"/>
        </w:rPr>
      </w:pPr>
      <w:r w:rsidRPr="00DE6316">
        <w:rPr>
          <w:rFonts w:ascii="Sylfaen" w:eastAsia="Calibri" w:hAnsi="Sylfaen"/>
          <w:i/>
        </w:rPr>
        <w:t xml:space="preserve">Աղյուսակ </w:t>
      </w:r>
      <w:r w:rsidR="006D43A7">
        <w:rPr>
          <w:rFonts w:ascii="Sylfaen" w:eastAsia="Calibri" w:hAnsi="Sylfaen"/>
          <w:i/>
        </w:rPr>
        <w:t>4.</w:t>
      </w:r>
      <w:r w:rsidRPr="00DE6316">
        <w:rPr>
          <w:rFonts w:ascii="Sylfaen" w:eastAsia="Calibri" w:hAnsi="Sylfaen"/>
          <w:i/>
          <w:lang w:val="hy-AM"/>
        </w:rPr>
        <w:t>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4527"/>
        <w:gridCol w:w="2126"/>
      </w:tblGrid>
      <w:tr w:rsidR="00A00456" w:rsidRPr="00DE6316" w14:paraId="79745D77" w14:textId="77777777">
        <w:trPr>
          <w:trHeight w:val="465"/>
          <w:jc w:val="center"/>
        </w:trPr>
        <w:tc>
          <w:tcPr>
            <w:tcW w:w="1121" w:type="dxa"/>
            <w:tcBorders>
              <w:top w:val="single" w:sz="4" w:space="0" w:color="auto"/>
              <w:left w:val="single" w:sz="4" w:space="0" w:color="auto"/>
              <w:bottom w:val="single" w:sz="4" w:space="0" w:color="auto"/>
              <w:right w:val="single" w:sz="4" w:space="0" w:color="auto"/>
            </w:tcBorders>
            <w:hideMark/>
          </w:tcPr>
          <w:p w14:paraId="224384B1"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rPr>
              <w:t>N</w:t>
            </w:r>
          </w:p>
        </w:tc>
        <w:tc>
          <w:tcPr>
            <w:tcW w:w="4527" w:type="dxa"/>
            <w:tcBorders>
              <w:top w:val="single" w:sz="4" w:space="0" w:color="auto"/>
              <w:left w:val="single" w:sz="4" w:space="0" w:color="auto"/>
              <w:bottom w:val="single" w:sz="4" w:space="0" w:color="auto"/>
              <w:right w:val="single" w:sz="4" w:space="0" w:color="auto"/>
            </w:tcBorders>
            <w:hideMark/>
          </w:tcPr>
          <w:p w14:paraId="13463306"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Ծախսերի հոդվածի անվանումը</w:t>
            </w:r>
          </w:p>
        </w:tc>
        <w:tc>
          <w:tcPr>
            <w:tcW w:w="2126" w:type="dxa"/>
            <w:tcBorders>
              <w:top w:val="single" w:sz="4" w:space="0" w:color="auto"/>
              <w:left w:val="single" w:sz="4" w:space="0" w:color="auto"/>
              <w:bottom w:val="single" w:sz="4" w:space="0" w:color="auto"/>
              <w:right w:val="single" w:sz="4" w:space="0" w:color="auto"/>
            </w:tcBorders>
            <w:hideMark/>
          </w:tcPr>
          <w:p w14:paraId="072033EA"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գումարը, դրամ</w:t>
            </w:r>
          </w:p>
        </w:tc>
      </w:tr>
      <w:tr w:rsidR="00A00456" w:rsidRPr="00DE6316" w14:paraId="737B9DA8" w14:textId="77777777">
        <w:trPr>
          <w:jc w:val="center"/>
        </w:trPr>
        <w:tc>
          <w:tcPr>
            <w:tcW w:w="1121" w:type="dxa"/>
            <w:tcBorders>
              <w:top w:val="single" w:sz="4" w:space="0" w:color="auto"/>
              <w:left w:val="single" w:sz="4" w:space="0" w:color="auto"/>
              <w:bottom w:val="single" w:sz="4" w:space="0" w:color="auto"/>
              <w:right w:val="single" w:sz="4" w:space="0" w:color="auto"/>
            </w:tcBorders>
            <w:hideMark/>
          </w:tcPr>
          <w:p w14:paraId="003286AF"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lang w:val="hy-AM"/>
              </w:rPr>
              <w:t>1</w:t>
            </w:r>
            <w:r w:rsidRPr="00DE6316">
              <w:rPr>
                <w:rFonts w:ascii="Sylfaen" w:eastAsia="Calibri" w:hAnsi="Sylfaen"/>
              </w:rPr>
              <w:t>.</w:t>
            </w:r>
          </w:p>
        </w:tc>
        <w:tc>
          <w:tcPr>
            <w:tcW w:w="4527" w:type="dxa"/>
            <w:tcBorders>
              <w:top w:val="single" w:sz="4" w:space="0" w:color="auto"/>
              <w:left w:val="single" w:sz="4" w:space="0" w:color="auto"/>
              <w:bottom w:val="single" w:sz="4" w:space="0" w:color="auto"/>
              <w:right w:val="single" w:sz="4" w:space="0" w:color="auto"/>
            </w:tcBorders>
            <w:hideMark/>
          </w:tcPr>
          <w:p w14:paraId="2D65A325"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lang w:val="hy-AM"/>
              </w:rPr>
              <w:t>Հ</w:t>
            </w:r>
            <w:r w:rsidRPr="00DE6316">
              <w:rPr>
                <w:rFonts w:ascii="Sylfaen" w:eastAsia="Calibri" w:hAnsi="Sylfaen"/>
              </w:rPr>
              <w:t>ամալրող</w:t>
            </w:r>
            <w:r w:rsidRPr="00DE6316">
              <w:rPr>
                <w:rFonts w:ascii="Sylfaen" w:eastAsia="Calibri" w:hAnsi="Sylfaen"/>
                <w:lang w:val="hy-AM"/>
              </w:rPr>
              <w:t xml:space="preserve"> ա</w:t>
            </w:r>
            <w:r w:rsidRPr="00DE6316">
              <w:rPr>
                <w:rFonts w:ascii="Sylfaen" w:eastAsia="Calibri" w:hAnsi="Sylfaen"/>
              </w:rPr>
              <w:t>ռարկաներ</w:t>
            </w:r>
          </w:p>
        </w:tc>
        <w:tc>
          <w:tcPr>
            <w:tcW w:w="2126" w:type="dxa"/>
            <w:tcBorders>
              <w:top w:val="single" w:sz="4" w:space="0" w:color="auto"/>
              <w:left w:val="single" w:sz="4" w:space="0" w:color="auto"/>
              <w:bottom w:val="single" w:sz="4" w:space="0" w:color="auto"/>
              <w:right w:val="single" w:sz="4" w:space="0" w:color="auto"/>
            </w:tcBorders>
            <w:hideMark/>
          </w:tcPr>
          <w:p w14:paraId="2F30856E"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 xml:space="preserve">          </w:t>
            </w:r>
            <w:r>
              <w:rPr>
                <w:rFonts w:ascii="Sylfaen" w:hAnsi="Sylfaen"/>
                <w:lang w:val="hy-AM"/>
              </w:rPr>
              <w:t>370000</w:t>
            </w:r>
          </w:p>
        </w:tc>
      </w:tr>
      <w:tr w:rsidR="00A00456" w:rsidRPr="00DE6316" w14:paraId="77DD540A" w14:textId="77777777">
        <w:trPr>
          <w:trHeight w:val="447"/>
          <w:jc w:val="center"/>
        </w:trPr>
        <w:tc>
          <w:tcPr>
            <w:tcW w:w="1121" w:type="dxa"/>
            <w:tcBorders>
              <w:top w:val="single" w:sz="4" w:space="0" w:color="auto"/>
              <w:left w:val="single" w:sz="4" w:space="0" w:color="auto"/>
              <w:bottom w:val="single" w:sz="4" w:space="0" w:color="auto"/>
              <w:right w:val="single" w:sz="4" w:space="0" w:color="auto"/>
            </w:tcBorders>
            <w:hideMark/>
          </w:tcPr>
          <w:p w14:paraId="685C27EC"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lang w:val="hy-AM"/>
              </w:rPr>
              <w:t>2</w:t>
            </w:r>
            <w:r w:rsidRPr="00DE6316">
              <w:rPr>
                <w:rFonts w:ascii="Sylfaen" w:eastAsia="Calibri" w:hAnsi="Sylfaen"/>
              </w:rPr>
              <w:t>.</w:t>
            </w:r>
          </w:p>
        </w:tc>
        <w:tc>
          <w:tcPr>
            <w:tcW w:w="4527" w:type="dxa"/>
            <w:tcBorders>
              <w:top w:val="single" w:sz="4" w:space="0" w:color="auto"/>
              <w:left w:val="single" w:sz="4" w:space="0" w:color="auto"/>
              <w:bottom w:val="single" w:sz="4" w:space="0" w:color="auto"/>
              <w:right w:val="single" w:sz="4" w:space="0" w:color="auto"/>
            </w:tcBorders>
            <w:hideMark/>
          </w:tcPr>
          <w:p w14:paraId="3274662C"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cs="Calibri"/>
              </w:rPr>
              <w:t>Է</w:t>
            </w:r>
            <w:r w:rsidRPr="00DE6316">
              <w:rPr>
                <w:rFonts w:ascii="Sylfaen" w:eastAsia="Calibri" w:hAnsi="Sylfaen" w:cs="Calibri"/>
                <w:lang w:val="hy-AM"/>
              </w:rPr>
              <w:t>լեկտրաէ</w:t>
            </w:r>
            <w:r w:rsidRPr="00DE6316">
              <w:rPr>
                <w:rFonts w:ascii="Sylfaen" w:eastAsia="Calibri" w:hAnsi="Sylfaen" w:cs="Calibri"/>
              </w:rPr>
              <w:t xml:space="preserve">ներգիա </w:t>
            </w:r>
          </w:p>
        </w:tc>
        <w:tc>
          <w:tcPr>
            <w:tcW w:w="2126" w:type="dxa"/>
            <w:tcBorders>
              <w:top w:val="single" w:sz="4" w:space="0" w:color="auto"/>
              <w:left w:val="single" w:sz="4" w:space="0" w:color="auto"/>
              <w:bottom w:val="single" w:sz="4" w:space="0" w:color="auto"/>
              <w:right w:val="single" w:sz="4" w:space="0" w:color="auto"/>
            </w:tcBorders>
            <w:hideMark/>
          </w:tcPr>
          <w:p w14:paraId="36806CDE" w14:textId="77777777" w:rsidR="00A00456" w:rsidRPr="00DE6316" w:rsidRDefault="00A00456" w:rsidP="00CB38F0">
            <w:pPr>
              <w:tabs>
                <w:tab w:val="left" w:pos="567"/>
              </w:tabs>
              <w:spacing w:line="360" w:lineRule="auto"/>
              <w:ind w:firstLine="567"/>
              <w:rPr>
                <w:rFonts w:ascii="Sylfaen" w:eastAsia="Calibri" w:hAnsi="Sylfaen"/>
              </w:rPr>
            </w:pPr>
            <w:r>
              <w:rPr>
                <w:rFonts w:ascii="Sylfaen" w:eastAsia="Calibri" w:hAnsi="Sylfaen"/>
              </w:rPr>
              <w:t>120000</w:t>
            </w:r>
          </w:p>
        </w:tc>
      </w:tr>
      <w:tr w:rsidR="00A00456" w:rsidRPr="00DE6316" w14:paraId="178B2B7B" w14:textId="77777777">
        <w:trPr>
          <w:trHeight w:val="499"/>
          <w:jc w:val="center"/>
        </w:trPr>
        <w:tc>
          <w:tcPr>
            <w:tcW w:w="1121" w:type="dxa"/>
            <w:tcBorders>
              <w:top w:val="single" w:sz="4" w:space="0" w:color="auto"/>
              <w:left w:val="single" w:sz="4" w:space="0" w:color="auto"/>
              <w:bottom w:val="single" w:sz="4" w:space="0" w:color="auto"/>
              <w:right w:val="single" w:sz="4" w:space="0" w:color="auto"/>
            </w:tcBorders>
            <w:hideMark/>
          </w:tcPr>
          <w:p w14:paraId="00EE0A35"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lang w:val="hy-AM"/>
              </w:rPr>
              <w:t>3</w:t>
            </w:r>
            <w:r w:rsidRPr="00DE6316">
              <w:rPr>
                <w:rFonts w:ascii="Sylfaen" w:eastAsia="Calibri" w:hAnsi="Sylfaen"/>
              </w:rPr>
              <w:t>.</w:t>
            </w:r>
          </w:p>
        </w:tc>
        <w:tc>
          <w:tcPr>
            <w:tcW w:w="4527" w:type="dxa"/>
            <w:tcBorders>
              <w:top w:val="single" w:sz="4" w:space="0" w:color="auto"/>
              <w:left w:val="single" w:sz="4" w:space="0" w:color="auto"/>
              <w:bottom w:val="single" w:sz="4" w:space="0" w:color="auto"/>
              <w:right w:val="single" w:sz="4" w:space="0" w:color="auto"/>
            </w:tcBorders>
            <w:hideMark/>
          </w:tcPr>
          <w:p w14:paraId="470A4F6C"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lang w:val="hy-AM"/>
              </w:rPr>
              <w:t>Ընդհանուր հ</w:t>
            </w:r>
            <w:r w:rsidRPr="00DE6316">
              <w:rPr>
                <w:rFonts w:ascii="Sylfaen" w:eastAsia="Calibri" w:hAnsi="Sylfaen"/>
              </w:rPr>
              <w:t>իմնական աշխատավարձ</w:t>
            </w:r>
          </w:p>
        </w:tc>
        <w:tc>
          <w:tcPr>
            <w:tcW w:w="2126" w:type="dxa"/>
            <w:tcBorders>
              <w:top w:val="single" w:sz="4" w:space="0" w:color="auto"/>
              <w:left w:val="single" w:sz="4" w:space="0" w:color="auto"/>
              <w:bottom w:val="single" w:sz="4" w:space="0" w:color="auto"/>
              <w:right w:val="single" w:sz="4" w:space="0" w:color="auto"/>
            </w:tcBorders>
            <w:hideMark/>
          </w:tcPr>
          <w:p w14:paraId="7195B69A" w14:textId="77777777" w:rsidR="00A00456" w:rsidRPr="00DE6316" w:rsidRDefault="00A00456" w:rsidP="00CB38F0">
            <w:pPr>
              <w:tabs>
                <w:tab w:val="left" w:pos="567"/>
              </w:tabs>
              <w:spacing w:line="360" w:lineRule="auto"/>
              <w:ind w:firstLine="567"/>
              <w:rPr>
                <w:rFonts w:ascii="Sylfaen" w:eastAsia="Calibri" w:hAnsi="Sylfaen"/>
              </w:rPr>
            </w:pPr>
            <w:r>
              <w:rPr>
                <w:rFonts w:ascii="Sylfaen" w:eastAsia="Calibri" w:hAnsi="Sylfaen"/>
              </w:rPr>
              <w:t>542500</w:t>
            </w:r>
          </w:p>
        </w:tc>
      </w:tr>
      <w:tr w:rsidR="00A00456" w:rsidRPr="00DE6316" w14:paraId="7A934A48" w14:textId="77777777">
        <w:trPr>
          <w:jc w:val="center"/>
        </w:trPr>
        <w:tc>
          <w:tcPr>
            <w:tcW w:w="1121" w:type="dxa"/>
            <w:tcBorders>
              <w:top w:val="single" w:sz="4" w:space="0" w:color="auto"/>
              <w:left w:val="single" w:sz="4" w:space="0" w:color="auto"/>
              <w:bottom w:val="single" w:sz="4" w:space="0" w:color="auto"/>
              <w:right w:val="single" w:sz="4" w:space="0" w:color="auto"/>
            </w:tcBorders>
            <w:hideMark/>
          </w:tcPr>
          <w:p w14:paraId="510FD923"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lang w:val="hy-AM"/>
              </w:rPr>
              <w:t>4</w:t>
            </w:r>
            <w:r w:rsidRPr="00DE6316">
              <w:rPr>
                <w:rFonts w:ascii="Sylfaen" w:eastAsia="Calibri" w:hAnsi="Sylfaen"/>
              </w:rPr>
              <w:t>.</w:t>
            </w:r>
          </w:p>
        </w:tc>
        <w:tc>
          <w:tcPr>
            <w:tcW w:w="4527" w:type="dxa"/>
            <w:tcBorders>
              <w:top w:val="single" w:sz="4" w:space="0" w:color="auto"/>
              <w:left w:val="single" w:sz="4" w:space="0" w:color="auto"/>
              <w:bottom w:val="single" w:sz="4" w:space="0" w:color="auto"/>
              <w:right w:val="single" w:sz="4" w:space="0" w:color="auto"/>
            </w:tcBorders>
            <w:hideMark/>
          </w:tcPr>
          <w:p w14:paraId="6809EA2E"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Լրացուցիչ աշխատավարձ</w:t>
            </w:r>
          </w:p>
        </w:tc>
        <w:tc>
          <w:tcPr>
            <w:tcW w:w="2126" w:type="dxa"/>
            <w:tcBorders>
              <w:top w:val="single" w:sz="4" w:space="0" w:color="auto"/>
              <w:left w:val="single" w:sz="4" w:space="0" w:color="auto"/>
              <w:bottom w:val="single" w:sz="4" w:space="0" w:color="auto"/>
              <w:right w:val="single" w:sz="4" w:space="0" w:color="auto"/>
            </w:tcBorders>
            <w:hideMark/>
          </w:tcPr>
          <w:p w14:paraId="5F69D813" w14:textId="77777777" w:rsidR="00A00456" w:rsidRPr="00DE6316" w:rsidRDefault="00A00456" w:rsidP="00CB38F0">
            <w:pPr>
              <w:tabs>
                <w:tab w:val="left" w:pos="567"/>
              </w:tabs>
              <w:spacing w:line="360" w:lineRule="auto"/>
              <w:ind w:firstLine="567"/>
              <w:rPr>
                <w:rFonts w:ascii="Sylfaen" w:eastAsia="Calibri" w:hAnsi="Sylfaen"/>
              </w:rPr>
            </w:pPr>
            <w:r w:rsidRPr="00B6176B">
              <w:rPr>
                <w:rFonts w:ascii="Sylfaen" w:eastAsia="Calibri" w:hAnsi="Sylfaen"/>
                <w:lang w:val="hy-AM"/>
              </w:rPr>
              <w:t>1032486</w:t>
            </w:r>
          </w:p>
        </w:tc>
      </w:tr>
      <w:tr w:rsidR="00A00456" w:rsidRPr="00DE6316" w14:paraId="37E0D09C" w14:textId="77777777">
        <w:trPr>
          <w:jc w:val="center"/>
        </w:trPr>
        <w:tc>
          <w:tcPr>
            <w:tcW w:w="1121" w:type="dxa"/>
            <w:tcBorders>
              <w:top w:val="single" w:sz="4" w:space="0" w:color="auto"/>
              <w:left w:val="single" w:sz="4" w:space="0" w:color="auto"/>
              <w:bottom w:val="single" w:sz="4" w:space="0" w:color="auto"/>
              <w:right w:val="single" w:sz="4" w:space="0" w:color="auto"/>
            </w:tcBorders>
            <w:hideMark/>
          </w:tcPr>
          <w:p w14:paraId="7F95B63F"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lang w:val="hy-AM"/>
              </w:rPr>
              <w:t>5</w:t>
            </w:r>
            <w:r w:rsidRPr="00DE6316">
              <w:rPr>
                <w:rFonts w:ascii="Sylfaen" w:eastAsia="Calibri" w:hAnsi="Sylfaen"/>
              </w:rPr>
              <w:t>.</w:t>
            </w:r>
          </w:p>
        </w:tc>
        <w:tc>
          <w:tcPr>
            <w:tcW w:w="4527" w:type="dxa"/>
            <w:tcBorders>
              <w:top w:val="single" w:sz="4" w:space="0" w:color="auto"/>
              <w:left w:val="single" w:sz="4" w:space="0" w:color="auto"/>
              <w:bottom w:val="single" w:sz="4" w:space="0" w:color="auto"/>
              <w:right w:val="single" w:sz="4" w:space="0" w:color="auto"/>
            </w:tcBorders>
            <w:hideMark/>
          </w:tcPr>
          <w:p w14:paraId="2D7D8619"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Սարքավորումների պահպանման և</w:t>
            </w:r>
          </w:p>
          <w:p w14:paraId="438E469F"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շահագործման ծախսեր</w:t>
            </w:r>
          </w:p>
        </w:tc>
        <w:tc>
          <w:tcPr>
            <w:tcW w:w="2126" w:type="dxa"/>
            <w:tcBorders>
              <w:top w:val="single" w:sz="4" w:space="0" w:color="auto"/>
              <w:left w:val="single" w:sz="4" w:space="0" w:color="auto"/>
              <w:bottom w:val="single" w:sz="4" w:space="0" w:color="auto"/>
              <w:right w:val="single" w:sz="4" w:space="0" w:color="auto"/>
            </w:tcBorders>
            <w:hideMark/>
          </w:tcPr>
          <w:p w14:paraId="44381DEC" w14:textId="77777777" w:rsidR="00A00456" w:rsidRPr="00DE6316" w:rsidRDefault="00A00456" w:rsidP="00CB38F0">
            <w:pPr>
              <w:tabs>
                <w:tab w:val="left" w:pos="567"/>
              </w:tabs>
              <w:spacing w:line="360" w:lineRule="auto"/>
              <w:ind w:firstLine="567"/>
              <w:rPr>
                <w:rFonts w:ascii="Sylfaen" w:eastAsia="Calibri" w:hAnsi="Sylfaen"/>
              </w:rPr>
            </w:pPr>
            <w:r>
              <w:rPr>
                <w:rFonts w:ascii="Sylfaen" w:eastAsia="Calibri" w:hAnsi="Sylfaen"/>
                <w:lang w:val="hy-AM"/>
              </w:rPr>
              <w:t>9993620</w:t>
            </w:r>
          </w:p>
        </w:tc>
      </w:tr>
      <w:tr w:rsidR="00A00456" w:rsidRPr="00DE6316" w14:paraId="5AA0B4AC" w14:textId="77777777">
        <w:trPr>
          <w:jc w:val="center"/>
        </w:trPr>
        <w:tc>
          <w:tcPr>
            <w:tcW w:w="1121" w:type="dxa"/>
            <w:tcBorders>
              <w:top w:val="single" w:sz="4" w:space="0" w:color="auto"/>
              <w:left w:val="single" w:sz="4" w:space="0" w:color="auto"/>
              <w:bottom w:val="single" w:sz="4" w:space="0" w:color="auto"/>
              <w:right w:val="single" w:sz="4" w:space="0" w:color="auto"/>
            </w:tcBorders>
            <w:hideMark/>
          </w:tcPr>
          <w:p w14:paraId="46AFBD66" w14:textId="77777777" w:rsidR="00A00456" w:rsidRPr="00DE6316" w:rsidRDefault="00A00456" w:rsidP="00CB38F0">
            <w:pPr>
              <w:tabs>
                <w:tab w:val="left" w:pos="567"/>
              </w:tabs>
              <w:spacing w:line="360" w:lineRule="auto"/>
              <w:ind w:firstLine="567"/>
              <w:rPr>
                <w:rFonts w:ascii="Sylfaen" w:eastAsia="Calibri" w:hAnsi="Sylfaen"/>
              </w:rPr>
            </w:pPr>
            <w:r w:rsidRPr="00DE6316">
              <w:rPr>
                <w:rFonts w:ascii="Sylfaen" w:eastAsia="Calibri" w:hAnsi="Sylfaen"/>
                <w:lang w:val="hy-AM"/>
              </w:rPr>
              <w:t>6</w:t>
            </w:r>
            <w:r w:rsidRPr="00DE6316">
              <w:rPr>
                <w:rFonts w:ascii="Sylfaen" w:eastAsia="Calibri" w:hAnsi="Sylfaen"/>
              </w:rPr>
              <w:t>.</w:t>
            </w:r>
          </w:p>
        </w:tc>
        <w:tc>
          <w:tcPr>
            <w:tcW w:w="4527" w:type="dxa"/>
            <w:tcBorders>
              <w:top w:val="single" w:sz="4" w:space="0" w:color="auto"/>
              <w:left w:val="single" w:sz="4" w:space="0" w:color="auto"/>
              <w:bottom w:val="single" w:sz="4" w:space="0" w:color="auto"/>
              <w:right w:val="single" w:sz="4" w:space="0" w:color="auto"/>
            </w:tcBorders>
            <w:hideMark/>
          </w:tcPr>
          <w:p w14:paraId="5F01CBE4" w14:textId="77777777" w:rsidR="00A00456" w:rsidRPr="00DE6316" w:rsidRDefault="00A00456" w:rsidP="00CB38F0">
            <w:pPr>
              <w:tabs>
                <w:tab w:val="left" w:pos="567"/>
              </w:tabs>
              <w:spacing w:line="360" w:lineRule="auto"/>
              <w:rPr>
                <w:rFonts w:ascii="Sylfaen" w:eastAsia="Calibri" w:hAnsi="Sylfaen"/>
                <w:lang w:val="hy-AM"/>
              </w:rPr>
            </w:pPr>
            <w:r w:rsidRPr="00DE6316">
              <w:rPr>
                <w:rFonts w:ascii="Sylfaen" w:eastAsia="Calibri" w:hAnsi="Sylfaen"/>
                <w:lang w:val="hy-AM"/>
              </w:rPr>
              <w:t>Տարածքի վարձակալություն</w:t>
            </w:r>
          </w:p>
        </w:tc>
        <w:tc>
          <w:tcPr>
            <w:tcW w:w="2126" w:type="dxa"/>
            <w:tcBorders>
              <w:top w:val="single" w:sz="4" w:space="0" w:color="auto"/>
              <w:left w:val="single" w:sz="4" w:space="0" w:color="auto"/>
              <w:bottom w:val="single" w:sz="4" w:space="0" w:color="auto"/>
              <w:right w:val="single" w:sz="4" w:space="0" w:color="auto"/>
            </w:tcBorders>
            <w:hideMark/>
          </w:tcPr>
          <w:p w14:paraId="62F7E1DD" w14:textId="77777777" w:rsidR="00A00456" w:rsidRPr="00DE6316" w:rsidRDefault="00A00456" w:rsidP="00CB38F0">
            <w:pPr>
              <w:tabs>
                <w:tab w:val="left" w:pos="567"/>
              </w:tabs>
              <w:spacing w:line="360" w:lineRule="auto"/>
              <w:ind w:firstLine="567"/>
              <w:rPr>
                <w:rFonts w:ascii="Sylfaen" w:eastAsia="Calibri" w:hAnsi="Sylfaen"/>
              </w:rPr>
            </w:pPr>
            <w:r>
              <w:rPr>
                <w:rFonts w:ascii="Sylfaen" w:eastAsia="Calibri" w:hAnsi="Sylfaen"/>
                <w:lang w:val="hy-AM"/>
              </w:rPr>
              <w:t>5400000</w:t>
            </w:r>
          </w:p>
        </w:tc>
      </w:tr>
      <w:tr w:rsidR="00A00456" w:rsidRPr="00DE6316" w14:paraId="52A3019C" w14:textId="77777777">
        <w:trPr>
          <w:trHeight w:val="527"/>
          <w:jc w:val="center"/>
        </w:trPr>
        <w:tc>
          <w:tcPr>
            <w:tcW w:w="1121" w:type="dxa"/>
            <w:tcBorders>
              <w:top w:val="single" w:sz="4" w:space="0" w:color="auto"/>
              <w:left w:val="single" w:sz="4" w:space="0" w:color="auto"/>
              <w:bottom w:val="single" w:sz="4" w:space="0" w:color="auto"/>
              <w:right w:val="single" w:sz="4" w:space="0" w:color="auto"/>
            </w:tcBorders>
            <w:hideMark/>
          </w:tcPr>
          <w:p w14:paraId="62401F12" w14:textId="77777777" w:rsidR="00A00456" w:rsidRPr="00DE6316" w:rsidRDefault="00A00456" w:rsidP="00CB38F0">
            <w:pPr>
              <w:tabs>
                <w:tab w:val="left" w:pos="567"/>
              </w:tabs>
              <w:spacing w:line="360" w:lineRule="auto"/>
              <w:jc w:val="center"/>
              <w:rPr>
                <w:rFonts w:ascii="Sylfaen" w:eastAsia="Calibri" w:hAnsi="Sylfaen"/>
              </w:rPr>
            </w:pPr>
            <w:r w:rsidRPr="00DE6316">
              <w:rPr>
                <w:rFonts w:ascii="Sylfaen" w:eastAsia="Calibri" w:hAnsi="Sylfaen"/>
              </w:rPr>
              <w:t xml:space="preserve">        </w:t>
            </w:r>
            <w:r w:rsidRPr="00DE6316">
              <w:rPr>
                <w:rFonts w:ascii="Sylfaen" w:eastAsia="Calibri" w:hAnsi="Sylfaen"/>
                <w:lang w:val="hy-AM"/>
              </w:rPr>
              <w:t>7</w:t>
            </w:r>
            <w:r w:rsidRPr="00DE6316">
              <w:rPr>
                <w:rFonts w:ascii="MS Mincho" w:eastAsia="MS Mincho" w:hAnsi="MS Mincho" w:cs="MS Mincho" w:hint="eastAsia"/>
                <w:lang w:val="hy-AM"/>
              </w:rPr>
              <w:t>․</w:t>
            </w:r>
          </w:p>
        </w:tc>
        <w:tc>
          <w:tcPr>
            <w:tcW w:w="4527" w:type="dxa"/>
            <w:tcBorders>
              <w:top w:val="single" w:sz="4" w:space="0" w:color="auto"/>
              <w:left w:val="single" w:sz="4" w:space="0" w:color="auto"/>
              <w:bottom w:val="single" w:sz="4" w:space="0" w:color="auto"/>
              <w:right w:val="single" w:sz="4" w:space="0" w:color="auto"/>
            </w:tcBorders>
            <w:hideMark/>
          </w:tcPr>
          <w:p w14:paraId="50F4E7A7"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Ընդհանուր տնտեսական ծախսեր</w:t>
            </w:r>
          </w:p>
        </w:tc>
        <w:tc>
          <w:tcPr>
            <w:tcW w:w="2126" w:type="dxa"/>
            <w:tcBorders>
              <w:top w:val="single" w:sz="4" w:space="0" w:color="auto"/>
              <w:left w:val="single" w:sz="4" w:space="0" w:color="auto"/>
              <w:bottom w:val="single" w:sz="4" w:space="0" w:color="auto"/>
              <w:right w:val="single" w:sz="4" w:space="0" w:color="auto"/>
            </w:tcBorders>
            <w:hideMark/>
          </w:tcPr>
          <w:p w14:paraId="5E67E402" w14:textId="77777777" w:rsidR="00A00456" w:rsidRPr="00DE6316" w:rsidRDefault="00A00456" w:rsidP="00CB38F0">
            <w:pPr>
              <w:tabs>
                <w:tab w:val="left" w:pos="567"/>
              </w:tabs>
              <w:spacing w:line="360" w:lineRule="auto"/>
              <w:ind w:firstLine="567"/>
              <w:rPr>
                <w:rFonts w:ascii="Sylfaen" w:eastAsia="Calibri" w:hAnsi="Sylfaen"/>
              </w:rPr>
            </w:pPr>
            <w:r>
              <w:rPr>
                <w:rFonts w:ascii="Sylfaen" w:eastAsia="Calibri" w:hAnsi="Sylfaen"/>
                <w:lang w:val="hy-AM"/>
              </w:rPr>
              <w:t>8007300</w:t>
            </w:r>
          </w:p>
        </w:tc>
      </w:tr>
      <w:tr w:rsidR="00A00456" w:rsidRPr="00DE6316" w14:paraId="4BE24AC3" w14:textId="77777777">
        <w:trPr>
          <w:trHeight w:val="521"/>
          <w:jc w:val="center"/>
        </w:trPr>
        <w:tc>
          <w:tcPr>
            <w:tcW w:w="1121" w:type="dxa"/>
            <w:tcBorders>
              <w:top w:val="single" w:sz="4" w:space="0" w:color="auto"/>
              <w:left w:val="single" w:sz="4" w:space="0" w:color="auto"/>
              <w:bottom w:val="single" w:sz="4" w:space="0" w:color="auto"/>
              <w:right w:val="single" w:sz="4" w:space="0" w:color="auto"/>
            </w:tcBorders>
          </w:tcPr>
          <w:p w14:paraId="52819231" w14:textId="77777777" w:rsidR="00A00456" w:rsidRPr="00DE6316" w:rsidRDefault="00A00456" w:rsidP="00CB38F0">
            <w:pPr>
              <w:tabs>
                <w:tab w:val="left" w:pos="567"/>
              </w:tabs>
              <w:spacing w:line="360" w:lineRule="auto"/>
              <w:ind w:firstLine="567"/>
              <w:rPr>
                <w:rFonts w:ascii="Sylfaen" w:eastAsia="Calibri" w:hAnsi="Sylfaen"/>
              </w:rPr>
            </w:pPr>
          </w:p>
        </w:tc>
        <w:tc>
          <w:tcPr>
            <w:tcW w:w="4527" w:type="dxa"/>
            <w:tcBorders>
              <w:top w:val="single" w:sz="4" w:space="0" w:color="auto"/>
              <w:left w:val="single" w:sz="4" w:space="0" w:color="auto"/>
              <w:bottom w:val="single" w:sz="4" w:space="0" w:color="auto"/>
              <w:right w:val="single" w:sz="4" w:space="0" w:color="auto"/>
            </w:tcBorders>
            <w:hideMark/>
          </w:tcPr>
          <w:p w14:paraId="4FD23771" w14:textId="77777777" w:rsidR="00A00456" w:rsidRPr="00DE6316" w:rsidRDefault="00A00456" w:rsidP="00CB38F0">
            <w:pPr>
              <w:tabs>
                <w:tab w:val="left" w:pos="567"/>
              </w:tabs>
              <w:spacing w:line="360" w:lineRule="auto"/>
              <w:rPr>
                <w:rFonts w:ascii="Sylfaen" w:eastAsia="Calibri" w:hAnsi="Sylfaen"/>
                <w:b/>
              </w:rPr>
            </w:pPr>
            <w:r w:rsidRPr="00DE6316">
              <w:rPr>
                <w:rFonts w:ascii="Sylfaen" w:eastAsia="Calibri" w:hAnsi="Sylfaen"/>
                <w:b/>
                <w:lang w:val="hy-AM"/>
              </w:rPr>
              <w:t>Ի</w:t>
            </w:r>
            <w:r w:rsidRPr="00DE6316">
              <w:rPr>
                <w:rFonts w:ascii="Sylfaen" w:eastAsia="Calibri" w:hAnsi="Sylfaen"/>
                <w:b/>
              </w:rPr>
              <w:t>նքնարժեք</w:t>
            </w:r>
          </w:p>
        </w:tc>
        <w:tc>
          <w:tcPr>
            <w:tcW w:w="2126" w:type="dxa"/>
            <w:tcBorders>
              <w:top w:val="single" w:sz="4" w:space="0" w:color="auto"/>
              <w:left w:val="single" w:sz="4" w:space="0" w:color="auto"/>
              <w:bottom w:val="single" w:sz="4" w:space="0" w:color="auto"/>
              <w:right w:val="single" w:sz="4" w:space="0" w:color="auto"/>
            </w:tcBorders>
            <w:hideMark/>
          </w:tcPr>
          <w:p w14:paraId="4EA5DB7E" w14:textId="77777777" w:rsidR="00A00456" w:rsidRPr="00DE6316" w:rsidRDefault="00A00456" w:rsidP="00CB38F0">
            <w:pPr>
              <w:tabs>
                <w:tab w:val="left" w:pos="567"/>
              </w:tabs>
              <w:spacing w:line="360" w:lineRule="auto"/>
              <w:rPr>
                <w:rFonts w:ascii="Sylfaen" w:eastAsia="Calibri" w:hAnsi="Sylfaen"/>
              </w:rPr>
            </w:pPr>
            <w:r w:rsidRPr="00DE6316">
              <w:rPr>
                <w:rFonts w:ascii="Sylfaen" w:eastAsia="Calibri" w:hAnsi="Sylfaen"/>
              </w:rPr>
              <w:t xml:space="preserve">        </w:t>
            </w:r>
            <w:r>
              <w:rPr>
                <w:rFonts w:ascii="Sylfaen" w:eastAsia="Calibri" w:hAnsi="Sylfaen"/>
              </w:rPr>
              <w:t>25465906</w:t>
            </w:r>
          </w:p>
        </w:tc>
      </w:tr>
    </w:tbl>
    <w:p w14:paraId="435AFA73" w14:textId="77777777" w:rsidR="00A00456" w:rsidRPr="00A922AB" w:rsidRDefault="00A00456" w:rsidP="00A00456">
      <w:pPr>
        <w:tabs>
          <w:tab w:val="left" w:pos="567"/>
        </w:tabs>
        <w:spacing w:line="360" w:lineRule="auto"/>
        <w:jc w:val="both"/>
        <w:rPr>
          <w:rFonts w:ascii="Sylfaen" w:eastAsia="Calibri" w:hAnsi="Sylfaen"/>
          <w:lang w:val="hy-AM"/>
        </w:rPr>
      </w:pPr>
      <w:r w:rsidRPr="00DE6316">
        <w:rPr>
          <w:rFonts w:ascii="Sylfaen" w:hAnsi="Sylfaen"/>
          <w:b/>
          <w:bCs/>
          <w:lang w:val="hy-AM"/>
        </w:rPr>
        <w:tab/>
      </w:r>
      <w:r w:rsidRPr="00B0369F">
        <w:rPr>
          <w:rFonts w:ascii="Sylfaen" w:hAnsi="Sylfaen"/>
          <w:b/>
          <w:bCs/>
          <w:lang w:val="hy-AM"/>
        </w:rPr>
        <w:t xml:space="preserve">Ինտեգրալ սխեմաների ֆիզիկական նախագծման տեղաբաշխման համակարգի մշակման </w:t>
      </w:r>
      <w:r w:rsidRPr="00A922AB">
        <w:rPr>
          <w:rFonts w:ascii="Sylfaen" w:hAnsi="Sylfaen"/>
          <w:b/>
          <w:bCs/>
          <w:lang w:val="hy-AM"/>
        </w:rPr>
        <w:t xml:space="preserve"> </w:t>
      </w:r>
      <w:r w:rsidRPr="00DE6316">
        <w:rPr>
          <w:rFonts w:ascii="Sylfaen" w:hAnsi="Sylfaen"/>
          <w:b/>
          <w:bCs/>
          <w:lang w:val="hy-AM"/>
        </w:rPr>
        <w:t>ծրագրային փաթեթ</w:t>
      </w:r>
      <w:r w:rsidRPr="00DE6316">
        <w:rPr>
          <w:rFonts w:ascii="Sylfaen" w:eastAsia="Calibri" w:hAnsi="Sylfaen"/>
          <w:lang w:val="hy-AM"/>
        </w:rPr>
        <w:t xml:space="preserve">ի </w:t>
      </w:r>
      <w:r w:rsidRPr="00A922AB">
        <w:rPr>
          <w:rFonts w:ascii="Sylfaen" w:eastAsia="Calibri" w:hAnsi="Sylfaen"/>
          <w:lang w:val="hy-AM"/>
        </w:rPr>
        <w:t xml:space="preserve">ինքնարժեքը կկազմի` </w:t>
      </w:r>
    </w:p>
    <w:p w14:paraId="7DE2F912" w14:textId="605BEF09" w:rsidR="00A00456" w:rsidRPr="003D538F" w:rsidRDefault="00A00456" w:rsidP="00561C3F">
      <w:pPr>
        <w:tabs>
          <w:tab w:val="left" w:pos="567"/>
        </w:tabs>
        <w:spacing w:line="360" w:lineRule="auto"/>
        <w:ind w:firstLine="567"/>
        <w:jc w:val="both"/>
        <w:rPr>
          <w:rFonts w:ascii="Sylfaen" w:eastAsia="Calibri" w:hAnsi="Sylfaen"/>
          <w:lang w:val="hy-AM"/>
        </w:rPr>
      </w:pPr>
      <w:r w:rsidRPr="003D538F">
        <w:rPr>
          <w:rFonts w:ascii="Sylfaen" w:eastAsia="Calibri" w:hAnsi="Sylfaen"/>
          <w:lang w:val="hy-AM"/>
        </w:rPr>
        <w:lastRenderedPageBreak/>
        <w:t>Ի</w:t>
      </w:r>
      <w:r w:rsidRPr="003D538F">
        <w:rPr>
          <w:rFonts w:ascii="Sylfaen" w:eastAsia="Calibri" w:hAnsi="Sylfaen"/>
          <w:vertAlign w:val="subscript"/>
          <w:lang w:val="hy-AM"/>
        </w:rPr>
        <w:t xml:space="preserve"> </w:t>
      </w:r>
      <w:r w:rsidRPr="003D538F">
        <w:rPr>
          <w:rFonts w:ascii="Sylfaen" w:eastAsia="Calibri" w:hAnsi="Sylfaen"/>
          <w:lang w:val="hy-AM"/>
        </w:rPr>
        <w:t xml:space="preserve">= </w:t>
      </w:r>
      <w:bookmarkStart w:id="100" w:name="OLE_LINK37"/>
      <w:r w:rsidRPr="003D538F">
        <w:rPr>
          <w:rFonts w:ascii="Sylfaen" w:eastAsia="Calibri" w:hAnsi="Sylfaen"/>
          <w:lang w:val="hy-AM"/>
        </w:rPr>
        <w:t>25465906</w:t>
      </w:r>
      <w:bookmarkEnd w:id="100"/>
      <w:r w:rsidRPr="003D538F">
        <w:rPr>
          <w:rFonts w:ascii="Sylfaen" w:eastAsia="Calibri" w:hAnsi="Sylfaen"/>
          <w:lang w:val="hy-AM"/>
        </w:rPr>
        <w:t xml:space="preserve"> դրամ:</w:t>
      </w:r>
    </w:p>
    <w:p w14:paraId="077A129E" w14:textId="77CA428F" w:rsidR="00A00456" w:rsidRPr="00DE6316" w:rsidRDefault="00C83133" w:rsidP="00E20577">
      <w:pPr>
        <w:spacing w:after="240"/>
        <w:rPr>
          <w:rFonts w:eastAsia="Calibri"/>
          <w:b/>
          <w:color w:val="000000"/>
          <w:sz w:val="28"/>
          <w:szCs w:val="26"/>
          <w:lang w:val="hy-AM"/>
        </w:rPr>
      </w:pPr>
      <w:bookmarkStart w:id="101" w:name="_Toc132377970"/>
      <w:bookmarkStart w:id="102" w:name="_Toc163479788"/>
      <w:bookmarkStart w:id="103" w:name="_Toc195915853"/>
      <w:r w:rsidRPr="00C83133">
        <w:rPr>
          <w:rFonts w:eastAsia="Calibri"/>
          <w:b/>
          <w:color w:val="000000"/>
          <w:sz w:val="28"/>
          <w:szCs w:val="26"/>
          <w:lang w:val="hy-AM"/>
        </w:rPr>
        <w:t>4</w:t>
      </w:r>
      <w:r w:rsidR="00A00456" w:rsidRPr="00DE6316">
        <w:rPr>
          <w:rFonts w:eastAsia="Calibri"/>
          <w:b/>
          <w:color w:val="000000"/>
          <w:sz w:val="28"/>
          <w:szCs w:val="26"/>
          <w:lang w:val="hy-AM"/>
        </w:rPr>
        <w:t xml:space="preserve">.9 </w:t>
      </w:r>
      <w:r w:rsidR="00A00456" w:rsidRPr="003D538F">
        <w:rPr>
          <w:rFonts w:eastAsia="Calibri"/>
          <w:b/>
          <w:color w:val="000000"/>
          <w:sz w:val="28"/>
          <w:szCs w:val="26"/>
          <w:lang w:val="hy-AM"/>
        </w:rPr>
        <w:t>Շահույթի և միավորի գնի հաշվարկը</w:t>
      </w:r>
      <w:bookmarkEnd w:id="101"/>
      <w:bookmarkEnd w:id="102"/>
      <w:bookmarkEnd w:id="103"/>
    </w:p>
    <w:p w14:paraId="7128DA3D"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Փաթեթի գինն իր մեջ ընդգրկում է ընկերության շահույթն ու ինքնարժեքը: Շահույթի հաշվարկն իրականացվում է հետևյալ բանաձևով`</w:t>
      </w:r>
    </w:p>
    <w:p w14:paraId="474941C2" w14:textId="40970BEE" w:rsidR="00A00456" w:rsidRPr="00DE6316" w:rsidRDefault="00A00456" w:rsidP="001B7DCA">
      <w:pPr>
        <w:tabs>
          <w:tab w:val="left" w:pos="567"/>
        </w:tabs>
        <w:spacing w:line="360" w:lineRule="auto"/>
        <w:ind w:firstLine="567"/>
        <w:jc w:val="right"/>
        <w:rPr>
          <w:rFonts w:ascii="Sylfaen" w:eastAsia="Calibri" w:hAnsi="Sylfaen"/>
          <w:b/>
          <w:bCs/>
          <w:lang w:val="hy-AM"/>
        </w:rPr>
      </w:pPr>
      <w:r w:rsidRPr="00DE6316">
        <w:rPr>
          <w:rFonts w:ascii="Sylfaen" w:eastAsia="Calibri" w:hAnsi="Sylfaen"/>
          <w:b/>
          <w:bCs/>
          <w:lang w:val="hy-AM"/>
        </w:rPr>
        <w:t xml:space="preserve">Շ = Ի * %Շ/100, </w:t>
      </w:r>
      <w:r w:rsidRPr="00DE6316">
        <w:rPr>
          <w:rFonts w:ascii="Sylfaen" w:eastAsia="Calibri" w:hAnsi="Sylfaen"/>
          <w:b/>
          <w:bCs/>
          <w:lang w:val="hy-AM"/>
        </w:rPr>
        <w:tab/>
      </w:r>
      <w:r w:rsidRPr="00DE6316">
        <w:rPr>
          <w:rFonts w:ascii="Sylfaen" w:eastAsia="Calibri" w:hAnsi="Sylfaen"/>
          <w:b/>
          <w:bCs/>
          <w:lang w:val="hy-AM"/>
        </w:rPr>
        <w:tab/>
      </w:r>
      <w:r w:rsidR="001B7DCA" w:rsidRPr="006C0A7B">
        <w:rPr>
          <w:rFonts w:ascii="Sylfaen" w:eastAsia="Calibri" w:hAnsi="Sylfaen"/>
          <w:b/>
          <w:bCs/>
          <w:lang w:val="hy-AM"/>
        </w:rPr>
        <w:t xml:space="preserve">                                  </w:t>
      </w:r>
      <w:r w:rsidRPr="00DE6316">
        <w:rPr>
          <w:rFonts w:ascii="Sylfaen" w:eastAsia="Calibri" w:hAnsi="Sylfaen"/>
          <w:lang w:val="hy-AM"/>
        </w:rPr>
        <w:t>(</w:t>
      </w:r>
      <w:r w:rsidR="00E20577" w:rsidRPr="009B2699">
        <w:rPr>
          <w:rFonts w:ascii="Sylfaen" w:eastAsia="Calibri" w:hAnsi="Sylfaen"/>
          <w:lang w:val="hy-AM"/>
        </w:rPr>
        <w:t>4</w:t>
      </w:r>
      <w:r w:rsidRPr="00DE6316">
        <w:rPr>
          <w:rFonts w:ascii="Sylfaen" w:eastAsia="Calibri" w:hAnsi="Sylfaen"/>
          <w:lang w:val="hy-AM"/>
        </w:rPr>
        <w:t>.10)</w:t>
      </w:r>
      <w:r w:rsidRPr="00DE6316">
        <w:rPr>
          <w:rFonts w:ascii="Sylfaen" w:eastAsia="Calibri" w:hAnsi="Sylfaen"/>
          <w:b/>
          <w:bCs/>
          <w:lang w:val="hy-AM"/>
        </w:rPr>
        <w:t xml:space="preserve"> </w:t>
      </w:r>
    </w:p>
    <w:p w14:paraId="606C8305"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որտեղ` Ի</w:t>
      </w:r>
      <w:r w:rsidRPr="00DE6316">
        <w:rPr>
          <w:rFonts w:ascii="Sylfaen" w:eastAsia="Calibri" w:hAnsi="Sylfaen"/>
          <w:vertAlign w:val="subscript"/>
          <w:lang w:val="hy-AM"/>
        </w:rPr>
        <w:t xml:space="preserve"> </w:t>
      </w:r>
      <w:r w:rsidRPr="00DE6316">
        <w:rPr>
          <w:rFonts w:ascii="Sylfaen" w:eastAsia="Calibri" w:hAnsi="Sylfaen"/>
          <w:lang w:val="hy-AM"/>
        </w:rPr>
        <w:t>– փաթեթի ինքնարժեքն է, %Շ –շահույթի դրույքաչափը, %</w:t>
      </w:r>
    </w:p>
    <w:p w14:paraId="3DEB44F6" w14:textId="77777777" w:rsidR="00A00456" w:rsidRPr="00DE6316" w:rsidRDefault="00A00456" w:rsidP="00A00456">
      <w:pPr>
        <w:tabs>
          <w:tab w:val="left" w:pos="567"/>
        </w:tabs>
        <w:spacing w:line="360" w:lineRule="auto"/>
        <w:ind w:firstLine="567"/>
        <w:jc w:val="center"/>
        <w:rPr>
          <w:rFonts w:ascii="Sylfaen" w:eastAsia="Calibri" w:hAnsi="Sylfaen"/>
          <w:b/>
          <w:bCs/>
          <w:lang w:val="hy-AM"/>
        </w:rPr>
      </w:pPr>
      <w:r w:rsidRPr="00DE6316">
        <w:rPr>
          <w:rFonts w:ascii="Sylfaen" w:eastAsia="Calibri" w:hAnsi="Sylfaen"/>
          <w:b/>
          <w:bCs/>
          <w:lang w:val="hy-AM"/>
        </w:rPr>
        <w:t xml:space="preserve">Շ =  </w:t>
      </w:r>
      <w:bookmarkStart w:id="104" w:name="OLE_LINK38"/>
      <w:r w:rsidRPr="00A00456">
        <w:rPr>
          <w:rFonts w:ascii="Sylfaen" w:eastAsia="Calibri" w:hAnsi="Sylfaen"/>
          <w:b/>
          <w:bCs/>
          <w:lang w:val="hy-AM"/>
        </w:rPr>
        <w:t>25465906</w:t>
      </w:r>
      <w:r>
        <w:rPr>
          <w:rFonts w:ascii="Sylfaen" w:eastAsia="Calibri" w:hAnsi="Sylfaen"/>
          <w:b/>
          <w:bCs/>
          <w:lang w:val="hy-AM"/>
        </w:rPr>
        <w:t xml:space="preserve"> </w:t>
      </w:r>
      <w:bookmarkEnd w:id="104"/>
      <w:r w:rsidRPr="00DE6316">
        <w:rPr>
          <w:rFonts w:ascii="Sylfaen" w:eastAsia="Calibri" w:hAnsi="Sylfaen"/>
          <w:b/>
          <w:bCs/>
          <w:lang w:val="hy-AM"/>
        </w:rPr>
        <w:t xml:space="preserve">* </w:t>
      </w:r>
      <w:r w:rsidRPr="00A00456">
        <w:rPr>
          <w:rFonts w:ascii="Sylfaen" w:eastAsia="Calibri" w:hAnsi="Sylfaen"/>
          <w:b/>
          <w:bCs/>
          <w:lang w:val="hy-AM"/>
        </w:rPr>
        <w:t>20</w:t>
      </w:r>
      <w:r w:rsidRPr="00DE6316">
        <w:rPr>
          <w:rFonts w:ascii="Sylfaen" w:eastAsia="Calibri" w:hAnsi="Sylfaen"/>
          <w:b/>
          <w:bCs/>
          <w:lang w:val="hy-AM"/>
        </w:rPr>
        <w:t xml:space="preserve"> / 100 = </w:t>
      </w:r>
      <w:bookmarkStart w:id="105" w:name="OLE_LINK39"/>
      <w:r>
        <w:rPr>
          <w:rFonts w:ascii="Sylfaen" w:eastAsia="Calibri" w:hAnsi="Sylfaen"/>
          <w:b/>
          <w:bCs/>
          <w:lang w:val="hy-AM"/>
        </w:rPr>
        <w:t xml:space="preserve">5093181.2 </w:t>
      </w:r>
      <w:bookmarkEnd w:id="105"/>
      <w:r w:rsidRPr="00DE6316">
        <w:rPr>
          <w:rFonts w:ascii="Sylfaen" w:eastAsia="Calibri" w:hAnsi="Sylfaen"/>
          <w:b/>
          <w:bCs/>
          <w:lang w:val="hy-AM"/>
        </w:rPr>
        <w:t>դրամ։</w:t>
      </w:r>
    </w:p>
    <w:p w14:paraId="05C16BA9"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Գնի հաշվարկը իրականացվում է հետևյալ կերպ`</w:t>
      </w:r>
    </w:p>
    <w:p w14:paraId="684BE126" w14:textId="1F2C2575" w:rsidR="00A00456" w:rsidRPr="00DE6316" w:rsidRDefault="00A00456" w:rsidP="00F11D5C">
      <w:pPr>
        <w:tabs>
          <w:tab w:val="left" w:pos="567"/>
        </w:tabs>
        <w:spacing w:line="360" w:lineRule="auto"/>
        <w:ind w:firstLine="567"/>
        <w:jc w:val="right"/>
        <w:rPr>
          <w:rFonts w:ascii="Sylfaen" w:eastAsia="Calibri" w:hAnsi="Sylfaen"/>
          <w:b/>
          <w:bCs/>
          <w:lang w:val="hy-AM"/>
        </w:rPr>
      </w:pPr>
      <w:r w:rsidRPr="00DE6316">
        <w:rPr>
          <w:rFonts w:ascii="Sylfaen" w:eastAsia="Calibri" w:hAnsi="Sylfaen"/>
          <w:b/>
          <w:bCs/>
          <w:lang w:val="hy-AM"/>
        </w:rPr>
        <w:t>Գ</w:t>
      </w:r>
      <w:r w:rsidRPr="00DE6316">
        <w:rPr>
          <w:rFonts w:ascii="Sylfaen" w:eastAsia="Calibri" w:hAnsi="Sylfaen"/>
          <w:b/>
          <w:bCs/>
          <w:vertAlign w:val="subscript"/>
          <w:lang w:val="hy-AM"/>
        </w:rPr>
        <w:t xml:space="preserve"> </w:t>
      </w:r>
      <w:r w:rsidRPr="00DE6316">
        <w:rPr>
          <w:rFonts w:ascii="Sylfaen" w:eastAsia="Calibri" w:hAnsi="Sylfaen"/>
          <w:b/>
          <w:bCs/>
          <w:lang w:val="hy-AM"/>
        </w:rPr>
        <w:t>= Ի</w:t>
      </w:r>
      <w:r w:rsidRPr="00DE6316">
        <w:rPr>
          <w:rFonts w:ascii="Sylfaen" w:eastAsia="Calibri" w:hAnsi="Sylfaen"/>
          <w:b/>
          <w:bCs/>
          <w:vertAlign w:val="subscript"/>
          <w:lang w:val="hy-AM"/>
        </w:rPr>
        <w:t xml:space="preserve"> </w:t>
      </w:r>
      <w:r w:rsidRPr="00DE6316">
        <w:rPr>
          <w:rFonts w:ascii="Sylfaen" w:eastAsia="Calibri" w:hAnsi="Sylfaen"/>
          <w:b/>
          <w:bCs/>
          <w:lang w:val="hy-AM"/>
        </w:rPr>
        <w:t xml:space="preserve">+ Շ, </w:t>
      </w:r>
      <w:r w:rsidRPr="00DE6316">
        <w:rPr>
          <w:rFonts w:ascii="Sylfaen" w:eastAsia="Calibri" w:hAnsi="Sylfaen"/>
          <w:b/>
          <w:bCs/>
          <w:lang w:val="hy-AM"/>
        </w:rPr>
        <w:tab/>
      </w:r>
      <w:r w:rsidR="001B7DCA" w:rsidRPr="006C0A7B">
        <w:rPr>
          <w:rFonts w:ascii="Sylfaen" w:eastAsia="Calibri" w:hAnsi="Sylfaen"/>
          <w:b/>
          <w:bCs/>
          <w:lang w:val="hy-AM"/>
        </w:rPr>
        <w:t xml:space="preserve">   </w:t>
      </w:r>
      <w:r w:rsidR="00F11D5C" w:rsidRPr="006C0A7B">
        <w:rPr>
          <w:rFonts w:ascii="Sylfaen" w:eastAsia="Calibri" w:hAnsi="Sylfaen"/>
          <w:b/>
          <w:bCs/>
          <w:lang w:val="hy-AM"/>
        </w:rPr>
        <w:t xml:space="preserve">     </w:t>
      </w:r>
      <w:r w:rsidRPr="00DE6316">
        <w:rPr>
          <w:rFonts w:ascii="Sylfaen" w:eastAsia="Calibri" w:hAnsi="Sylfaen"/>
          <w:b/>
          <w:bCs/>
          <w:lang w:val="hy-AM"/>
        </w:rPr>
        <w:tab/>
      </w:r>
      <w:r w:rsidR="001B7DCA" w:rsidRPr="006C0A7B">
        <w:rPr>
          <w:rFonts w:ascii="Sylfaen" w:eastAsia="Calibri" w:hAnsi="Sylfaen"/>
          <w:b/>
          <w:bCs/>
          <w:lang w:val="hy-AM"/>
        </w:rPr>
        <w:t xml:space="preserve">                                           </w:t>
      </w:r>
      <w:r w:rsidRPr="00DE6316">
        <w:rPr>
          <w:rFonts w:ascii="Sylfaen" w:eastAsia="Calibri" w:hAnsi="Sylfaen"/>
          <w:lang w:val="hy-AM"/>
        </w:rPr>
        <w:t>(</w:t>
      </w:r>
      <w:r w:rsidR="00E20577" w:rsidRPr="009B2699">
        <w:rPr>
          <w:rFonts w:ascii="Sylfaen" w:eastAsia="Calibri" w:hAnsi="Sylfaen"/>
          <w:lang w:val="hy-AM"/>
        </w:rPr>
        <w:t>4</w:t>
      </w:r>
      <w:r w:rsidRPr="00DE6316">
        <w:rPr>
          <w:rFonts w:ascii="Sylfaen" w:eastAsia="Calibri" w:hAnsi="Sylfaen"/>
          <w:lang w:val="hy-AM"/>
        </w:rPr>
        <w:t>.11)</w:t>
      </w:r>
    </w:p>
    <w:p w14:paraId="420955D5" w14:textId="77777777" w:rsidR="00A00456" w:rsidRPr="00DE6316" w:rsidRDefault="00A00456" w:rsidP="00A00456">
      <w:pPr>
        <w:tabs>
          <w:tab w:val="left" w:pos="567"/>
        </w:tabs>
        <w:spacing w:line="360" w:lineRule="auto"/>
        <w:ind w:firstLine="567"/>
        <w:jc w:val="center"/>
        <w:rPr>
          <w:rFonts w:ascii="Sylfaen" w:eastAsia="Calibri" w:hAnsi="Sylfaen"/>
          <w:b/>
          <w:bCs/>
          <w:lang w:val="hy-AM"/>
        </w:rPr>
      </w:pPr>
      <w:r w:rsidRPr="00DE6316">
        <w:rPr>
          <w:rFonts w:ascii="Sylfaen" w:eastAsia="Calibri" w:hAnsi="Sylfaen"/>
          <w:b/>
          <w:bCs/>
          <w:lang w:val="hy-AM"/>
        </w:rPr>
        <w:t xml:space="preserve">Գ = </w:t>
      </w:r>
      <w:r w:rsidRPr="00A00456">
        <w:rPr>
          <w:rFonts w:ascii="Sylfaen" w:eastAsia="Calibri" w:hAnsi="Sylfaen"/>
          <w:b/>
          <w:bCs/>
          <w:lang w:val="hy-AM"/>
        </w:rPr>
        <w:t>25465906</w:t>
      </w:r>
      <w:r>
        <w:rPr>
          <w:rFonts w:ascii="Sylfaen" w:eastAsia="Calibri" w:hAnsi="Sylfaen"/>
          <w:b/>
          <w:bCs/>
          <w:lang w:val="hy-AM"/>
        </w:rPr>
        <w:t xml:space="preserve"> </w:t>
      </w:r>
      <w:r w:rsidRPr="00DE6316">
        <w:rPr>
          <w:rFonts w:ascii="Sylfaen" w:eastAsia="Calibri" w:hAnsi="Sylfaen"/>
          <w:b/>
          <w:bCs/>
          <w:lang w:val="hy-AM"/>
        </w:rPr>
        <w:t xml:space="preserve">+ </w:t>
      </w:r>
      <w:r>
        <w:rPr>
          <w:rFonts w:ascii="Sylfaen" w:eastAsia="Calibri" w:hAnsi="Sylfaen"/>
          <w:b/>
          <w:bCs/>
          <w:lang w:val="hy-AM"/>
        </w:rPr>
        <w:t xml:space="preserve">5093181.2 </w:t>
      </w:r>
      <w:r w:rsidRPr="00DE6316">
        <w:rPr>
          <w:rFonts w:ascii="Sylfaen" w:eastAsia="Calibri" w:hAnsi="Sylfaen"/>
          <w:b/>
          <w:bCs/>
          <w:lang w:val="hy-AM"/>
        </w:rPr>
        <w:t xml:space="preserve">= </w:t>
      </w:r>
      <w:bookmarkStart w:id="106" w:name="OLE_LINK40"/>
      <w:r>
        <w:rPr>
          <w:rFonts w:ascii="Sylfaen" w:eastAsia="Calibri" w:hAnsi="Sylfaen"/>
          <w:b/>
          <w:bCs/>
          <w:lang w:val="hy-AM"/>
        </w:rPr>
        <w:t xml:space="preserve">30559087.2 </w:t>
      </w:r>
      <w:bookmarkEnd w:id="106"/>
      <w:r w:rsidRPr="00DE6316">
        <w:rPr>
          <w:rFonts w:ascii="Sylfaen" w:eastAsia="Calibri" w:hAnsi="Sylfaen"/>
          <w:b/>
          <w:bCs/>
          <w:lang w:val="hy-AM"/>
        </w:rPr>
        <w:t>դրամ:</w:t>
      </w:r>
    </w:p>
    <w:p w14:paraId="7B2E9CD9"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 xml:space="preserve">Փաթեթի  բացթողնման գինը որոշվում է հետևյալ բանաձևով` </w:t>
      </w:r>
    </w:p>
    <w:p w14:paraId="4644342E" w14:textId="1E17E8CA" w:rsidR="00A00456" w:rsidRPr="00DE6316" w:rsidRDefault="00A00456" w:rsidP="00F11D5C">
      <w:pPr>
        <w:tabs>
          <w:tab w:val="left" w:pos="567"/>
        </w:tabs>
        <w:spacing w:line="360" w:lineRule="auto"/>
        <w:ind w:firstLine="567"/>
        <w:jc w:val="right"/>
        <w:rPr>
          <w:rFonts w:ascii="Sylfaen" w:eastAsia="Calibri" w:hAnsi="Sylfaen"/>
          <w:b/>
          <w:bCs/>
          <w:lang w:val="hy-AM"/>
        </w:rPr>
      </w:pPr>
      <w:r w:rsidRPr="00DE6316">
        <w:rPr>
          <w:rFonts w:ascii="Sylfaen" w:eastAsia="Calibri" w:hAnsi="Sylfaen"/>
          <w:b/>
          <w:bCs/>
          <w:lang w:val="hy-AM"/>
        </w:rPr>
        <w:t>Գ</w:t>
      </w:r>
      <w:r w:rsidRPr="00DE6316">
        <w:rPr>
          <w:rFonts w:ascii="Sylfaen" w:eastAsia="Calibri" w:hAnsi="Sylfaen"/>
          <w:b/>
          <w:bCs/>
          <w:vertAlign w:val="subscript"/>
          <w:lang w:val="hy-AM"/>
        </w:rPr>
        <w:t xml:space="preserve">բաց. </w:t>
      </w:r>
      <w:r w:rsidRPr="00DE6316">
        <w:rPr>
          <w:rFonts w:ascii="Sylfaen" w:eastAsia="Calibri" w:hAnsi="Sylfaen"/>
          <w:b/>
          <w:bCs/>
          <w:lang w:val="hy-AM"/>
        </w:rPr>
        <w:t xml:space="preserve">= Գ + ԱԱՀ, </w:t>
      </w:r>
      <w:r w:rsidR="00F11D5C" w:rsidRPr="006C0A7B">
        <w:rPr>
          <w:rFonts w:ascii="Sylfaen" w:eastAsia="Calibri" w:hAnsi="Sylfaen"/>
          <w:b/>
          <w:bCs/>
          <w:lang w:val="hy-AM"/>
        </w:rPr>
        <w:t xml:space="preserve">                                                 </w:t>
      </w:r>
      <w:r w:rsidRPr="00DE6316">
        <w:rPr>
          <w:rFonts w:ascii="Sylfaen" w:eastAsia="Calibri" w:hAnsi="Sylfaen"/>
          <w:b/>
          <w:bCs/>
          <w:lang w:val="hy-AM"/>
        </w:rPr>
        <w:tab/>
      </w:r>
      <w:r w:rsidRPr="00DE6316">
        <w:rPr>
          <w:rFonts w:ascii="Sylfaen" w:eastAsia="Calibri" w:hAnsi="Sylfaen"/>
          <w:lang w:val="hy-AM"/>
        </w:rPr>
        <w:t>(</w:t>
      </w:r>
      <w:r w:rsidR="00E20577" w:rsidRPr="009B2699">
        <w:rPr>
          <w:rFonts w:ascii="Sylfaen" w:eastAsia="Calibri" w:hAnsi="Sylfaen"/>
          <w:lang w:val="hy-AM"/>
        </w:rPr>
        <w:t>4</w:t>
      </w:r>
      <w:r w:rsidRPr="00DE6316">
        <w:rPr>
          <w:rFonts w:ascii="Sylfaen" w:eastAsia="Calibri" w:hAnsi="Sylfaen"/>
          <w:lang w:val="hy-AM"/>
        </w:rPr>
        <w:t>.12)</w:t>
      </w:r>
    </w:p>
    <w:p w14:paraId="4192B296" w14:textId="77777777" w:rsidR="00A00456" w:rsidRPr="00DE6316" w:rsidRDefault="00A00456" w:rsidP="00A00456">
      <w:pPr>
        <w:tabs>
          <w:tab w:val="left" w:pos="567"/>
        </w:tabs>
        <w:spacing w:line="360" w:lineRule="auto"/>
        <w:ind w:firstLine="567"/>
        <w:jc w:val="both"/>
        <w:rPr>
          <w:rFonts w:ascii="Sylfaen" w:eastAsia="Calibri" w:hAnsi="Sylfaen"/>
          <w:lang w:val="hy-AM"/>
        </w:rPr>
      </w:pPr>
      <w:r w:rsidRPr="00DE6316">
        <w:rPr>
          <w:rFonts w:ascii="Sylfaen" w:eastAsia="Calibri" w:hAnsi="Sylfaen"/>
          <w:lang w:val="hy-AM"/>
        </w:rPr>
        <w:t>որտեղ` Գ</w:t>
      </w:r>
      <w:r w:rsidRPr="00DE6316">
        <w:rPr>
          <w:rFonts w:ascii="Sylfaen" w:eastAsia="Calibri" w:hAnsi="Sylfaen"/>
          <w:vertAlign w:val="subscript"/>
          <w:lang w:val="hy-AM"/>
        </w:rPr>
        <w:t>բաց.</w:t>
      </w:r>
      <w:r w:rsidRPr="00DE6316">
        <w:rPr>
          <w:rFonts w:ascii="Sylfaen" w:eastAsia="Calibri" w:hAnsi="Sylfaen"/>
          <w:lang w:val="hy-AM"/>
        </w:rPr>
        <w:t>– փաթեթի բացթողնման գինն է, ԱԱՀ-ն ավելացված արժեքի հարկը     (20%):</w:t>
      </w:r>
    </w:p>
    <w:p w14:paraId="33D9F138" w14:textId="77777777" w:rsidR="00A00456" w:rsidRPr="00DE6316" w:rsidRDefault="00A00456" w:rsidP="00A00456">
      <w:pPr>
        <w:tabs>
          <w:tab w:val="left" w:pos="567"/>
        </w:tabs>
        <w:spacing w:line="360" w:lineRule="auto"/>
        <w:ind w:firstLine="567"/>
        <w:jc w:val="center"/>
        <w:rPr>
          <w:rFonts w:ascii="Sylfaen" w:eastAsia="Calibri" w:hAnsi="Sylfaen"/>
          <w:b/>
          <w:bCs/>
          <w:lang w:val="hy-AM"/>
        </w:rPr>
      </w:pPr>
      <w:r w:rsidRPr="00DE6316">
        <w:rPr>
          <w:rFonts w:ascii="Sylfaen" w:eastAsia="Calibri" w:hAnsi="Sylfaen"/>
          <w:b/>
          <w:bCs/>
          <w:lang w:val="hy-AM"/>
        </w:rPr>
        <w:t>Գ</w:t>
      </w:r>
      <w:r w:rsidRPr="00DE6316">
        <w:rPr>
          <w:rFonts w:ascii="Sylfaen" w:eastAsia="Calibri" w:hAnsi="Sylfaen"/>
          <w:b/>
          <w:bCs/>
          <w:vertAlign w:val="subscript"/>
          <w:lang w:val="hy-AM"/>
        </w:rPr>
        <w:t xml:space="preserve">բաց. </w:t>
      </w:r>
      <w:r w:rsidRPr="00DE6316">
        <w:rPr>
          <w:rFonts w:ascii="Sylfaen" w:eastAsia="Calibri" w:hAnsi="Sylfaen"/>
          <w:b/>
          <w:bCs/>
          <w:lang w:val="hy-AM"/>
        </w:rPr>
        <w:t xml:space="preserve">=  </w:t>
      </w:r>
      <w:r>
        <w:rPr>
          <w:rFonts w:ascii="Sylfaen" w:eastAsia="Calibri" w:hAnsi="Sylfaen"/>
          <w:b/>
          <w:bCs/>
          <w:lang w:val="hy-AM"/>
        </w:rPr>
        <w:t xml:space="preserve">30559087.2 </w:t>
      </w:r>
      <w:r w:rsidRPr="00DE6316">
        <w:rPr>
          <w:rFonts w:ascii="Sylfaen" w:eastAsia="Calibri" w:hAnsi="Sylfaen"/>
          <w:b/>
          <w:bCs/>
          <w:lang w:val="hy-AM"/>
        </w:rPr>
        <w:t xml:space="preserve">+ </w:t>
      </w:r>
      <w:r>
        <w:rPr>
          <w:rFonts w:ascii="Sylfaen" w:eastAsia="Calibri" w:hAnsi="Sylfaen"/>
          <w:b/>
          <w:bCs/>
          <w:lang w:val="hy-AM"/>
        </w:rPr>
        <w:t xml:space="preserve">30559087.2 </w:t>
      </w:r>
      <w:r w:rsidRPr="00DE6316">
        <w:rPr>
          <w:rFonts w:ascii="Sylfaen" w:eastAsia="Calibri" w:hAnsi="Sylfaen"/>
          <w:b/>
          <w:bCs/>
          <w:lang w:val="hy-AM"/>
        </w:rPr>
        <w:t xml:space="preserve">* </w:t>
      </w:r>
      <w:r>
        <w:rPr>
          <w:rFonts w:ascii="Sylfaen" w:eastAsia="Calibri" w:hAnsi="Sylfaen"/>
          <w:b/>
          <w:bCs/>
          <w:lang w:val="hy-AM"/>
        </w:rPr>
        <w:t>20</w:t>
      </w:r>
      <w:r w:rsidRPr="00DE6316">
        <w:rPr>
          <w:rFonts w:ascii="Sylfaen" w:eastAsia="Calibri" w:hAnsi="Sylfaen"/>
          <w:b/>
          <w:bCs/>
          <w:lang w:val="hy-AM"/>
        </w:rPr>
        <w:t xml:space="preserve"> / 100 = </w:t>
      </w:r>
      <w:bookmarkStart w:id="107" w:name="OLE_LINK41"/>
      <w:r>
        <w:rPr>
          <w:rFonts w:ascii="Sylfaen" w:eastAsia="Calibri" w:hAnsi="Sylfaen"/>
          <w:b/>
          <w:bCs/>
          <w:lang w:val="hy-AM"/>
        </w:rPr>
        <w:t xml:space="preserve">36670904.64 </w:t>
      </w:r>
      <w:bookmarkEnd w:id="107"/>
      <w:r w:rsidRPr="00DE6316">
        <w:rPr>
          <w:rFonts w:ascii="Sylfaen" w:eastAsia="Calibri" w:hAnsi="Sylfaen"/>
          <w:b/>
          <w:bCs/>
          <w:lang w:val="hy-AM"/>
        </w:rPr>
        <w:t>դրամ:</w:t>
      </w:r>
    </w:p>
    <w:p w14:paraId="4B07CB2F" w14:textId="77777777" w:rsidR="00A00456" w:rsidRPr="00DE6316" w:rsidRDefault="00A00456" w:rsidP="00E20577">
      <w:pPr>
        <w:spacing w:line="360" w:lineRule="auto"/>
        <w:ind w:firstLine="567"/>
        <w:jc w:val="both"/>
        <w:rPr>
          <w:rFonts w:ascii="Sylfaen" w:eastAsia="Calibri" w:hAnsi="Sylfaen"/>
          <w:lang w:val="hy-AM"/>
        </w:rPr>
      </w:pPr>
      <w:r w:rsidRPr="00DE6316">
        <w:rPr>
          <w:rFonts w:ascii="Sylfaen" w:eastAsia="Calibri" w:hAnsi="Sylfaen"/>
          <w:lang w:val="hy-AM"/>
        </w:rPr>
        <w:t>Այսպիսով, կատարված հաշվարկների արդյունքում ստացանք, որ</w:t>
      </w:r>
      <w:r>
        <w:rPr>
          <w:rFonts w:ascii="Sylfaen" w:eastAsia="Calibri" w:hAnsi="Sylfaen"/>
          <w:lang w:val="hy-AM"/>
        </w:rPr>
        <w:t xml:space="preserve"> </w:t>
      </w:r>
      <w:r w:rsidRPr="00456288">
        <w:rPr>
          <w:rFonts w:ascii="Sylfaen" w:hAnsi="Sylfaen"/>
          <w:b/>
          <w:bCs/>
          <w:lang w:val="hy-AM"/>
        </w:rPr>
        <w:t xml:space="preserve">Ինտեգրալ սխեմաների ֆիզիկական նախագծման տեղաբաշխման համակարգի մշակման </w:t>
      </w:r>
      <w:r w:rsidRPr="00DE6316">
        <w:rPr>
          <w:rFonts w:ascii="Sylfaen" w:eastAsia="Calibri" w:hAnsi="Sylfaen"/>
          <w:lang w:val="hy-AM"/>
        </w:rPr>
        <w:t xml:space="preserve">ինքնարժեքը կկազմի  </w:t>
      </w:r>
      <w:r>
        <w:rPr>
          <w:rFonts w:ascii="Sylfaen" w:eastAsia="Calibri" w:hAnsi="Sylfaen"/>
          <w:lang w:val="hy-AM"/>
        </w:rPr>
        <w:t xml:space="preserve">25465906 </w:t>
      </w:r>
      <w:r w:rsidRPr="00DE6316">
        <w:rPr>
          <w:rFonts w:ascii="Sylfaen" w:eastAsia="Calibri" w:hAnsi="Sylfaen"/>
          <w:lang w:val="hy-AM"/>
        </w:rPr>
        <w:t xml:space="preserve">դրամ, իսկ գինը` </w:t>
      </w:r>
      <w:r>
        <w:rPr>
          <w:rFonts w:ascii="Sylfaen" w:eastAsia="Calibri" w:hAnsi="Sylfaen"/>
          <w:lang w:val="hy-AM"/>
        </w:rPr>
        <w:t xml:space="preserve">36670904.64  </w:t>
      </w:r>
      <w:r w:rsidRPr="00DE6316">
        <w:rPr>
          <w:rFonts w:ascii="Sylfaen" w:eastAsia="Calibri" w:hAnsi="Sylfaen"/>
          <w:lang w:val="hy-AM"/>
        </w:rPr>
        <w:t>դրամ:</w:t>
      </w:r>
    </w:p>
    <w:p w14:paraId="050A9BC0" w14:textId="77777777" w:rsidR="00A00456" w:rsidRPr="00DE6316" w:rsidRDefault="00A00456" w:rsidP="00A00456">
      <w:pPr>
        <w:rPr>
          <w:lang w:val="hy-AM"/>
        </w:rPr>
      </w:pPr>
    </w:p>
    <w:p w14:paraId="753244AA" w14:textId="0305C7C8" w:rsidR="00761E45" w:rsidRDefault="00761E45">
      <w:pPr>
        <w:spacing w:after="160" w:line="278" w:lineRule="auto"/>
        <w:rPr>
          <w:rFonts w:ascii="Sylfaen" w:hAnsi="Sylfaen"/>
          <w:lang w:val="hy-AM"/>
        </w:rPr>
      </w:pPr>
    </w:p>
    <w:p w14:paraId="4DA426A4" w14:textId="77777777" w:rsidR="00E65809" w:rsidRDefault="00E65809">
      <w:pPr>
        <w:spacing w:after="160" w:line="278" w:lineRule="auto"/>
        <w:rPr>
          <w:rFonts w:ascii="Sylfaen" w:hAnsi="Sylfaen"/>
          <w:lang w:val="hy-AM"/>
        </w:rPr>
      </w:pPr>
    </w:p>
    <w:p w14:paraId="04F309A6" w14:textId="77777777" w:rsidR="00B91866" w:rsidRDefault="00B91866">
      <w:pPr>
        <w:spacing w:after="160" w:line="278" w:lineRule="auto"/>
        <w:rPr>
          <w:rFonts w:ascii="Sylfaen" w:hAnsi="Sylfaen"/>
          <w:lang w:val="hy-AM"/>
        </w:rPr>
      </w:pPr>
    </w:p>
    <w:p w14:paraId="14582C24" w14:textId="77777777" w:rsidR="004F5E7E" w:rsidRDefault="004F5E7E">
      <w:pPr>
        <w:spacing w:after="160" w:line="278" w:lineRule="auto"/>
        <w:rPr>
          <w:rFonts w:ascii="Sylfaen" w:hAnsi="Sylfaen"/>
          <w:lang w:val="hy-AM"/>
        </w:rPr>
      </w:pPr>
    </w:p>
    <w:p w14:paraId="08376387" w14:textId="77777777" w:rsidR="004F5E7E" w:rsidRDefault="004F5E7E">
      <w:pPr>
        <w:spacing w:after="160" w:line="278" w:lineRule="auto"/>
        <w:rPr>
          <w:rFonts w:ascii="Sylfaen" w:hAnsi="Sylfaen"/>
          <w:lang w:val="hy-AM"/>
        </w:rPr>
      </w:pPr>
    </w:p>
    <w:p w14:paraId="0BC2EABA" w14:textId="77777777" w:rsidR="004F5E7E" w:rsidRDefault="004F5E7E">
      <w:pPr>
        <w:spacing w:after="160" w:line="278" w:lineRule="auto"/>
        <w:rPr>
          <w:rFonts w:ascii="Sylfaen" w:hAnsi="Sylfaen"/>
          <w:lang w:val="hy-AM"/>
        </w:rPr>
      </w:pPr>
    </w:p>
    <w:p w14:paraId="398346D9" w14:textId="77777777" w:rsidR="004F5E7E" w:rsidRDefault="004F5E7E">
      <w:pPr>
        <w:spacing w:after="160" w:line="278" w:lineRule="auto"/>
        <w:rPr>
          <w:rFonts w:ascii="Sylfaen" w:hAnsi="Sylfaen"/>
          <w:lang w:val="hy-AM"/>
        </w:rPr>
      </w:pPr>
    </w:p>
    <w:p w14:paraId="02C31AC2" w14:textId="0118B7E8" w:rsidR="004F5E7E" w:rsidRDefault="004F5E7E">
      <w:pPr>
        <w:spacing w:after="160" w:line="278" w:lineRule="auto"/>
        <w:rPr>
          <w:rFonts w:ascii="Sylfaen" w:hAnsi="Sylfaen"/>
          <w:lang w:val="hy-AM"/>
        </w:rPr>
      </w:pPr>
    </w:p>
    <w:p w14:paraId="2C53EFC3" w14:textId="2B21D353" w:rsidR="00470F80" w:rsidRDefault="00470F80">
      <w:pPr>
        <w:spacing w:after="160" w:line="278" w:lineRule="auto"/>
        <w:rPr>
          <w:rFonts w:ascii="Sylfaen" w:hAnsi="Sylfaen"/>
          <w:lang w:val="hy-AM"/>
        </w:rPr>
      </w:pPr>
    </w:p>
    <w:p w14:paraId="4BB4E112" w14:textId="77777777" w:rsidR="00470F80" w:rsidRDefault="00470F80">
      <w:pPr>
        <w:spacing w:after="160" w:line="278" w:lineRule="auto"/>
        <w:rPr>
          <w:rFonts w:ascii="Sylfaen" w:hAnsi="Sylfaen"/>
          <w:lang w:val="hy-AM"/>
        </w:rPr>
      </w:pPr>
    </w:p>
    <w:p w14:paraId="21C49E78" w14:textId="77777777" w:rsidR="00C24BDA" w:rsidRDefault="00C24BDA">
      <w:pPr>
        <w:spacing w:after="160" w:line="278" w:lineRule="auto"/>
        <w:rPr>
          <w:rFonts w:ascii="Sylfaen" w:hAnsi="Sylfaen"/>
          <w:lang w:val="hy-AM"/>
        </w:rPr>
      </w:pPr>
    </w:p>
    <w:p w14:paraId="66C740B2" w14:textId="77777777" w:rsidR="00D00CA2" w:rsidRDefault="00D00CA2" w:rsidP="00D00CA2">
      <w:pPr>
        <w:widowControl w:val="0"/>
        <w:autoSpaceDE w:val="0"/>
        <w:autoSpaceDN w:val="0"/>
        <w:spacing w:line="276" w:lineRule="auto"/>
        <w:ind w:right="5"/>
        <w:jc w:val="center"/>
        <w:rPr>
          <w:rFonts w:ascii="Sylfaen" w:eastAsia="Sylfaen" w:hAnsi="Sylfaen" w:cs="Sylfaen"/>
          <w:spacing w:val="-2"/>
          <w:sz w:val="28"/>
          <w:szCs w:val="28"/>
          <w:lang w:val="hy-AM"/>
        </w:rPr>
      </w:pPr>
      <w:r w:rsidRPr="002E3178">
        <w:rPr>
          <w:rFonts w:ascii="Sylfaen" w:eastAsia="Sylfaen" w:hAnsi="Sylfaen" w:cs="Sylfaen"/>
          <w:sz w:val="28"/>
          <w:szCs w:val="28"/>
          <w:lang w:val="hy-AM"/>
        </w:rPr>
        <w:lastRenderedPageBreak/>
        <w:t xml:space="preserve">ՀԱՅԱՍՏԱՆԻ ԱԶԳԱՅԻՆ ՊՈԼԻՏԵԽՆԻԿԱԿԱՆ ՀԱՄԱԼՍԱՐԱՆ </w:t>
      </w:r>
      <w:r w:rsidRPr="002E3178">
        <w:rPr>
          <w:rFonts w:ascii="Sylfaen" w:eastAsia="Sylfaen" w:hAnsi="Sylfaen" w:cs="Sylfaen"/>
          <w:spacing w:val="-2"/>
          <w:sz w:val="28"/>
          <w:szCs w:val="28"/>
          <w:lang w:val="hy-AM"/>
        </w:rPr>
        <w:t>(ՀԻՄՆԱԴՐԱՄ)</w:t>
      </w:r>
    </w:p>
    <w:p w14:paraId="0509D80A" w14:textId="77777777" w:rsidR="00D00CA2" w:rsidRDefault="00D00CA2" w:rsidP="00D00CA2">
      <w:pPr>
        <w:widowControl w:val="0"/>
        <w:autoSpaceDE w:val="0"/>
        <w:autoSpaceDN w:val="0"/>
        <w:spacing w:line="276" w:lineRule="auto"/>
        <w:ind w:right="5"/>
        <w:jc w:val="center"/>
        <w:rPr>
          <w:rFonts w:ascii="Sylfaen" w:eastAsia="Sylfaen" w:hAnsi="Sylfaen" w:cs="Sylfaen"/>
          <w:spacing w:val="-2"/>
          <w:sz w:val="28"/>
          <w:szCs w:val="28"/>
          <w:lang w:val="hy-AM"/>
        </w:rPr>
      </w:pPr>
    </w:p>
    <w:p w14:paraId="65B1B645" w14:textId="77777777" w:rsidR="00D00CA2" w:rsidRPr="002E3178" w:rsidRDefault="00D00CA2" w:rsidP="00D00CA2">
      <w:pPr>
        <w:widowControl w:val="0"/>
        <w:autoSpaceDE w:val="0"/>
        <w:autoSpaceDN w:val="0"/>
        <w:spacing w:line="276" w:lineRule="auto"/>
        <w:ind w:right="5"/>
        <w:jc w:val="center"/>
        <w:rPr>
          <w:rFonts w:ascii="Sylfaen" w:eastAsia="Sylfaen" w:hAnsi="Sylfaen" w:cs="Sylfaen"/>
          <w:sz w:val="28"/>
          <w:szCs w:val="28"/>
          <w:lang w:val="hy-AM"/>
        </w:rPr>
      </w:pPr>
    </w:p>
    <w:p w14:paraId="6DAA6F92" w14:textId="77777777" w:rsidR="00D00CA2" w:rsidRDefault="00D00CA2" w:rsidP="00D00CA2">
      <w:pPr>
        <w:widowControl w:val="0"/>
        <w:autoSpaceDE w:val="0"/>
        <w:autoSpaceDN w:val="0"/>
        <w:ind w:right="5"/>
        <w:jc w:val="center"/>
        <w:rPr>
          <w:rFonts w:ascii="Sylfaen" w:eastAsia="Sylfaen" w:hAnsi="Sylfaen" w:cs="Sylfaen"/>
          <w:spacing w:val="-2"/>
          <w:sz w:val="28"/>
          <w:szCs w:val="28"/>
          <w:lang w:val="hy-AM"/>
        </w:rPr>
      </w:pPr>
      <w:r w:rsidRPr="002E3178">
        <w:rPr>
          <w:rFonts w:ascii="Sylfaen" w:eastAsia="Sylfaen" w:hAnsi="Sylfaen" w:cs="Sylfaen"/>
          <w:sz w:val="28"/>
          <w:szCs w:val="28"/>
          <w:lang w:val="hy-AM"/>
        </w:rPr>
        <w:t xml:space="preserve">«Լեռնամետալուրգիայի և քիմիական տեխնոլոգիաների» </w:t>
      </w:r>
      <w:r w:rsidRPr="002E3178">
        <w:rPr>
          <w:rFonts w:ascii="Sylfaen" w:eastAsia="Sylfaen" w:hAnsi="Sylfaen" w:cs="Sylfaen"/>
          <w:spacing w:val="-2"/>
          <w:sz w:val="28"/>
          <w:szCs w:val="28"/>
          <w:lang w:val="hy-AM"/>
        </w:rPr>
        <w:t>ինստիտուտ</w:t>
      </w:r>
    </w:p>
    <w:p w14:paraId="3E873391" w14:textId="77777777" w:rsidR="00D00CA2" w:rsidRDefault="00D00CA2" w:rsidP="00D00CA2">
      <w:pPr>
        <w:widowControl w:val="0"/>
        <w:autoSpaceDE w:val="0"/>
        <w:autoSpaceDN w:val="0"/>
        <w:ind w:right="5"/>
        <w:jc w:val="center"/>
        <w:rPr>
          <w:rFonts w:ascii="Sylfaen" w:eastAsia="Sylfaen" w:hAnsi="Sylfaen" w:cs="Sylfaen"/>
          <w:spacing w:val="-2"/>
          <w:sz w:val="28"/>
          <w:szCs w:val="28"/>
          <w:lang w:val="hy-AM"/>
        </w:rPr>
      </w:pPr>
    </w:p>
    <w:p w14:paraId="63D22182" w14:textId="77777777" w:rsidR="00D00CA2" w:rsidRPr="002E3178" w:rsidRDefault="00D00CA2" w:rsidP="00D00CA2">
      <w:pPr>
        <w:widowControl w:val="0"/>
        <w:tabs>
          <w:tab w:val="left" w:pos="7227"/>
        </w:tabs>
        <w:autoSpaceDE w:val="0"/>
        <w:autoSpaceDN w:val="0"/>
        <w:spacing w:line="276" w:lineRule="auto"/>
        <w:ind w:left="1474" w:right="1478"/>
        <w:jc w:val="center"/>
        <w:rPr>
          <w:rFonts w:ascii="Sylfaen" w:eastAsia="Sylfaen" w:hAnsi="Sylfaen" w:cs="Sylfaen"/>
          <w:sz w:val="28"/>
          <w:szCs w:val="28"/>
          <w:lang w:val="hy-AM"/>
        </w:rPr>
      </w:pPr>
      <w:r w:rsidRPr="002E3178">
        <w:rPr>
          <w:rFonts w:ascii="Sylfaen" w:eastAsia="Sylfaen" w:hAnsi="Sylfaen" w:cs="Sylfaen"/>
          <w:sz w:val="28"/>
          <w:szCs w:val="28"/>
          <w:lang w:val="hy-AM"/>
        </w:rPr>
        <w:t xml:space="preserve">«Քիմիական տեխնոլոգիաներ, բնապահպանություն և կենսագործունեության անվտանգություն» </w:t>
      </w:r>
      <w:r w:rsidRPr="002E3178">
        <w:rPr>
          <w:rFonts w:ascii="Sylfaen" w:eastAsia="Sylfaen" w:hAnsi="Sylfaen" w:cs="Sylfaen"/>
          <w:spacing w:val="-2"/>
          <w:sz w:val="28"/>
          <w:szCs w:val="28"/>
          <w:lang w:val="hy-AM"/>
        </w:rPr>
        <w:t>ամբիոն</w:t>
      </w:r>
    </w:p>
    <w:p w14:paraId="0F5C5E48" w14:textId="77777777" w:rsidR="00D00CA2" w:rsidRDefault="00D00CA2" w:rsidP="00D00CA2">
      <w:pPr>
        <w:widowControl w:val="0"/>
        <w:autoSpaceDE w:val="0"/>
        <w:autoSpaceDN w:val="0"/>
        <w:ind w:right="5"/>
        <w:jc w:val="center"/>
        <w:rPr>
          <w:rFonts w:ascii="Sylfaen" w:eastAsia="Sylfaen" w:hAnsi="Sylfaen" w:cs="Sylfaen"/>
          <w:sz w:val="28"/>
          <w:szCs w:val="28"/>
          <w:lang w:val="hy-AM"/>
        </w:rPr>
      </w:pPr>
    </w:p>
    <w:p w14:paraId="6599B2C4" w14:textId="77777777" w:rsidR="00D00CA2" w:rsidRDefault="00D00CA2" w:rsidP="00D00CA2">
      <w:pPr>
        <w:widowControl w:val="0"/>
        <w:autoSpaceDE w:val="0"/>
        <w:autoSpaceDN w:val="0"/>
        <w:ind w:right="5"/>
        <w:jc w:val="center"/>
        <w:rPr>
          <w:rFonts w:ascii="Sylfaen" w:eastAsia="Sylfaen" w:hAnsi="Sylfaen" w:cs="Sylfaen"/>
          <w:sz w:val="28"/>
          <w:szCs w:val="28"/>
          <w:lang w:val="hy-AM"/>
        </w:rPr>
      </w:pPr>
    </w:p>
    <w:p w14:paraId="546BF566" w14:textId="77777777" w:rsidR="00D00CA2" w:rsidRDefault="00D00CA2" w:rsidP="00D00CA2">
      <w:pPr>
        <w:widowControl w:val="0"/>
        <w:autoSpaceDE w:val="0"/>
        <w:autoSpaceDN w:val="0"/>
        <w:ind w:right="5"/>
        <w:jc w:val="center"/>
        <w:rPr>
          <w:rFonts w:ascii="Sylfaen" w:eastAsia="Sylfaen" w:hAnsi="Sylfaen" w:cs="Sylfaen"/>
          <w:sz w:val="28"/>
          <w:szCs w:val="28"/>
          <w:lang w:val="hy-AM"/>
        </w:rPr>
      </w:pPr>
    </w:p>
    <w:p w14:paraId="4CB22EFC" w14:textId="77777777" w:rsidR="00D00CA2" w:rsidRDefault="00D00CA2" w:rsidP="00D00CA2">
      <w:pPr>
        <w:widowControl w:val="0"/>
        <w:autoSpaceDE w:val="0"/>
        <w:autoSpaceDN w:val="0"/>
        <w:ind w:left="2" w:right="5"/>
        <w:jc w:val="center"/>
        <w:rPr>
          <w:rFonts w:ascii="Sylfaen" w:eastAsia="Sylfaen" w:hAnsi="Sylfaen" w:cs="Sylfaen"/>
          <w:spacing w:val="-2"/>
          <w:sz w:val="36"/>
          <w:szCs w:val="36"/>
          <w:lang w:val="hy-AM"/>
        </w:rPr>
      </w:pPr>
      <w:r w:rsidRPr="00492042">
        <w:rPr>
          <w:rFonts w:ascii="Sylfaen" w:eastAsia="Sylfaen" w:hAnsi="Sylfaen" w:cs="Sylfaen"/>
          <w:sz w:val="36"/>
          <w:szCs w:val="36"/>
          <w:lang w:val="hy-AM"/>
        </w:rPr>
        <w:t xml:space="preserve">ԱՎԱՐՏԱԿԱՆ  </w:t>
      </w:r>
      <w:r w:rsidRPr="002E3178">
        <w:rPr>
          <w:rFonts w:ascii="Sylfaen" w:eastAsia="Sylfaen" w:hAnsi="Sylfaen" w:cs="Sylfaen"/>
          <w:sz w:val="36"/>
          <w:szCs w:val="36"/>
          <w:lang w:val="hy-AM"/>
        </w:rPr>
        <w:t xml:space="preserve">ԱՇԽԱՏԱՆՔԻ </w:t>
      </w:r>
      <w:r w:rsidRPr="00492042">
        <w:rPr>
          <w:rFonts w:ascii="Sylfaen" w:eastAsia="Sylfaen" w:hAnsi="Sylfaen" w:cs="Sylfaen"/>
          <w:sz w:val="36"/>
          <w:szCs w:val="36"/>
          <w:lang w:val="hy-AM"/>
        </w:rPr>
        <w:t xml:space="preserve"> </w:t>
      </w:r>
      <w:r w:rsidRPr="002E3178">
        <w:rPr>
          <w:rFonts w:ascii="Sylfaen" w:eastAsia="Sylfaen" w:hAnsi="Sylfaen" w:cs="Sylfaen"/>
          <w:spacing w:val="-2"/>
          <w:sz w:val="36"/>
          <w:szCs w:val="36"/>
          <w:lang w:val="hy-AM"/>
        </w:rPr>
        <w:t>ԱՌԱՋԱԴՐԱՆՔ</w:t>
      </w:r>
    </w:p>
    <w:p w14:paraId="6AC146B9" w14:textId="77777777" w:rsidR="00D00CA2" w:rsidRDefault="00D00CA2" w:rsidP="00D00CA2">
      <w:pPr>
        <w:widowControl w:val="0"/>
        <w:autoSpaceDE w:val="0"/>
        <w:autoSpaceDN w:val="0"/>
        <w:ind w:left="2" w:right="5"/>
        <w:jc w:val="center"/>
        <w:rPr>
          <w:rFonts w:ascii="Sylfaen" w:eastAsia="Sylfaen" w:hAnsi="Sylfaen" w:cs="Sylfaen"/>
          <w:spacing w:val="-2"/>
          <w:sz w:val="36"/>
          <w:szCs w:val="36"/>
          <w:lang w:val="hy-AM"/>
        </w:rPr>
      </w:pPr>
    </w:p>
    <w:p w14:paraId="13C3047F" w14:textId="77777777" w:rsidR="00D00CA2" w:rsidRDefault="00D00CA2" w:rsidP="00D00CA2">
      <w:pPr>
        <w:widowControl w:val="0"/>
        <w:autoSpaceDE w:val="0"/>
        <w:autoSpaceDN w:val="0"/>
        <w:ind w:left="2" w:right="5"/>
        <w:jc w:val="center"/>
        <w:rPr>
          <w:rFonts w:ascii="Sylfaen" w:eastAsia="Sylfaen" w:hAnsi="Sylfaen" w:cs="Sylfaen"/>
          <w:spacing w:val="-2"/>
          <w:sz w:val="36"/>
          <w:szCs w:val="36"/>
          <w:lang w:val="hy-AM"/>
        </w:rPr>
      </w:pPr>
    </w:p>
    <w:p w14:paraId="3B903515" w14:textId="77777777" w:rsidR="00D00CA2" w:rsidRPr="002E3178" w:rsidRDefault="00D00CA2" w:rsidP="00D00CA2">
      <w:pPr>
        <w:widowControl w:val="0"/>
        <w:autoSpaceDE w:val="0"/>
        <w:autoSpaceDN w:val="0"/>
        <w:spacing w:line="276" w:lineRule="auto"/>
        <w:ind w:left="1" w:right="5"/>
        <w:jc w:val="center"/>
        <w:rPr>
          <w:rFonts w:ascii="Sylfaen" w:eastAsia="Sylfaen" w:hAnsi="Sylfaen" w:cs="Sylfaen"/>
          <w:sz w:val="36"/>
          <w:szCs w:val="36"/>
          <w:lang w:val="hy-AM"/>
        </w:rPr>
      </w:pPr>
      <w:r w:rsidRPr="002E3178">
        <w:rPr>
          <w:rFonts w:ascii="Sylfaen" w:eastAsia="Sylfaen" w:hAnsi="Sylfaen" w:cs="Sylfaen"/>
          <w:sz w:val="36"/>
          <w:szCs w:val="36"/>
          <w:lang w:val="hy-AM"/>
        </w:rPr>
        <w:t>«</w:t>
      </w:r>
      <w:r w:rsidRPr="00492042">
        <w:rPr>
          <w:rFonts w:ascii="Sylfaen" w:eastAsia="Sylfaen" w:hAnsi="Sylfaen" w:cs="Sylfaen"/>
          <w:sz w:val="36"/>
          <w:szCs w:val="36"/>
          <w:lang w:val="hy-AM"/>
        </w:rPr>
        <w:t>ԲՆԱՊԱՀՊԱՆՈՒԹՅՈՒՆ</w:t>
      </w:r>
      <w:r w:rsidRPr="002E3178">
        <w:rPr>
          <w:rFonts w:ascii="Sylfaen" w:eastAsia="Sylfaen" w:hAnsi="Sylfaen" w:cs="Sylfaen"/>
          <w:sz w:val="36"/>
          <w:szCs w:val="36"/>
          <w:lang w:val="hy-AM"/>
        </w:rPr>
        <w:t xml:space="preserve">» </w:t>
      </w:r>
      <w:r w:rsidRPr="002E3178">
        <w:rPr>
          <w:rFonts w:ascii="Sylfaen" w:eastAsia="Sylfaen" w:hAnsi="Sylfaen" w:cs="Sylfaen"/>
          <w:spacing w:val="-2"/>
          <w:sz w:val="36"/>
          <w:szCs w:val="36"/>
          <w:lang w:val="hy-AM"/>
        </w:rPr>
        <w:t>ԲԱԺՆԻՑ</w:t>
      </w:r>
    </w:p>
    <w:p w14:paraId="26514245" w14:textId="77777777" w:rsidR="00D00CA2" w:rsidRDefault="00D00CA2" w:rsidP="00D00CA2">
      <w:pPr>
        <w:widowControl w:val="0"/>
        <w:autoSpaceDE w:val="0"/>
        <w:autoSpaceDN w:val="0"/>
        <w:ind w:left="2" w:right="5"/>
        <w:jc w:val="center"/>
        <w:rPr>
          <w:rFonts w:ascii="Sylfaen" w:eastAsia="Sylfaen" w:hAnsi="Sylfaen" w:cs="Sylfaen"/>
          <w:sz w:val="36"/>
          <w:szCs w:val="36"/>
          <w:lang w:val="hy-AM"/>
        </w:rPr>
      </w:pPr>
    </w:p>
    <w:p w14:paraId="16680A2A" w14:textId="77777777" w:rsidR="00D00CA2" w:rsidRDefault="00D00CA2" w:rsidP="00D00CA2">
      <w:pPr>
        <w:widowControl w:val="0"/>
        <w:autoSpaceDE w:val="0"/>
        <w:autoSpaceDN w:val="0"/>
        <w:ind w:left="2" w:right="5"/>
        <w:jc w:val="center"/>
        <w:rPr>
          <w:rFonts w:ascii="Sylfaen" w:eastAsia="Sylfaen" w:hAnsi="Sylfaen" w:cs="Sylfaen"/>
          <w:sz w:val="36"/>
          <w:szCs w:val="36"/>
          <w:lang w:val="hy-AM"/>
        </w:rPr>
      </w:pPr>
    </w:p>
    <w:p w14:paraId="305AB078" w14:textId="77777777" w:rsidR="00D00CA2" w:rsidRDefault="00D00CA2" w:rsidP="00D00CA2">
      <w:pPr>
        <w:widowControl w:val="0"/>
        <w:autoSpaceDE w:val="0"/>
        <w:autoSpaceDN w:val="0"/>
        <w:ind w:left="2" w:right="5"/>
        <w:jc w:val="center"/>
        <w:rPr>
          <w:rFonts w:ascii="Sylfaen" w:eastAsia="Sylfaen" w:hAnsi="Sylfaen" w:cs="Sylfaen"/>
          <w:sz w:val="36"/>
          <w:szCs w:val="36"/>
          <w:lang w:val="hy-AM"/>
        </w:rPr>
      </w:pPr>
    </w:p>
    <w:p w14:paraId="2230C2D0" w14:textId="11C1E15C" w:rsidR="00D00CA2" w:rsidRPr="002E3178" w:rsidRDefault="00D00CA2" w:rsidP="00D00CA2">
      <w:pPr>
        <w:widowControl w:val="0"/>
        <w:tabs>
          <w:tab w:val="left" w:pos="2005"/>
          <w:tab w:val="left" w:pos="2930"/>
          <w:tab w:val="left" w:pos="9009"/>
        </w:tabs>
        <w:autoSpaceDE w:val="0"/>
        <w:autoSpaceDN w:val="0"/>
        <w:ind w:left="101"/>
        <w:rPr>
          <w:rFonts w:ascii="Sylfaen" w:hAnsi="Sylfaen"/>
          <w:sz w:val="28"/>
          <w:szCs w:val="28"/>
          <w:lang w:val="hy-AM"/>
        </w:rPr>
      </w:pPr>
      <w:r w:rsidRPr="002E3178">
        <w:rPr>
          <w:rFonts w:ascii="Sylfaen" w:eastAsia="Sylfaen" w:hAnsi="Sylfaen" w:cs="Sylfaen"/>
          <w:spacing w:val="-2"/>
          <w:sz w:val="28"/>
          <w:szCs w:val="28"/>
          <w:lang w:val="hy-AM"/>
        </w:rPr>
        <w:t>Ինստիտուտ</w:t>
      </w:r>
      <w:r w:rsidRPr="002E3178">
        <w:rPr>
          <w:rFonts w:ascii="Sylfaen" w:eastAsia="Sylfaen" w:hAnsi="Sylfaen" w:cs="Sylfaen"/>
          <w:sz w:val="28"/>
          <w:szCs w:val="28"/>
          <w:lang w:val="hy-AM"/>
        </w:rPr>
        <w:tab/>
      </w:r>
      <w:r w:rsidR="00B75A37">
        <w:rPr>
          <w:rFonts w:ascii="Sylfaen" w:hAnsi="Sylfaen"/>
          <w:sz w:val="28"/>
          <w:szCs w:val="28"/>
          <w:u w:val="single"/>
          <w:lang w:val="hy-AM"/>
        </w:rPr>
        <w:t xml:space="preserve">           </w:t>
      </w:r>
      <w:r w:rsidRPr="00492042">
        <w:rPr>
          <w:rFonts w:ascii="Sylfaen" w:hAnsi="Sylfaen"/>
          <w:sz w:val="28"/>
          <w:szCs w:val="28"/>
          <w:u w:val="single"/>
          <w:lang w:val="hy-AM"/>
        </w:rPr>
        <w:t>ԼՄ և ՔՏ</w:t>
      </w:r>
      <w:r w:rsidRPr="002E3178">
        <w:rPr>
          <w:rFonts w:ascii="Sylfaen" w:hAnsi="Sylfaen"/>
          <w:sz w:val="28"/>
          <w:szCs w:val="28"/>
          <w:u w:val="single"/>
          <w:lang w:val="hy-AM"/>
        </w:rPr>
        <w:tab/>
      </w:r>
    </w:p>
    <w:p w14:paraId="43AE6986" w14:textId="77777777" w:rsidR="00D00CA2" w:rsidRPr="002E3178" w:rsidRDefault="00D00CA2" w:rsidP="00D00CA2">
      <w:pPr>
        <w:widowControl w:val="0"/>
        <w:autoSpaceDE w:val="0"/>
        <w:autoSpaceDN w:val="0"/>
        <w:spacing w:before="46"/>
        <w:rPr>
          <w:rFonts w:ascii="Sylfaen" w:eastAsia="Sylfaen" w:hAnsi="Sylfaen" w:cs="Sylfaen"/>
          <w:sz w:val="28"/>
          <w:szCs w:val="28"/>
          <w:lang w:val="hy-AM"/>
        </w:rPr>
      </w:pPr>
    </w:p>
    <w:p w14:paraId="151309DB" w14:textId="77777777" w:rsidR="00D00CA2" w:rsidRPr="002E3178" w:rsidRDefault="00D00CA2" w:rsidP="00D00CA2">
      <w:pPr>
        <w:widowControl w:val="0"/>
        <w:tabs>
          <w:tab w:val="left" w:pos="2000"/>
          <w:tab w:val="left" w:pos="2960"/>
          <w:tab w:val="left" w:pos="9006"/>
        </w:tabs>
        <w:autoSpaceDE w:val="0"/>
        <w:autoSpaceDN w:val="0"/>
        <w:ind w:left="101"/>
        <w:rPr>
          <w:rFonts w:ascii="Sylfaen" w:hAnsi="Sylfaen"/>
          <w:sz w:val="28"/>
          <w:szCs w:val="28"/>
          <w:lang w:val="hy-AM"/>
        </w:rPr>
      </w:pPr>
      <w:r w:rsidRPr="002E3178">
        <w:rPr>
          <w:rFonts w:ascii="Sylfaen" w:eastAsia="Sylfaen" w:hAnsi="Sylfaen" w:cs="Sylfaen"/>
          <w:spacing w:val="-2"/>
          <w:sz w:val="28"/>
          <w:szCs w:val="28"/>
          <w:lang w:val="hy-AM"/>
        </w:rPr>
        <w:t>Խումբ</w:t>
      </w:r>
      <w:r w:rsidRPr="002E3178">
        <w:rPr>
          <w:rFonts w:ascii="Sylfaen" w:eastAsia="Sylfaen" w:hAnsi="Sylfaen" w:cs="Sylfaen"/>
          <w:sz w:val="28"/>
          <w:szCs w:val="28"/>
          <w:lang w:val="hy-AM"/>
        </w:rPr>
        <w:tab/>
      </w:r>
      <w:r w:rsidRPr="002E3178">
        <w:rPr>
          <w:rFonts w:ascii="Sylfaen" w:hAnsi="Sylfaen"/>
          <w:sz w:val="28"/>
          <w:szCs w:val="28"/>
          <w:u w:val="single"/>
          <w:lang w:val="hy-AM"/>
        </w:rPr>
        <w:t xml:space="preserve">           </w:t>
      </w:r>
      <w:r w:rsidRPr="00492042">
        <w:rPr>
          <w:rFonts w:ascii="Sylfaen" w:hAnsi="Sylfaen"/>
          <w:sz w:val="28"/>
          <w:szCs w:val="28"/>
          <w:u w:val="single"/>
          <w:lang w:val="hy-AM"/>
        </w:rPr>
        <w:t>ՏՏ</w:t>
      </w:r>
      <w:r w:rsidRPr="001B73B3">
        <w:rPr>
          <w:rFonts w:ascii="Sylfaen" w:hAnsi="Sylfaen"/>
          <w:sz w:val="28"/>
          <w:szCs w:val="28"/>
          <w:u w:val="single"/>
          <w:lang w:val="hy-AM"/>
        </w:rPr>
        <w:t>2</w:t>
      </w:r>
      <w:r w:rsidRPr="002E3178">
        <w:rPr>
          <w:rFonts w:ascii="Sylfaen" w:hAnsi="Sylfaen"/>
          <w:sz w:val="28"/>
          <w:szCs w:val="28"/>
          <w:u w:val="single"/>
          <w:lang w:val="hy-AM"/>
        </w:rPr>
        <w:t>19Ս</w:t>
      </w:r>
      <w:r w:rsidRPr="002E3178">
        <w:rPr>
          <w:rFonts w:ascii="Sylfaen" w:hAnsi="Sylfaen"/>
          <w:sz w:val="28"/>
          <w:szCs w:val="28"/>
          <w:u w:val="single"/>
          <w:lang w:val="hy-AM"/>
        </w:rPr>
        <w:tab/>
      </w:r>
    </w:p>
    <w:p w14:paraId="166DD7AD" w14:textId="77777777" w:rsidR="00D00CA2" w:rsidRPr="002E3178" w:rsidRDefault="00D00CA2" w:rsidP="00D00CA2">
      <w:pPr>
        <w:widowControl w:val="0"/>
        <w:autoSpaceDE w:val="0"/>
        <w:autoSpaceDN w:val="0"/>
        <w:spacing w:before="46"/>
        <w:rPr>
          <w:rFonts w:ascii="Sylfaen" w:eastAsia="Sylfaen" w:hAnsi="Sylfaen" w:cs="Sylfaen"/>
          <w:sz w:val="28"/>
          <w:szCs w:val="28"/>
          <w:lang w:val="hy-AM"/>
        </w:rPr>
      </w:pPr>
    </w:p>
    <w:p w14:paraId="0EF7B568" w14:textId="77777777" w:rsidR="00D00CA2" w:rsidRPr="002E3178" w:rsidRDefault="00D00CA2" w:rsidP="00D00CA2">
      <w:pPr>
        <w:widowControl w:val="0"/>
        <w:tabs>
          <w:tab w:val="left" w:pos="1981"/>
          <w:tab w:val="left" w:pos="2990"/>
          <w:tab w:val="left" w:pos="8985"/>
        </w:tabs>
        <w:autoSpaceDE w:val="0"/>
        <w:autoSpaceDN w:val="0"/>
        <w:spacing w:before="1"/>
        <w:ind w:left="101"/>
        <w:rPr>
          <w:rFonts w:ascii="Sylfaen" w:hAnsi="Sylfaen"/>
          <w:sz w:val="28"/>
          <w:szCs w:val="28"/>
          <w:lang w:val="hy-AM"/>
        </w:rPr>
      </w:pPr>
      <w:r w:rsidRPr="002E3178">
        <w:rPr>
          <w:rFonts w:ascii="Sylfaen" w:eastAsia="Sylfaen" w:hAnsi="Sylfaen" w:cs="Sylfaen"/>
          <w:spacing w:val="-2"/>
          <w:sz w:val="28"/>
          <w:szCs w:val="28"/>
          <w:lang w:val="hy-AM"/>
        </w:rPr>
        <w:t>Ուսանող</w:t>
      </w:r>
      <w:r w:rsidRPr="002E3178">
        <w:rPr>
          <w:rFonts w:ascii="Sylfaen" w:eastAsia="Sylfaen" w:hAnsi="Sylfaen" w:cs="Sylfaen"/>
          <w:sz w:val="28"/>
          <w:szCs w:val="28"/>
          <w:lang w:val="hy-AM"/>
        </w:rPr>
        <w:tab/>
      </w:r>
      <w:r w:rsidRPr="00492042">
        <w:rPr>
          <w:rFonts w:ascii="Sylfaen" w:hAnsi="Sylfaen"/>
          <w:sz w:val="28"/>
          <w:szCs w:val="28"/>
          <w:u w:val="single"/>
          <w:lang w:val="hy-AM"/>
        </w:rPr>
        <w:t xml:space="preserve">           </w:t>
      </w:r>
      <w:r>
        <w:rPr>
          <w:rFonts w:ascii="Sylfaen" w:hAnsi="Sylfaen"/>
          <w:sz w:val="28"/>
          <w:szCs w:val="28"/>
          <w:u w:val="single"/>
          <w:lang w:val="hy-AM"/>
        </w:rPr>
        <w:t>Թադևոսյան  Գագիկ Եղիայի</w:t>
      </w:r>
      <w:r w:rsidRPr="002E3178">
        <w:rPr>
          <w:rFonts w:ascii="Sylfaen" w:hAnsi="Sylfaen"/>
          <w:sz w:val="28"/>
          <w:szCs w:val="28"/>
          <w:u w:val="single"/>
          <w:lang w:val="hy-AM"/>
        </w:rPr>
        <w:tab/>
      </w:r>
    </w:p>
    <w:p w14:paraId="4FF71B0A" w14:textId="77777777" w:rsidR="00D00CA2" w:rsidRPr="002E3178" w:rsidRDefault="00D00CA2" w:rsidP="00D00CA2">
      <w:pPr>
        <w:widowControl w:val="0"/>
        <w:autoSpaceDE w:val="0"/>
        <w:autoSpaceDN w:val="0"/>
        <w:spacing w:before="48"/>
        <w:rPr>
          <w:rFonts w:ascii="Sylfaen" w:eastAsia="Sylfaen" w:hAnsi="Sylfaen" w:cs="Sylfaen"/>
          <w:sz w:val="28"/>
          <w:szCs w:val="28"/>
          <w:lang w:val="hy-AM"/>
        </w:rPr>
      </w:pPr>
    </w:p>
    <w:p w14:paraId="55D53AAE" w14:textId="77777777" w:rsidR="00D00CA2" w:rsidRPr="002E3178" w:rsidRDefault="00D00CA2" w:rsidP="00D00CA2">
      <w:pPr>
        <w:widowControl w:val="0"/>
        <w:tabs>
          <w:tab w:val="left" w:pos="2038"/>
          <w:tab w:val="left" w:pos="3090"/>
          <w:tab w:val="left" w:pos="9041"/>
        </w:tabs>
        <w:autoSpaceDE w:val="0"/>
        <w:autoSpaceDN w:val="0"/>
        <w:ind w:left="101"/>
        <w:rPr>
          <w:rFonts w:ascii="Sylfaen" w:hAnsi="Sylfaen"/>
          <w:sz w:val="28"/>
          <w:szCs w:val="28"/>
          <w:lang w:val="hy-AM"/>
        </w:rPr>
      </w:pPr>
      <w:r w:rsidRPr="002E3178">
        <w:rPr>
          <w:rFonts w:ascii="Sylfaen" w:eastAsia="Sylfaen" w:hAnsi="Sylfaen" w:cs="Sylfaen"/>
          <w:spacing w:val="-2"/>
          <w:sz w:val="28"/>
          <w:szCs w:val="28"/>
          <w:lang w:val="hy-AM"/>
        </w:rPr>
        <w:t>Խորհրդատու</w:t>
      </w:r>
      <w:r w:rsidRPr="002E3178">
        <w:rPr>
          <w:rFonts w:ascii="Sylfaen" w:eastAsia="Sylfaen" w:hAnsi="Sylfaen" w:cs="Sylfaen"/>
          <w:sz w:val="28"/>
          <w:szCs w:val="28"/>
          <w:lang w:val="hy-AM"/>
        </w:rPr>
        <w:tab/>
      </w:r>
      <w:r w:rsidRPr="00492042">
        <w:rPr>
          <w:rFonts w:ascii="Sylfaen" w:hAnsi="Sylfaen"/>
          <w:sz w:val="28"/>
          <w:szCs w:val="28"/>
          <w:u w:val="single"/>
          <w:lang w:val="hy-AM"/>
        </w:rPr>
        <w:t xml:space="preserve">          Թադևոսյան Արտաշես Վահանի</w:t>
      </w:r>
      <w:r w:rsidRPr="002E3178">
        <w:rPr>
          <w:rFonts w:ascii="Sylfaen" w:hAnsi="Sylfaen"/>
          <w:sz w:val="28"/>
          <w:szCs w:val="28"/>
          <w:u w:val="single"/>
          <w:lang w:val="hy-AM"/>
        </w:rPr>
        <w:tab/>
      </w:r>
    </w:p>
    <w:p w14:paraId="7038FC33" w14:textId="77777777" w:rsidR="00D00CA2" w:rsidRDefault="00D00CA2" w:rsidP="00D00CA2">
      <w:pPr>
        <w:widowControl w:val="0"/>
        <w:autoSpaceDE w:val="0"/>
        <w:autoSpaceDN w:val="0"/>
        <w:ind w:left="2" w:right="5"/>
        <w:jc w:val="center"/>
        <w:rPr>
          <w:rFonts w:ascii="Sylfaen" w:eastAsia="Sylfaen" w:hAnsi="Sylfaen" w:cs="Sylfaen"/>
          <w:sz w:val="36"/>
          <w:szCs w:val="36"/>
          <w:lang w:val="hy-AM"/>
        </w:rPr>
      </w:pPr>
    </w:p>
    <w:p w14:paraId="55302C4F" w14:textId="77777777" w:rsidR="00D00CA2" w:rsidRDefault="00D00CA2" w:rsidP="00D00CA2">
      <w:pPr>
        <w:widowControl w:val="0"/>
        <w:autoSpaceDE w:val="0"/>
        <w:autoSpaceDN w:val="0"/>
        <w:ind w:left="2" w:right="5"/>
        <w:jc w:val="center"/>
        <w:rPr>
          <w:rFonts w:ascii="Sylfaen" w:eastAsia="Sylfaen" w:hAnsi="Sylfaen" w:cs="Sylfaen"/>
          <w:sz w:val="36"/>
          <w:szCs w:val="36"/>
          <w:lang w:val="hy-AM"/>
        </w:rPr>
      </w:pPr>
    </w:p>
    <w:p w14:paraId="3420AF3D" w14:textId="77777777" w:rsidR="00D00CA2" w:rsidRDefault="00D00CA2" w:rsidP="00D00CA2">
      <w:pPr>
        <w:widowControl w:val="0"/>
        <w:autoSpaceDE w:val="0"/>
        <w:autoSpaceDN w:val="0"/>
        <w:ind w:left="2" w:right="5"/>
        <w:jc w:val="center"/>
        <w:rPr>
          <w:rFonts w:ascii="Sylfaen" w:eastAsia="Sylfaen" w:hAnsi="Sylfaen" w:cs="Sylfaen"/>
          <w:sz w:val="36"/>
          <w:szCs w:val="36"/>
          <w:lang w:val="hy-AM"/>
        </w:rPr>
      </w:pPr>
    </w:p>
    <w:p w14:paraId="64EF7726" w14:textId="77777777" w:rsidR="00D00CA2" w:rsidRDefault="00D00CA2" w:rsidP="00D00CA2">
      <w:pPr>
        <w:widowControl w:val="0"/>
        <w:autoSpaceDE w:val="0"/>
        <w:autoSpaceDN w:val="0"/>
        <w:ind w:left="2" w:right="5"/>
        <w:jc w:val="center"/>
        <w:rPr>
          <w:rFonts w:ascii="Sylfaen" w:eastAsia="Sylfaen" w:hAnsi="Sylfaen" w:cs="Sylfaen"/>
          <w:sz w:val="36"/>
          <w:szCs w:val="36"/>
          <w:lang w:val="hy-AM"/>
        </w:rPr>
      </w:pPr>
    </w:p>
    <w:p w14:paraId="51BACB4A" w14:textId="77777777" w:rsidR="00D00CA2" w:rsidRDefault="00D00CA2" w:rsidP="00D00CA2">
      <w:pPr>
        <w:widowControl w:val="0"/>
        <w:autoSpaceDE w:val="0"/>
        <w:autoSpaceDN w:val="0"/>
        <w:ind w:left="2" w:right="5"/>
        <w:jc w:val="center"/>
        <w:rPr>
          <w:rFonts w:ascii="Sylfaen" w:eastAsia="Sylfaen" w:hAnsi="Sylfaen" w:cs="Sylfaen"/>
          <w:sz w:val="36"/>
          <w:szCs w:val="36"/>
          <w:lang w:val="hy-AM"/>
        </w:rPr>
      </w:pPr>
    </w:p>
    <w:p w14:paraId="0615B199" w14:textId="46DDAECC" w:rsidR="00D00CA2" w:rsidRDefault="00D00CA2" w:rsidP="00D00CA2">
      <w:pPr>
        <w:widowControl w:val="0"/>
        <w:autoSpaceDE w:val="0"/>
        <w:autoSpaceDN w:val="0"/>
        <w:ind w:left="2" w:right="5"/>
        <w:jc w:val="center"/>
        <w:rPr>
          <w:rFonts w:ascii="Sylfaen" w:eastAsia="Sylfaen" w:hAnsi="Sylfaen" w:cs="Sylfaen"/>
          <w:sz w:val="36"/>
          <w:szCs w:val="36"/>
          <w:lang w:val="hy-AM"/>
        </w:rPr>
      </w:pPr>
    </w:p>
    <w:p w14:paraId="5ED40BC7" w14:textId="2B1CE0AD" w:rsidR="003D538F" w:rsidRPr="003D538F" w:rsidRDefault="00D00CA2" w:rsidP="003D538F">
      <w:pPr>
        <w:widowControl w:val="0"/>
        <w:autoSpaceDE w:val="0"/>
        <w:autoSpaceDN w:val="0"/>
        <w:ind w:left="2" w:right="5"/>
        <w:jc w:val="center"/>
        <w:rPr>
          <w:rFonts w:ascii="Sylfaen" w:eastAsia="Sylfaen" w:hAnsi="Sylfaen" w:cs="Sylfaen"/>
          <w:spacing w:val="-4"/>
          <w:sz w:val="28"/>
          <w:szCs w:val="28"/>
          <w:lang w:val="hy-AM"/>
        </w:rPr>
      </w:pPr>
      <w:r>
        <w:rPr>
          <w:noProof/>
          <w14:ligatures w14:val="standardContextual"/>
        </w:rPr>
        <mc:AlternateContent>
          <mc:Choice Requires="wps">
            <w:drawing>
              <wp:anchor distT="0" distB="0" distL="114300" distR="114300" simplePos="0" relativeHeight="251664384" behindDoc="0" locked="0" layoutInCell="1" allowOverlap="1" wp14:anchorId="3887E434" wp14:editId="02E1144E">
                <wp:simplePos x="0" y="0"/>
                <wp:positionH relativeFrom="column">
                  <wp:posOffset>5444197</wp:posOffset>
                </wp:positionH>
                <wp:positionV relativeFrom="paragraph">
                  <wp:posOffset>233583</wp:posOffset>
                </wp:positionV>
                <wp:extent cx="773723" cy="400929"/>
                <wp:effectExtent l="0" t="0" r="26670" b="18415"/>
                <wp:wrapNone/>
                <wp:docPr id="5" name="Rectangle 5"/>
                <wp:cNvGraphicFramePr/>
                <a:graphic xmlns:a="http://schemas.openxmlformats.org/drawingml/2006/main">
                  <a:graphicData uri="http://schemas.microsoft.com/office/word/2010/wordprocessingShape">
                    <wps:wsp>
                      <wps:cNvSpPr/>
                      <wps:spPr>
                        <a:xfrm>
                          <a:off x="0" y="0"/>
                          <a:ext cx="773723" cy="400929"/>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580910" id="Rectangle 5" o:spid="_x0000_s1026" style="position:absolute;margin-left:428.7pt;margin-top:18.4pt;width:60.9pt;height:31.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" fillcolor="white [3201]" strokecolor="white [3212]" strokeweight="1pt"/>
            </w:pict>
          </mc:Fallback>
        </mc:AlternateContent>
      </w:r>
      <w:r w:rsidRPr="002E3178">
        <w:rPr>
          <w:rFonts w:ascii="Sylfaen" w:eastAsia="Sylfaen" w:hAnsi="Sylfaen" w:cs="Sylfaen"/>
          <w:sz w:val="28"/>
          <w:szCs w:val="28"/>
          <w:lang w:val="hy-AM"/>
        </w:rPr>
        <w:t xml:space="preserve">ԵՐԵՎԱՆ </w:t>
      </w:r>
      <w:r w:rsidRPr="002E3178">
        <w:rPr>
          <w:rFonts w:ascii="Sylfaen" w:eastAsia="Sylfaen" w:hAnsi="Sylfaen" w:cs="Sylfaen"/>
          <w:spacing w:val="-4"/>
          <w:sz w:val="28"/>
          <w:szCs w:val="28"/>
          <w:lang w:val="hy-AM"/>
        </w:rPr>
        <w:t>202</w:t>
      </w:r>
      <w:r>
        <w:rPr>
          <w:rFonts w:ascii="Sylfaen" w:eastAsia="Sylfaen" w:hAnsi="Sylfaen" w:cs="Sylfaen"/>
          <w:spacing w:val="-4"/>
          <w:sz w:val="28"/>
          <w:szCs w:val="28"/>
          <w:lang w:val="hy-AM"/>
        </w:rPr>
        <w:t>6</w:t>
      </w:r>
    </w:p>
    <w:p w14:paraId="48E5229D" w14:textId="0DE41AB4" w:rsidR="003D538F" w:rsidRDefault="00C5075C" w:rsidP="00D00CA2">
      <w:pPr>
        <w:widowControl w:val="0"/>
        <w:autoSpaceDE w:val="0"/>
        <w:autoSpaceDN w:val="0"/>
        <w:ind w:left="2" w:right="5"/>
        <w:jc w:val="center"/>
        <w:rPr>
          <w:rFonts w:ascii="Sylfaen" w:eastAsia="Sylfaen" w:hAnsi="Sylfaen" w:cs="Sylfaen"/>
          <w:sz w:val="28"/>
          <w:szCs w:val="28"/>
          <w:lang w:val="hy-AM"/>
        </w:rPr>
      </w:pPr>
      <w:r>
        <w:rPr>
          <w:rFonts w:ascii="Sylfaen" w:hAnsi="Sylfaen"/>
          <w:noProof/>
          <w:lang w:val="hy-AM"/>
          <w14:ligatures w14:val="standardContextual"/>
        </w:rPr>
        <mc:AlternateContent>
          <mc:Choice Requires="wps">
            <w:drawing>
              <wp:anchor distT="0" distB="0" distL="114300" distR="114300" simplePos="0" relativeHeight="251685888" behindDoc="0" locked="0" layoutInCell="1" allowOverlap="1" wp14:anchorId="258BC7B8" wp14:editId="32869921">
                <wp:simplePos x="0" y="0"/>
                <wp:positionH relativeFrom="column">
                  <wp:posOffset>2739715</wp:posOffset>
                </wp:positionH>
                <wp:positionV relativeFrom="paragraph">
                  <wp:posOffset>429703</wp:posOffset>
                </wp:positionV>
                <wp:extent cx="576775" cy="288388"/>
                <wp:effectExtent l="0" t="0" r="13970" b="16510"/>
                <wp:wrapNone/>
                <wp:docPr id="61" name="Rectangle 61"/>
                <wp:cNvGraphicFramePr/>
                <a:graphic xmlns:a="http://schemas.openxmlformats.org/drawingml/2006/main">
                  <a:graphicData uri="http://schemas.microsoft.com/office/word/2010/wordprocessingShape">
                    <wps:wsp>
                      <wps:cNvSpPr/>
                      <wps:spPr>
                        <a:xfrm>
                          <a:off x="0" y="0"/>
                          <a:ext cx="576775" cy="2883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58AADE" id="Rectangle 61" o:spid="_x0000_s1026" style="position:absolute;margin-left:215.75pt;margin-top:33.85pt;width:45.4pt;height:22.7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" fillcolor="white [3212]" strokecolor="white [3212]" strokeweight="1pt"/>
            </w:pict>
          </mc:Fallback>
        </mc:AlternateContent>
      </w:r>
    </w:p>
    <w:p w14:paraId="1C7E7166" w14:textId="090CBE17" w:rsidR="00D00CA2" w:rsidRDefault="00D00CA2" w:rsidP="00D00CA2">
      <w:pPr>
        <w:widowControl w:val="0"/>
        <w:autoSpaceDE w:val="0"/>
        <w:autoSpaceDN w:val="0"/>
        <w:ind w:left="2" w:right="5"/>
        <w:jc w:val="center"/>
        <w:rPr>
          <w:rFonts w:ascii="Sylfaen" w:eastAsia="Sylfaen" w:hAnsi="Sylfaen" w:cs="Sylfaen"/>
          <w:spacing w:val="-4"/>
          <w:sz w:val="28"/>
          <w:szCs w:val="28"/>
          <w:lang w:val="hy-AM"/>
        </w:rPr>
      </w:pPr>
      <w:r w:rsidRPr="002E3178">
        <w:rPr>
          <w:rFonts w:ascii="Sylfaen" w:eastAsia="Sylfaen" w:hAnsi="Sylfaen" w:cs="Sylfaen"/>
          <w:sz w:val="28"/>
          <w:szCs w:val="28"/>
          <w:lang w:val="hy-AM"/>
        </w:rPr>
        <w:lastRenderedPageBreak/>
        <w:t xml:space="preserve">ԱՌԱՋԱԴՐԱՆՔԻ </w:t>
      </w:r>
      <w:r w:rsidRPr="002E3178">
        <w:rPr>
          <w:rFonts w:ascii="Sylfaen" w:eastAsia="Sylfaen" w:hAnsi="Sylfaen" w:cs="Sylfaen"/>
          <w:spacing w:val="-4"/>
          <w:sz w:val="28"/>
          <w:szCs w:val="28"/>
          <w:lang w:val="hy-AM"/>
        </w:rPr>
        <w:t>ԹԵՄԱ</w:t>
      </w:r>
    </w:p>
    <w:p w14:paraId="39D10749" w14:textId="77777777" w:rsidR="00D00CA2" w:rsidRPr="00DD353C" w:rsidRDefault="00D00CA2" w:rsidP="00D00CA2">
      <w:pPr>
        <w:widowControl w:val="0"/>
        <w:autoSpaceDE w:val="0"/>
        <w:autoSpaceDN w:val="0"/>
        <w:ind w:left="2" w:right="5"/>
        <w:jc w:val="center"/>
        <w:rPr>
          <w:rFonts w:ascii="Sylfaen" w:eastAsia="Sylfaen" w:hAnsi="Sylfaen" w:cs="Sylfaen"/>
          <w:sz w:val="36"/>
          <w:szCs w:val="36"/>
          <w:lang w:val="hy-AM"/>
        </w:rPr>
      </w:pPr>
    </w:p>
    <w:p w14:paraId="23113BF6" w14:textId="77777777" w:rsidR="00D00CA2" w:rsidRPr="00240E03" w:rsidRDefault="00D00CA2" w:rsidP="00D00CA2">
      <w:pPr>
        <w:widowControl w:val="0"/>
        <w:autoSpaceDE w:val="0"/>
        <w:autoSpaceDN w:val="0"/>
        <w:ind w:left="2" w:right="5"/>
        <w:jc w:val="center"/>
        <w:rPr>
          <w:rFonts w:ascii="Sylfaen" w:eastAsia="Sylfaen" w:hAnsi="Sylfaen" w:cs="Sylfaen"/>
          <w:lang w:val="hy-AM"/>
        </w:rPr>
      </w:pPr>
      <w:r w:rsidRPr="00240E03">
        <w:rPr>
          <w:rFonts w:ascii="Sylfaen" w:eastAsia="Sylfaen" w:hAnsi="Sylfaen" w:cs="Sylfaen"/>
          <w:noProof/>
          <w:sz w:val="28"/>
          <w:szCs w:val="28"/>
          <w:lang w:val="ru-RU"/>
        </w:rPr>
        <mc:AlternateContent>
          <mc:Choice Requires="wps">
            <w:drawing>
              <wp:anchor distT="0" distB="0" distL="0" distR="0" simplePos="0" relativeHeight="251660288" behindDoc="1" locked="0" layoutInCell="1" allowOverlap="1" wp14:anchorId="507CF858" wp14:editId="3D34F4EC">
                <wp:simplePos x="0" y="0"/>
                <wp:positionH relativeFrom="margin">
                  <wp:align>left</wp:align>
                </wp:positionH>
                <wp:positionV relativeFrom="paragraph">
                  <wp:posOffset>205924</wp:posOffset>
                </wp:positionV>
                <wp:extent cx="6102350" cy="1270"/>
                <wp:effectExtent l="0" t="0" r="0" b="0"/>
                <wp:wrapTopAndBottom/>
                <wp:docPr id="54781751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02350" cy="1270"/>
                        </a:xfrm>
                        <a:custGeom>
                          <a:avLst/>
                          <a:gdLst>
                            <a:gd name="T0" fmla="*/ 0 w 6102350"/>
                            <a:gd name="T1" fmla="*/ 0 h 1270"/>
                            <a:gd name="T2" fmla="*/ 6102096 w 6102350"/>
                            <a:gd name="T3" fmla="*/ 0 h 1270"/>
                          </a:gdLst>
                          <a:ahLst/>
                          <a:cxnLst>
                            <a:cxn ang="0">
                              <a:pos x="T0" y="T1"/>
                            </a:cxn>
                            <a:cxn ang="0">
                              <a:pos x="T2" y="T3"/>
                            </a:cxn>
                          </a:cxnLst>
                          <a:rect l="0" t="0" r="r" b="b"/>
                          <a:pathLst>
                            <a:path w="6102350" h="1270">
                              <a:moveTo>
                                <a:pt x="0" y="0"/>
                              </a:moveTo>
                              <a:lnTo>
                                <a:pt x="6102096" y="0"/>
                              </a:lnTo>
                            </a:path>
                          </a:pathLst>
                        </a:custGeom>
                        <a:noFill/>
                        <a:ln w="706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433E9" id="Freeform: Shape 5" o:spid="_x0000_s1026" style="position:absolute;margin-left:0;margin-top:16.2pt;width:480.5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6102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" path="m,l6102096,e" filled="f" strokeweight=".19636mm">
                <v:path arrowok="t" o:connecttype="custom" o:connectlocs="0,0;6102096,0" o:connectangles="0,0"/>
                <w10:wrap type="topAndBottom" anchorx="margin"/>
              </v:shape>
            </w:pict>
          </mc:Fallback>
        </mc:AlternateContent>
      </w:r>
      <w:bookmarkStart w:id="108" w:name="_Hlk224044866"/>
      <w:r>
        <w:rPr>
          <w:rFonts w:ascii="Sylfaen" w:eastAsia="Sylfaen" w:hAnsi="Sylfaen" w:cs="Sylfaen"/>
          <w:lang w:val="hy-AM"/>
        </w:rPr>
        <w:t xml:space="preserve">Ծրագրավորումը </w:t>
      </w:r>
      <w:r w:rsidRPr="00240E03">
        <w:rPr>
          <w:rFonts w:ascii="Sylfaen" w:eastAsia="Sylfaen" w:hAnsi="Sylfaen" w:cs="Sylfaen"/>
          <w:lang w:val="hy-AM"/>
        </w:rPr>
        <w:t xml:space="preserve"> </w:t>
      </w:r>
      <w:r>
        <w:rPr>
          <w:rFonts w:ascii="Sylfaen" w:eastAsia="Sylfaen" w:hAnsi="Sylfaen" w:cs="Sylfaen"/>
          <w:lang w:val="hy-AM"/>
        </w:rPr>
        <w:t>շրջակա</w:t>
      </w:r>
      <w:r w:rsidRPr="00240E03">
        <w:rPr>
          <w:rFonts w:ascii="Sylfaen" w:eastAsia="Sylfaen" w:hAnsi="Sylfaen" w:cs="Sylfaen"/>
          <w:lang w:val="hy-AM"/>
        </w:rPr>
        <w:t xml:space="preserve"> </w:t>
      </w:r>
      <w:r>
        <w:rPr>
          <w:rFonts w:ascii="Sylfaen" w:eastAsia="Sylfaen" w:hAnsi="Sylfaen" w:cs="Sylfaen"/>
          <w:lang w:val="hy-AM"/>
        </w:rPr>
        <w:t xml:space="preserve">միջավայրի </w:t>
      </w:r>
      <w:r w:rsidRPr="00240E03">
        <w:rPr>
          <w:rFonts w:ascii="Sylfaen" w:eastAsia="Sylfaen" w:hAnsi="Sylfaen" w:cs="Sylfaen"/>
          <w:lang w:val="hy-AM"/>
        </w:rPr>
        <w:t xml:space="preserve"> </w:t>
      </w:r>
      <w:r>
        <w:rPr>
          <w:rFonts w:ascii="Sylfaen" w:eastAsia="Sylfaen" w:hAnsi="Sylfaen" w:cs="Sylfaen"/>
          <w:lang w:val="hy-AM"/>
        </w:rPr>
        <w:t>մոնիթորինգի համակարգում</w:t>
      </w:r>
      <w:bookmarkEnd w:id="108"/>
    </w:p>
    <w:p w14:paraId="673607EF" w14:textId="77777777" w:rsidR="00D00CA2" w:rsidRPr="002E3178" w:rsidRDefault="00D00CA2" w:rsidP="00D00CA2">
      <w:pPr>
        <w:widowControl w:val="0"/>
        <w:autoSpaceDE w:val="0"/>
        <w:autoSpaceDN w:val="0"/>
        <w:ind w:right="5"/>
        <w:jc w:val="center"/>
        <w:rPr>
          <w:rFonts w:ascii="Sylfaen" w:eastAsia="Sylfaen" w:hAnsi="Sylfaen" w:cs="Sylfaen"/>
          <w:sz w:val="28"/>
          <w:szCs w:val="28"/>
          <w:lang w:val="hy-AM"/>
        </w:rPr>
      </w:pPr>
    </w:p>
    <w:p w14:paraId="1EDB452D" w14:textId="77777777" w:rsidR="00D00CA2" w:rsidRDefault="00D00CA2" w:rsidP="00D00CA2">
      <w:pPr>
        <w:rPr>
          <w:lang w:val="hy-AM"/>
        </w:rPr>
      </w:pPr>
      <w:r w:rsidRPr="00492042">
        <w:rPr>
          <w:rFonts w:ascii="Sylfaen" w:eastAsia="Sylfaen" w:hAnsi="Sylfaen" w:cs="Sylfaen"/>
          <w:noProof/>
          <w:sz w:val="28"/>
          <w:szCs w:val="28"/>
          <w:lang w:val="ru-RU"/>
        </w:rPr>
        <mc:AlternateContent>
          <mc:Choice Requires="wps">
            <w:drawing>
              <wp:anchor distT="0" distB="0" distL="0" distR="0" simplePos="0" relativeHeight="251661312" behindDoc="1" locked="0" layoutInCell="1" allowOverlap="1" wp14:anchorId="4D2DFF61" wp14:editId="33A4C70B">
                <wp:simplePos x="0" y="0"/>
                <wp:positionH relativeFrom="page">
                  <wp:posOffset>1080135</wp:posOffset>
                </wp:positionH>
                <wp:positionV relativeFrom="paragraph">
                  <wp:posOffset>176530</wp:posOffset>
                </wp:positionV>
                <wp:extent cx="6102350" cy="1270"/>
                <wp:effectExtent l="0" t="0" r="0" b="0"/>
                <wp:wrapTopAndBottom/>
                <wp:docPr id="1969735773"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02350" cy="1270"/>
                        </a:xfrm>
                        <a:custGeom>
                          <a:avLst/>
                          <a:gdLst>
                            <a:gd name="T0" fmla="*/ 0 w 6102350"/>
                            <a:gd name="T1" fmla="*/ 0 h 1270"/>
                            <a:gd name="T2" fmla="*/ 6102096 w 6102350"/>
                            <a:gd name="T3" fmla="*/ 0 h 1270"/>
                          </a:gdLst>
                          <a:ahLst/>
                          <a:cxnLst>
                            <a:cxn ang="0">
                              <a:pos x="T0" y="T1"/>
                            </a:cxn>
                            <a:cxn ang="0">
                              <a:pos x="T2" y="T3"/>
                            </a:cxn>
                          </a:cxnLst>
                          <a:rect l="0" t="0" r="r" b="b"/>
                          <a:pathLst>
                            <a:path w="6102350" h="1270">
                              <a:moveTo>
                                <a:pt x="0" y="0"/>
                              </a:moveTo>
                              <a:lnTo>
                                <a:pt x="6102096" y="0"/>
                              </a:lnTo>
                            </a:path>
                          </a:pathLst>
                        </a:custGeom>
                        <a:noFill/>
                        <a:ln w="706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757838" id="Freeform: Shape 5" o:spid="_x0000_s1026" style="position:absolute;margin-left:85.05pt;margin-top:13.9pt;width:48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02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" path="m,l6102096,e" filled="f" strokeweight=".19636mm">
                <v:path arrowok="t" o:connecttype="custom" o:connectlocs="0,0;6102096,0" o:connectangles="0,0"/>
                <w10:wrap type="topAndBottom" anchorx="page"/>
              </v:shape>
            </w:pict>
          </mc:Fallback>
        </mc:AlternateContent>
      </w:r>
      <w:r>
        <w:rPr>
          <w:lang w:val="hy-AM"/>
        </w:rPr>
        <w:t xml:space="preserve">                                                                                                                                                                        </w:t>
      </w:r>
    </w:p>
    <w:p w14:paraId="5CF991A8" w14:textId="77777777" w:rsidR="00D00CA2" w:rsidRDefault="00D00CA2" w:rsidP="00D00CA2">
      <w:pPr>
        <w:rPr>
          <w:lang w:val="hy-AM"/>
        </w:rPr>
      </w:pPr>
    </w:p>
    <w:p w14:paraId="6D55D0B7" w14:textId="77777777" w:rsidR="00D00CA2" w:rsidRDefault="00D00CA2" w:rsidP="00D00CA2">
      <w:pPr>
        <w:rPr>
          <w:lang w:val="hy-AM"/>
        </w:rPr>
      </w:pPr>
    </w:p>
    <w:p w14:paraId="1034F1E5" w14:textId="77777777" w:rsidR="00D00CA2" w:rsidRPr="005F550C" w:rsidRDefault="00D00CA2" w:rsidP="00D00CA2">
      <w:pPr>
        <w:widowControl w:val="0"/>
        <w:autoSpaceDE w:val="0"/>
        <w:autoSpaceDN w:val="0"/>
        <w:spacing w:line="360" w:lineRule="auto"/>
        <w:ind w:right="5"/>
        <w:jc w:val="center"/>
        <w:rPr>
          <w:rFonts w:ascii="Sylfaen" w:eastAsia="Sylfaen" w:hAnsi="Sylfaen" w:cs="Sylfaen"/>
          <w:spacing w:val="-2"/>
          <w:sz w:val="28"/>
          <w:szCs w:val="28"/>
          <w:lang w:val="hy-AM"/>
        </w:rPr>
      </w:pPr>
      <w:r w:rsidRPr="005F550C">
        <w:rPr>
          <w:rFonts w:ascii="Sylfaen" w:eastAsia="Sylfaen" w:hAnsi="Sylfaen" w:cs="Sylfaen"/>
          <w:sz w:val="28"/>
          <w:szCs w:val="28"/>
          <w:lang w:val="hy-AM"/>
        </w:rPr>
        <w:t>ԱՌԱՋԱԴՐՎՈՂ</w:t>
      </w:r>
      <w:r w:rsidRPr="00492042">
        <w:rPr>
          <w:rFonts w:ascii="Sylfaen" w:eastAsia="Sylfaen" w:hAnsi="Sylfaen" w:cs="Sylfaen"/>
          <w:sz w:val="28"/>
          <w:szCs w:val="28"/>
          <w:lang w:val="hy-AM"/>
        </w:rPr>
        <w:t xml:space="preserve">  </w:t>
      </w:r>
      <w:r w:rsidRPr="005F550C">
        <w:rPr>
          <w:rFonts w:ascii="Sylfaen" w:eastAsia="Sylfaen" w:hAnsi="Sylfaen" w:cs="Sylfaen"/>
          <w:spacing w:val="-2"/>
          <w:sz w:val="28"/>
          <w:szCs w:val="28"/>
          <w:lang w:val="hy-AM"/>
        </w:rPr>
        <w:t>ԳՐԱԿԱՆՈՒԹՅՈՒՆ</w:t>
      </w:r>
    </w:p>
    <w:p w14:paraId="5A30A9F1" w14:textId="77777777" w:rsidR="00D00CA2" w:rsidRPr="005F550C" w:rsidRDefault="00D00CA2" w:rsidP="00D00CA2">
      <w:pPr>
        <w:pStyle w:val="ng-star-inserted"/>
        <w:numPr>
          <w:ilvl w:val="0"/>
          <w:numId w:val="39"/>
        </w:numPr>
        <w:shd w:val="clear" w:color="auto" w:fill="FFFFFF"/>
        <w:spacing w:before="0" w:beforeAutospacing="0" w:after="105" w:afterAutospacing="0" w:line="315" w:lineRule="atLeast"/>
        <w:rPr>
          <w:rFonts w:ascii="Arial" w:hAnsi="Arial" w:cs="Arial"/>
          <w:color w:val="2B2D31"/>
          <w:sz w:val="21"/>
          <w:szCs w:val="21"/>
          <w:lang w:val="hy-AM"/>
        </w:rPr>
      </w:pPr>
      <w:r w:rsidRPr="005F550C">
        <w:rPr>
          <w:rStyle w:val="ng-star-inserted1"/>
          <w:rFonts w:ascii="Arial" w:eastAsiaTheme="majorEastAsia" w:hAnsi="Arial"/>
          <w:color w:val="2B2D31"/>
          <w:sz w:val="21"/>
          <w:szCs w:val="21"/>
          <w:lang w:val="hy-AM"/>
        </w:rPr>
        <w:t>ՀՀ օրենքը «Շրջակա միջավայրի վրա ազդեցության գնահատման և փորձաքննության մասին», Երևան, 2014թ.։</w:t>
      </w:r>
    </w:p>
    <w:p w14:paraId="17F474E5" w14:textId="77777777" w:rsidR="00D00CA2" w:rsidRPr="005F550C" w:rsidRDefault="00D00CA2" w:rsidP="00D00CA2">
      <w:pPr>
        <w:pStyle w:val="ng-star-inserted"/>
        <w:numPr>
          <w:ilvl w:val="0"/>
          <w:numId w:val="39"/>
        </w:numPr>
        <w:shd w:val="clear" w:color="auto" w:fill="FFFFFF"/>
        <w:spacing w:before="0" w:beforeAutospacing="0" w:after="105" w:afterAutospacing="0" w:line="315" w:lineRule="atLeast"/>
        <w:rPr>
          <w:rFonts w:ascii="Arial" w:hAnsi="Arial" w:cs="Arial"/>
          <w:color w:val="2B2D31"/>
          <w:sz w:val="21"/>
          <w:szCs w:val="21"/>
          <w:lang w:val="hy-AM"/>
        </w:rPr>
      </w:pPr>
      <w:r w:rsidRPr="005F550C">
        <w:rPr>
          <w:rStyle w:val="ng-star-inserted1"/>
          <w:rFonts w:ascii="Arial" w:eastAsiaTheme="majorEastAsia" w:hAnsi="Arial"/>
          <w:color w:val="2B2D31"/>
          <w:sz w:val="21"/>
          <w:szCs w:val="21"/>
          <w:lang w:val="hy-AM"/>
        </w:rPr>
        <w:t>Կ. Վ. Գրիգորյան, «Էկոլոգիա և բնապահպանություն», ուսումնական ձեռնարկ, Երևան, ԵՊՀ հրատ., 2016թ.։</w:t>
      </w:r>
    </w:p>
    <w:p w14:paraId="18352FB7" w14:textId="77777777" w:rsidR="00D00CA2" w:rsidRPr="001B73B3" w:rsidRDefault="00D00CA2" w:rsidP="00D00CA2">
      <w:pPr>
        <w:pStyle w:val="ng-star-inserted"/>
        <w:numPr>
          <w:ilvl w:val="0"/>
          <w:numId w:val="39"/>
        </w:numPr>
        <w:shd w:val="clear" w:color="auto" w:fill="FFFFFF"/>
        <w:spacing w:before="0" w:beforeAutospacing="0" w:after="105" w:afterAutospacing="0" w:line="315" w:lineRule="atLeast"/>
        <w:rPr>
          <w:rStyle w:val="ng-star-inserted1"/>
          <w:rFonts w:ascii="Arial" w:hAnsi="Arial"/>
          <w:color w:val="2B2D31"/>
          <w:sz w:val="21"/>
          <w:szCs w:val="21"/>
          <w:lang w:val="en-US"/>
        </w:rPr>
      </w:pPr>
      <w:r w:rsidRPr="005F550C">
        <w:rPr>
          <w:rStyle w:val="ng-star-inserted1"/>
          <w:rFonts w:ascii="Arial" w:eastAsiaTheme="majorEastAsia" w:hAnsi="Arial"/>
          <w:color w:val="2B2D31"/>
          <w:sz w:val="21"/>
          <w:szCs w:val="21"/>
          <w:lang w:val="en-US"/>
        </w:rPr>
        <w:t>A. Zanella et al., "Internet of Things for Smart Cities and Environmental Monitoring", IEEE Internet of Things Journal, 2014.</w:t>
      </w:r>
    </w:p>
    <w:p w14:paraId="4B742DA3" w14:textId="77777777" w:rsidR="00D00CA2" w:rsidRPr="001B73B3" w:rsidRDefault="00D00CA2" w:rsidP="00D00CA2">
      <w:pPr>
        <w:pStyle w:val="ng-star-inserted"/>
        <w:numPr>
          <w:ilvl w:val="0"/>
          <w:numId w:val="39"/>
        </w:numPr>
        <w:shd w:val="clear" w:color="auto" w:fill="FFFFFF"/>
        <w:spacing w:after="105" w:line="315" w:lineRule="atLeast"/>
        <w:rPr>
          <w:rFonts w:ascii="Arial" w:hAnsi="Arial" w:cs="Arial"/>
          <w:color w:val="2B2D31"/>
          <w:sz w:val="21"/>
          <w:szCs w:val="21"/>
          <w:lang w:val="en-US"/>
        </w:rPr>
      </w:pPr>
      <w:r w:rsidRPr="001B73B3">
        <w:rPr>
          <w:rFonts w:ascii="Arial" w:hAnsi="Arial" w:cs="Arial"/>
          <w:color w:val="2B2D31"/>
          <w:sz w:val="21"/>
          <w:szCs w:val="21"/>
          <w:lang w:val="en-US"/>
        </w:rPr>
        <w:t>ISO 14001:2015. "Environmental management systems — Requirements with guidance for use".</w:t>
      </w:r>
    </w:p>
    <w:p w14:paraId="43079BDC" w14:textId="77777777" w:rsidR="00D00CA2" w:rsidRPr="005F550C" w:rsidRDefault="00D00CA2" w:rsidP="00D00CA2">
      <w:pPr>
        <w:pStyle w:val="ng-star-inserted"/>
        <w:numPr>
          <w:ilvl w:val="0"/>
          <w:numId w:val="39"/>
        </w:numPr>
        <w:shd w:val="clear" w:color="auto" w:fill="FFFFFF"/>
        <w:spacing w:before="0" w:beforeAutospacing="0" w:after="105" w:afterAutospacing="0" w:line="315" w:lineRule="atLeast"/>
        <w:rPr>
          <w:rFonts w:ascii="Arial" w:hAnsi="Arial" w:cs="Arial"/>
          <w:color w:val="2B2D31"/>
          <w:sz w:val="21"/>
          <w:szCs w:val="21"/>
          <w:lang w:val="en-US"/>
        </w:rPr>
      </w:pPr>
      <w:r w:rsidRPr="001B73B3">
        <w:rPr>
          <w:rFonts w:ascii="Arial" w:hAnsi="Arial" w:cs="Arial"/>
          <w:color w:val="2B2D31"/>
          <w:sz w:val="21"/>
          <w:szCs w:val="21"/>
          <w:lang w:val="en-US"/>
        </w:rPr>
        <w:t>Fraden, J., "Handbook of Modern Sensors: Physics, Designs, and Applications", 4th Edition, Springer, 2010.</w:t>
      </w:r>
    </w:p>
    <w:p w14:paraId="15F31201" w14:textId="77777777" w:rsidR="00D00CA2" w:rsidRDefault="00D00CA2" w:rsidP="00D00CA2">
      <w:pPr>
        <w:pStyle w:val="ng-star-inserted"/>
        <w:numPr>
          <w:ilvl w:val="0"/>
          <w:numId w:val="3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olor w:val="2B2D31"/>
          <w:sz w:val="21"/>
          <w:szCs w:val="21"/>
        </w:rPr>
        <w:t>ГОСТ Р 56059-2014. «Производственный экологический мониторинг. Общие положения».</w:t>
      </w:r>
    </w:p>
    <w:p w14:paraId="290663FE" w14:textId="77777777" w:rsidR="00D00CA2" w:rsidRPr="005F550C" w:rsidRDefault="00D00CA2" w:rsidP="00D00CA2">
      <w:pPr>
        <w:pStyle w:val="ng-star-inserted"/>
        <w:numPr>
          <w:ilvl w:val="0"/>
          <w:numId w:val="39"/>
        </w:numPr>
        <w:shd w:val="clear" w:color="auto" w:fill="FFFFFF"/>
        <w:spacing w:before="0" w:beforeAutospacing="0" w:after="105" w:afterAutospacing="0" w:line="315" w:lineRule="atLeast"/>
        <w:rPr>
          <w:rFonts w:ascii="Arial" w:hAnsi="Arial" w:cs="Arial"/>
          <w:color w:val="2B2D31"/>
          <w:sz w:val="21"/>
          <w:szCs w:val="21"/>
          <w:lang w:val="en-US"/>
        </w:rPr>
      </w:pPr>
      <w:r w:rsidRPr="005F550C">
        <w:rPr>
          <w:rStyle w:val="ng-star-inserted1"/>
          <w:rFonts w:ascii="Arial" w:eastAsiaTheme="majorEastAsia" w:hAnsi="Arial"/>
          <w:color w:val="2B2D31"/>
          <w:sz w:val="21"/>
          <w:szCs w:val="21"/>
          <w:lang w:val="en-US"/>
        </w:rPr>
        <w:t>M. Ali, "Machine Learning in Environmental Science and Ecological Monitoring", Springer, 2020.</w:t>
      </w:r>
    </w:p>
    <w:p w14:paraId="7536C084" w14:textId="77777777" w:rsidR="00D00CA2" w:rsidRPr="005F550C" w:rsidRDefault="00D00CA2" w:rsidP="00D00CA2">
      <w:pPr>
        <w:pStyle w:val="ng-star-inserted"/>
        <w:numPr>
          <w:ilvl w:val="0"/>
          <w:numId w:val="39"/>
        </w:numPr>
        <w:shd w:val="clear" w:color="auto" w:fill="FFFFFF"/>
        <w:spacing w:before="0" w:beforeAutospacing="0" w:after="105" w:afterAutospacing="0" w:line="315" w:lineRule="atLeast"/>
        <w:rPr>
          <w:rFonts w:ascii="Arial" w:hAnsi="Arial" w:cs="Arial"/>
          <w:color w:val="2B2D31"/>
          <w:sz w:val="21"/>
          <w:szCs w:val="21"/>
          <w:lang w:val="en-US"/>
        </w:rPr>
      </w:pPr>
      <w:r w:rsidRPr="005F550C">
        <w:rPr>
          <w:rStyle w:val="ng-star-inserted1"/>
          <w:rFonts w:ascii="Arial" w:eastAsiaTheme="majorEastAsia" w:hAnsi="Arial"/>
          <w:color w:val="2B2D31"/>
          <w:sz w:val="21"/>
          <w:szCs w:val="21"/>
          <w:lang w:val="en-US"/>
        </w:rPr>
        <w:t>«</w:t>
      </w:r>
      <w:r>
        <w:rPr>
          <w:rStyle w:val="ng-star-inserted1"/>
          <w:rFonts w:ascii="Arial" w:eastAsiaTheme="majorEastAsia" w:hAnsi="Arial"/>
          <w:color w:val="2B2D31"/>
          <w:sz w:val="21"/>
          <w:szCs w:val="21"/>
        </w:rPr>
        <w:t>Բնապահպանության</w:t>
      </w:r>
      <w:r w:rsidRPr="005F550C">
        <w:rPr>
          <w:rStyle w:val="ng-star-inserted1"/>
          <w:rFonts w:ascii="Arial" w:eastAsiaTheme="majorEastAsia" w:hAnsi="Arial"/>
          <w:color w:val="2B2D31"/>
          <w:sz w:val="21"/>
          <w:szCs w:val="21"/>
          <w:lang w:val="en-US"/>
        </w:rPr>
        <w:t xml:space="preserve"> </w:t>
      </w:r>
      <w:r>
        <w:rPr>
          <w:rStyle w:val="ng-star-inserted1"/>
          <w:rFonts w:ascii="Arial" w:eastAsiaTheme="majorEastAsia" w:hAnsi="Arial"/>
          <w:color w:val="2B2D31"/>
          <w:sz w:val="21"/>
          <w:szCs w:val="21"/>
        </w:rPr>
        <w:t>հիմնահարցեր</w:t>
      </w:r>
      <w:r w:rsidRPr="005F550C">
        <w:rPr>
          <w:rStyle w:val="ng-star-inserted1"/>
          <w:rFonts w:ascii="Arial" w:eastAsiaTheme="majorEastAsia" w:hAnsi="Arial"/>
          <w:color w:val="2B2D31"/>
          <w:sz w:val="21"/>
          <w:szCs w:val="21"/>
          <w:lang w:val="en-US"/>
        </w:rPr>
        <w:t xml:space="preserve"> </w:t>
      </w:r>
      <w:r>
        <w:rPr>
          <w:rStyle w:val="ng-star-inserted1"/>
          <w:rFonts w:ascii="Arial" w:eastAsiaTheme="majorEastAsia" w:hAnsi="Arial"/>
          <w:color w:val="2B2D31"/>
          <w:sz w:val="21"/>
          <w:szCs w:val="21"/>
        </w:rPr>
        <w:t>և</w:t>
      </w:r>
      <w:r w:rsidRPr="005F550C">
        <w:rPr>
          <w:rStyle w:val="ng-star-inserted1"/>
          <w:rFonts w:ascii="Arial" w:eastAsiaTheme="majorEastAsia" w:hAnsi="Arial"/>
          <w:color w:val="2B2D31"/>
          <w:sz w:val="21"/>
          <w:szCs w:val="21"/>
          <w:lang w:val="en-US"/>
        </w:rPr>
        <w:t xml:space="preserve"> </w:t>
      </w:r>
      <w:r>
        <w:rPr>
          <w:rStyle w:val="ng-star-inserted1"/>
          <w:rFonts w:ascii="Arial" w:eastAsiaTheme="majorEastAsia" w:hAnsi="Arial"/>
          <w:color w:val="2B2D31"/>
          <w:sz w:val="21"/>
          <w:szCs w:val="21"/>
        </w:rPr>
        <w:t>կայուն</w:t>
      </w:r>
      <w:r w:rsidRPr="005F550C">
        <w:rPr>
          <w:rStyle w:val="ng-star-inserted1"/>
          <w:rFonts w:ascii="Arial" w:eastAsiaTheme="majorEastAsia" w:hAnsi="Arial"/>
          <w:color w:val="2B2D31"/>
          <w:sz w:val="21"/>
          <w:szCs w:val="21"/>
          <w:lang w:val="en-US"/>
        </w:rPr>
        <w:t xml:space="preserve"> </w:t>
      </w:r>
      <w:r>
        <w:rPr>
          <w:rStyle w:val="ng-star-inserted1"/>
          <w:rFonts w:ascii="Arial" w:eastAsiaTheme="majorEastAsia" w:hAnsi="Arial"/>
          <w:color w:val="2B2D31"/>
          <w:sz w:val="21"/>
          <w:szCs w:val="21"/>
        </w:rPr>
        <w:t>զարգացում</w:t>
      </w:r>
      <w:r w:rsidRPr="005F550C">
        <w:rPr>
          <w:rStyle w:val="ng-star-inserted1"/>
          <w:rFonts w:ascii="Arial" w:eastAsiaTheme="majorEastAsia" w:hAnsi="Arial"/>
          <w:color w:val="2B2D31"/>
          <w:sz w:val="21"/>
          <w:szCs w:val="21"/>
          <w:lang w:val="en-US"/>
        </w:rPr>
        <w:t>»</w:t>
      </w:r>
      <w:r w:rsidRPr="005F550C">
        <w:rPr>
          <w:rStyle w:val="ng-star-inserted1"/>
          <w:rFonts w:ascii="Cambria Math" w:eastAsiaTheme="majorEastAsia" w:hAnsi="Cambria Math" w:cs="Cambria Math"/>
          <w:color w:val="2B2D31"/>
          <w:sz w:val="21"/>
          <w:szCs w:val="21"/>
          <w:lang w:val="en-US"/>
        </w:rPr>
        <w:t>․</w:t>
      </w:r>
      <w:r w:rsidRPr="005F550C">
        <w:rPr>
          <w:rStyle w:val="ng-star-inserted1"/>
          <w:rFonts w:ascii="Arial" w:eastAsiaTheme="majorEastAsia" w:hAnsi="Arial"/>
          <w:color w:val="2B2D31"/>
          <w:sz w:val="21"/>
          <w:szCs w:val="21"/>
          <w:lang w:val="en-US"/>
        </w:rPr>
        <w:t xml:space="preserve"> </w:t>
      </w:r>
      <w:r>
        <w:rPr>
          <w:rStyle w:val="ng-star-inserted1"/>
          <w:rFonts w:ascii="Arial" w:eastAsiaTheme="majorEastAsia" w:hAnsi="Arial"/>
          <w:color w:val="2B2D31"/>
          <w:sz w:val="21"/>
          <w:szCs w:val="21"/>
        </w:rPr>
        <w:t>մեթոդական</w:t>
      </w:r>
      <w:r w:rsidRPr="005F550C">
        <w:rPr>
          <w:rStyle w:val="ng-star-inserted1"/>
          <w:rFonts w:ascii="Arial" w:eastAsiaTheme="majorEastAsia" w:hAnsi="Arial"/>
          <w:color w:val="2B2D31"/>
          <w:sz w:val="21"/>
          <w:szCs w:val="21"/>
          <w:lang w:val="en-US"/>
        </w:rPr>
        <w:t xml:space="preserve"> </w:t>
      </w:r>
      <w:r>
        <w:rPr>
          <w:rStyle w:val="ng-star-inserted1"/>
          <w:rFonts w:ascii="Arial" w:eastAsiaTheme="majorEastAsia" w:hAnsi="Arial"/>
          <w:color w:val="2B2D31"/>
          <w:sz w:val="21"/>
          <w:szCs w:val="21"/>
        </w:rPr>
        <w:t>ձեռնարկ</w:t>
      </w:r>
      <w:r w:rsidRPr="005F550C">
        <w:rPr>
          <w:rStyle w:val="ng-star-inserted1"/>
          <w:rFonts w:ascii="Arial" w:eastAsiaTheme="majorEastAsia" w:hAnsi="Arial"/>
          <w:color w:val="2B2D31"/>
          <w:sz w:val="21"/>
          <w:szCs w:val="21"/>
          <w:lang w:val="en-US"/>
        </w:rPr>
        <w:t xml:space="preserve">, </w:t>
      </w:r>
      <w:r>
        <w:rPr>
          <w:rStyle w:val="ng-star-inserted1"/>
          <w:rFonts w:ascii="Arial" w:eastAsiaTheme="majorEastAsia" w:hAnsi="Arial"/>
          <w:color w:val="2B2D31"/>
          <w:sz w:val="21"/>
          <w:szCs w:val="21"/>
        </w:rPr>
        <w:t>ՀԱՊՀ</w:t>
      </w:r>
      <w:r w:rsidRPr="005F550C">
        <w:rPr>
          <w:rStyle w:val="ng-star-inserted1"/>
          <w:rFonts w:ascii="Arial" w:eastAsiaTheme="majorEastAsia" w:hAnsi="Arial"/>
          <w:color w:val="2B2D31"/>
          <w:sz w:val="21"/>
          <w:szCs w:val="21"/>
          <w:lang w:val="en-US"/>
        </w:rPr>
        <w:t xml:space="preserve">, </w:t>
      </w:r>
      <w:r>
        <w:rPr>
          <w:rStyle w:val="ng-star-inserted1"/>
          <w:rFonts w:ascii="Arial" w:eastAsiaTheme="majorEastAsia" w:hAnsi="Arial"/>
          <w:color w:val="2B2D31"/>
          <w:sz w:val="21"/>
          <w:szCs w:val="21"/>
        </w:rPr>
        <w:t>Երևան</w:t>
      </w:r>
      <w:r w:rsidRPr="005F550C">
        <w:rPr>
          <w:rStyle w:val="ng-star-inserted1"/>
          <w:rFonts w:ascii="Arial" w:eastAsiaTheme="majorEastAsia" w:hAnsi="Arial"/>
          <w:color w:val="2B2D31"/>
          <w:sz w:val="21"/>
          <w:szCs w:val="21"/>
          <w:lang w:val="en-US"/>
        </w:rPr>
        <w:t>, 2019</w:t>
      </w:r>
      <w:r>
        <w:rPr>
          <w:rStyle w:val="ng-star-inserted1"/>
          <w:rFonts w:ascii="Arial" w:eastAsiaTheme="majorEastAsia" w:hAnsi="Arial"/>
          <w:color w:val="2B2D31"/>
          <w:sz w:val="21"/>
          <w:szCs w:val="21"/>
        </w:rPr>
        <w:t>թ</w:t>
      </w:r>
      <w:r w:rsidRPr="005F550C">
        <w:rPr>
          <w:rStyle w:val="ng-star-inserted1"/>
          <w:rFonts w:ascii="Cambria Math" w:eastAsiaTheme="majorEastAsia" w:hAnsi="Cambria Math" w:cs="Cambria Math"/>
          <w:color w:val="2B2D31"/>
          <w:sz w:val="21"/>
          <w:szCs w:val="21"/>
          <w:lang w:val="en-US"/>
        </w:rPr>
        <w:t>․</w:t>
      </w:r>
      <w:r>
        <w:rPr>
          <w:rStyle w:val="ng-star-inserted1"/>
          <w:rFonts w:ascii="Arial" w:eastAsiaTheme="majorEastAsia" w:hAnsi="Arial"/>
          <w:color w:val="2B2D31"/>
          <w:sz w:val="21"/>
          <w:szCs w:val="21"/>
        </w:rPr>
        <w:t>։</w:t>
      </w:r>
    </w:p>
    <w:p w14:paraId="50847F77" w14:textId="77777777" w:rsidR="00D00CA2" w:rsidRDefault="00D00CA2" w:rsidP="00D00CA2">
      <w:pPr>
        <w:tabs>
          <w:tab w:val="left" w:pos="101"/>
        </w:tabs>
        <w:spacing w:after="160" w:line="276" w:lineRule="auto"/>
        <w:ind w:left="360" w:right="103"/>
        <w:contextualSpacing/>
        <w:jc w:val="both"/>
        <w:rPr>
          <w:rFonts w:ascii="Sylfaen" w:eastAsia="Calibri" w:hAnsi="Sylfaen"/>
        </w:rPr>
      </w:pPr>
    </w:p>
    <w:p w14:paraId="061AC749" w14:textId="77777777" w:rsidR="00D00CA2" w:rsidRDefault="00D00CA2" w:rsidP="00D00CA2">
      <w:pPr>
        <w:tabs>
          <w:tab w:val="left" w:pos="101"/>
        </w:tabs>
        <w:spacing w:after="160" w:line="276" w:lineRule="auto"/>
        <w:ind w:right="103"/>
        <w:contextualSpacing/>
        <w:jc w:val="both"/>
        <w:rPr>
          <w:rFonts w:ascii="Sylfaen" w:eastAsia="Calibri" w:hAnsi="Sylfaen"/>
        </w:rPr>
      </w:pPr>
    </w:p>
    <w:p w14:paraId="4C5BE0D5" w14:textId="77777777" w:rsidR="00D00CA2" w:rsidRDefault="00D00CA2" w:rsidP="00D00CA2">
      <w:pPr>
        <w:tabs>
          <w:tab w:val="left" w:pos="101"/>
        </w:tabs>
        <w:spacing w:after="160" w:line="276" w:lineRule="auto"/>
        <w:ind w:right="103"/>
        <w:contextualSpacing/>
        <w:jc w:val="both"/>
        <w:rPr>
          <w:rFonts w:ascii="Sylfaen" w:eastAsia="Calibri" w:hAnsi="Sylfaen"/>
        </w:rPr>
      </w:pPr>
    </w:p>
    <w:p w14:paraId="7BCD36BF" w14:textId="77777777" w:rsidR="00D00CA2" w:rsidRPr="002E3178" w:rsidRDefault="00D00CA2" w:rsidP="00D00CA2">
      <w:pPr>
        <w:tabs>
          <w:tab w:val="left" w:pos="101"/>
        </w:tabs>
        <w:spacing w:after="160" w:line="276" w:lineRule="auto"/>
        <w:ind w:left="360" w:right="103"/>
        <w:contextualSpacing/>
        <w:jc w:val="both"/>
        <w:rPr>
          <w:rFonts w:ascii="Sylfaen" w:eastAsia="Calibri" w:hAnsi="Sylfaen"/>
        </w:rPr>
      </w:pPr>
    </w:p>
    <w:p w14:paraId="0ABA48C2" w14:textId="77777777" w:rsidR="00D00CA2" w:rsidRPr="0092166D" w:rsidRDefault="00D00CA2" w:rsidP="00D00CA2">
      <w:pPr>
        <w:widowControl w:val="0"/>
        <w:tabs>
          <w:tab w:val="left" w:pos="6072"/>
          <w:tab w:val="left" w:pos="6821"/>
          <w:tab w:val="left" w:pos="7290"/>
          <w:tab w:val="left" w:pos="9521"/>
        </w:tabs>
        <w:autoSpaceDE w:val="0"/>
        <w:autoSpaceDN w:val="0"/>
        <w:spacing w:before="232" w:line="360" w:lineRule="auto"/>
        <w:ind w:left="360"/>
        <w:rPr>
          <w:rFonts w:ascii="Sylfaen" w:eastAsia="Sylfaen" w:hAnsi="Sylfaen" w:cs="Sylfaen"/>
          <w:lang w:val="hy-AM"/>
        </w:rPr>
      </w:pPr>
      <w:r w:rsidRPr="0092166D">
        <w:rPr>
          <w:rFonts w:ascii="Sylfaen" w:eastAsia="Sylfaen" w:hAnsi="Sylfaen" w:cs="Sylfaen"/>
          <w:lang w:val="hy-AM"/>
        </w:rPr>
        <w:t xml:space="preserve">Առաջադրանքը տրված </w:t>
      </w:r>
      <w:r w:rsidRPr="0092166D">
        <w:rPr>
          <w:rFonts w:ascii="Sylfaen" w:eastAsia="Sylfaen" w:hAnsi="Sylfaen" w:cs="Sylfaen"/>
          <w:spacing w:val="-10"/>
          <w:lang w:val="hy-AM"/>
        </w:rPr>
        <w:t>է՝</w:t>
      </w:r>
      <w:r w:rsidRPr="0092166D">
        <w:rPr>
          <w:rFonts w:ascii="Sylfaen" w:eastAsia="Sylfaen" w:hAnsi="Sylfaen" w:cs="Sylfaen"/>
          <w:lang w:val="hy-AM"/>
        </w:rPr>
        <w:tab/>
        <w:t xml:space="preserve"> </w:t>
      </w:r>
      <w:r w:rsidRPr="0092166D">
        <w:rPr>
          <w:rFonts w:ascii="Sylfaen" w:eastAsia="Sylfaen" w:hAnsi="Sylfaen" w:cs="Sylfaen"/>
          <w:spacing w:val="-10"/>
          <w:lang w:val="hy-AM"/>
        </w:rPr>
        <w:t xml:space="preserve">“ </w:t>
      </w:r>
      <w:r w:rsidRPr="0092166D">
        <w:rPr>
          <w:rFonts w:ascii="Sylfaen" w:eastAsia="Sylfaen" w:hAnsi="Sylfaen" w:cs="Sylfaen"/>
          <w:spacing w:val="-10"/>
          <w:u w:val="single"/>
          <w:lang w:val="hy-AM"/>
        </w:rPr>
        <w:t>03.02</w:t>
      </w:r>
      <w:r w:rsidRPr="0092166D">
        <w:rPr>
          <w:rFonts w:ascii="Sylfaen" w:eastAsia="Sylfaen" w:hAnsi="Sylfaen" w:cs="Sylfaen"/>
          <w:u w:val="single"/>
          <w:lang w:val="hy-AM"/>
        </w:rPr>
        <w:tab/>
      </w:r>
      <w:r w:rsidRPr="0092166D">
        <w:rPr>
          <w:rFonts w:ascii="Sylfaen" w:eastAsia="Sylfaen" w:hAnsi="Sylfaen" w:cs="Sylfaen"/>
          <w:lang w:val="hy-AM"/>
        </w:rPr>
        <w:t>”</w:t>
      </w:r>
      <w:r w:rsidRPr="0092166D">
        <w:rPr>
          <w:rFonts w:ascii="Sylfaen" w:eastAsia="Sylfaen" w:hAnsi="Sylfaen" w:cs="Sylfaen"/>
          <w:u w:val="single"/>
          <w:lang w:val="hy-AM"/>
        </w:rPr>
        <w:t xml:space="preserve">       2026___________</w:t>
      </w:r>
    </w:p>
    <w:p w14:paraId="2785E842" w14:textId="77777777" w:rsidR="00D00CA2" w:rsidRPr="0092166D" w:rsidRDefault="00D00CA2" w:rsidP="00D00CA2">
      <w:pPr>
        <w:widowControl w:val="0"/>
        <w:autoSpaceDE w:val="0"/>
        <w:autoSpaceDN w:val="0"/>
        <w:spacing w:before="16" w:line="360" w:lineRule="auto"/>
        <w:ind w:left="360"/>
        <w:rPr>
          <w:rFonts w:ascii="Sylfaen" w:eastAsia="Sylfaen" w:hAnsi="Sylfaen" w:cs="Sylfaen"/>
          <w:lang w:val="hy-AM"/>
        </w:rPr>
      </w:pPr>
    </w:p>
    <w:p w14:paraId="572C0524" w14:textId="77777777" w:rsidR="00D00CA2" w:rsidRPr="0092166D" w:rsidRDefault="00D00CA2" w:rsidP="00D00CA2">
      <w:pPr>
        <w:widowControl w:val="0"/>
        <w:tabs>
          <w:tab w:val="left" w:pos="6430"/>
        </w:tabs>
        <w:autoSpaceDE w:val="0"/>
        <w:autoSpaceDN w:val="0"/>
        <w:spacing w:line="360" w:lineRule="auto"/>
        <w:ind w:left="360"/>
        <w:rPr>
          <w:rFonts w:ascii="Sylfaen" w:eastAsia="Sylfaen" w:hAnsi="Sylfaen"/>
          <w:spacing w:val="-2"/>
          <w:lang w:val="hy-AM"/>
        </w:rPr>
      </w:pPr>
      <w:r w:rsidRPr="00492042">
        <w:rPr>
          <w:rFonts w:eastAsia="Sylfaen"/>
          <w:noProof/>
          <w:sz w:val="28"/>
          <w:szCs w:val="28"/>
          <w:lang w:val="ru-RU"/>
        </w:rPr>
        <mc:AlternateContent>
          <mc:Choice Requires="wps">
            <w:drawing>
              <wp:anchor distT="0" distB="0" distL="0" distR="0" simplePos="0" relativeHeight="251662336" behindDoc="0" locked="0" layoutInCell="1" allowOverlap="1" wp14:anchorId="573CBA99" wp14:editId="5374CB82">
                <wp:simplePos x="0" y="0"/>
                <wp:positionH relativeFrom="page">
                  <wp:posOffset>4799330</wp:posOffset>
                </wp:positionH>
                <wp:positionV relativeFrom="paragraph">
                  <wp:posOffset>197485</wp:posOffset>
                </wp:positionV>
                <wp:extent cx="2392680" cy="1270"/>
                <wp:effectExtent l="0" t="0" r="0" b="0"/>
                <wp:wrapNone/>
                <wp:docPr id="769479264"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92680" cy="1270"/>
                        </a:xfrm>
                        <a:custGeom>
                          <a:avLst/>
                          <a:gdLst>
                            <a:gd name="T0" fmla="*/ 0 w 2392680"/>
                            <a:gd name="T1" fmla="*/ 0 h 1270"/>
                            <a:gd name="T2" fmla="*/ 2392674 w 2392680"/>
                            <a:gd name="T3" fmla="*/ 0 h 1270"/>
                          </a:gdLst>
                          <a:ahLst/>
                          <a:cxnLst>
                            <a:cxn ang="0">
                              <a:pos x="T0" y="T1"/>
                            </a:cxn>
                            <a:cxn ang="0">
                              <a:pos x="T2" y="T3"/>
                            </a:cxn>
                          </a:cxnLst>
                          <a:rect l="0" t="0" r="r" b="b"/>
                          <a:pathLst>
                            <a:path w="2392680" h="1270">
                              <a:moveTo>
                                <a:pt x="0" y="0"/>
                              </a:moveTo>
                              <a:lnTo>
                                <a:pt x="2392674" y="0"/>
                              </a:lnTo>
                            </a:path>
                          </a:pathLst>
                        </a:custGeom>
                        <a:noFill/>
                        <a:ln w="7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3B29C" id="Freeform: Shape 2" o:spid="_x0000_s1026" style="position:absolute;margin-left:377.9pt;margin-top:15.55pt;width:188.4pt;height:.1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92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" path="m,l2392674,e" filled="f" strokeweight=".21208mm">
                <v:path arrowok="t" o:connecttype="custom" o:connectlocs="0,0;2392674,0" o:connectangles="0,0"/>
                <w10:wrap anchorx="page"/>
              </v:shape>
            </w:pict>
          </mc:Fallback>
        </mc:AlternateContent>
      </w:r>
      <w:r w:rsidRPr="0092166D">
        <w:rPr>
          <w:rFonts w:ascii="Sylfaen" w:eastAsia="Sylfaen" w:hAnsi="Sylfaen" w:cs="Sylfaen"/>
          <w:spacing w:val="-2"/>
          <w:lang w:val="hy-AM"/>
        </w:rPr>
        <w:t>Խորհրդատու՝</w:t>
      </w:r>
      <w:r w:rsidRPr="0092166D">
        <w:rPr>
          <w:rFonts w:ascii="Sylfaen" w:eastAsia="Sylfaen" w:hAnsi="Sylfaen" w:cs="Sylfaen"/>
          <w:spacing w:val="-2"/>
          <w:lang w:val="hy-AM"/>
        </w:rPr>
        <w:tab/>
        <w:t>Ա</w:t>
      </w:r>
      <w:r w:rsidRPr="0092166D">
        <w:rPr>
          <w:rFonts w:ascii="MS Mincho" w:eastAsia="MS Mincho" w:hAnsi="MS Mincho" w:cs="MS Mincho" w:hint="eastAsia"/>
          <w:spacing w:val="-2"/>
          <w:lang w:val="hy-AM"/>
        </w:rPr>
        <w:t>․</w:t>
      </w:r>
      <w:r w:rsidRPr="0092166D">
        <w:rPr>
          <w:rFonts w:ascii="Sylfaen" w:eastAsia="Sylfaen" w:hAnsi="Sylfaen"/>
          <w:spacing w:val="-2"/>
          <w:lang w:val="hy-AM"/>
        </w:rPr>
        <w:t xml:space="preserve"> Թադևոսյան</w:t>
      </w:r>
    </w:p>
    <w:p w14:paraId="4ECE15C3" w14:textId="77777777" w:rsidR="00D00CA2" w:rsidRPr="0092166D" w:rsidRDefault="00D00CA2" w:rsidP="00D00CA2">
      <w:pPr>
        <w:widowControl w:val="0"/>
        <w:autoSpaceDE w:val="0"/>
        <w:autoSpaceDN w:val="0"/>
        <w:spacing w:line="360" w:lineRule="auto"/>
        <w:ind w:left="360"/>
        <w:rPr>
          <w:rFonts w:ascii="Sylfaen" w:eastAsia="Sylfaen" w:hAnsi="Sylfaen" w:cs="Sylfaen"/>
          <w:spacing w:val="-2"/>
          <w:lang w:val="hy-AM"/>
        </w:rPr>
      </w:pPr>
    </w:p>
    <w:p w14:paraId="5325B1F4" w14:textId="62317C4C" w:rsidR="00D00CA2" w:rsidRPr="0092166D" w:rsidRDefault="003A3988" w:rsidP="00D00CA2">
      <w:pPr>
        <w:widowControl w:val="0"/>
        <w:tabs>
          <w:tab w:val="left" w:pos="6460"/>
        </w:tabs>
        <w:autoSpaceDE w:val="0"/>
        <w:autoSpaceDN w:val="0"/>
        <w:spacing w:line="360" w:lineRule="auto"/>
        <w:ind w:left="360"/>
        <w:rPr>
          <w:rFonts w:ascii="Sylfaen" w:eastAsia="Sylfaen" w:hAnsi="Sylfaen" w:cs="Sylfaen"/>
          <w:spacing w:val="-2"/>
          <w:lang w:val="hy-AM"/>
        </w:rPr>
        <w:sectPr w:rsidR="00D00CA2" w:rsidRPr="0092166D" w:rsidSect="0000763B">
          <w:footerReference w:type="default" r:id="rId29"/>
          <w:pgSz w:w="11906" w:h="16838"/>
          <w:pgMar w:top="1138" w:right="850" w:bottom="1138" w:left="1699" w:header="0" w:footer="432" w:gutter="0"/>
          <w:cols w:space="720"/>
          <w:docGrid w:linePitch="326"/>
        </w:sectPr>
      </w:pPr>
      <w:r>
        <w:rPr>
          <w:rFonts w:ascii="Sylfaen" w:hAnsi="Sylfaen"/>
          <w:noProof/>
          <w:lang w:val="hy-AM"/>
          <w14:ligatures w14:val="standardContextual"/>
        </w:rPr>
        <mc:AlternateContent>
          <mc:Choice Requires="wps">
            <w:drawing>
              <wp:anchor distT="0" distB="0" distL="114300" distR="114300" simplePos="0" relativeHeight="251687936" behindDoc="0" locked="0" layoutInCell="1" allowOverlap="1" wp14:anchorId="1C1AE574" wp14:editId="44EB3B60">
                <wp:simplePos x="0" y="0"/>
                <wp:positionH relativeFrom="column">
                  <wp:posOffset>2715895</wp:posOffset>
                </wp:positionH>
                <wp:positionV relativeFrom="paragraph">
                  <wp:posOffset>1765891</wp:posOffset>
                </wp:positionV>
                <wp:extent cx="576775" cy="288388"/>
                <wp:effectExtent l="0" t="0" r="13970" b="16510"/>
                <wp:wrapNone/>
                <wp:docPr id="62" name="Rectangle 62"/>
                <wp:cNvGraphicFramePr/>
                <a:graphic xmlns:a="http://schemas.openxmlformats.org/drawingml/2006/main">
                  <a:graphicData uri="http://schemas.microsoft.com/office/word/2010/wordprocessingShape">
                    <wps:wsp>
                      <wps:cNvSpPr/>
                      <wps:spPr>
                        <a:xfrm>
                          <a:off x="0" y="0"/>
                          <a:ext cx="576775" cy="2883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17A083" id="Rectangle 62" o:spid="_x0000_s1026" style="position:absolute;margin-left:213.85pt;margin-top:139.05pt;width:45.4pt;height:22.7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" fillcolor="white [3212]" strokecolor="white [3212]" strokeweight="1pt"/>
            </w:pict>
          </mc:Fallback>
        </mc:AlternateContent>
      </w:r>
      <w:r w:rsidR="00D00CA2">
        <w:rPr>
          <w:noProof/>
          <w14:ligatures w14:val="standardContextual"/>
        </w:rPr>
        <mc:AlternateContent>
          <mc:Choice Requires="wps">
            <w:drawing>
              <wp:anchor distT="0" distB="0" distL="114300" distR="114300" simplePos="0" relativeHeight="251666432" behindDoc="0" locked="0" layoutInCell="1" allowOverlap="1" wp14:anchorId="5F86E2D6" wp14:editId="033E29FD">
                <wp:simplePos x="0" y="0"/>
                <wp:positionH relativeFrom="column">
                  <wp:posOffset>5478193</wp:posOffset>
                </wp:positionH>
                <wp:positionV relativeFrom="paragraph">
                  <wp:posOffset>1289878</wp:posOffset>
                </wp:positionV>
                <wp:extent cx="734993" cy="405114"/>
                <wp:effectExtent l="0" t="0" r="27305" b="14605"/>
                <wp:wrapNone/>
                <wp:docPr id="6" name="Rectangle 6"/>
                <wp:cNvGraphicFramePr/>
                <a:graphic xmlns:a="http://schemas.openxmlformats.org/drawingml/2006/main">
                  <a:graphicData uri="http://schemas.microsoft.com/office/word/2010/wordprocessingShape">
                    <wps:wsp>
                      <wps:cNvSpPr/>
                      <wps:spPr>
                        <a:xfrm>
                          <a:off x="0" y="0"/>
                          <a:ext cx="734993" cy="40511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06980" id="Rectangle 6" o:spid="_x0000_s1026" style="position:absolute;margin-left:431.35pt;margin-top:101.55pt;width:57.85pt;height:31.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" fillcolor="white [3201]" strokecolor="white [3212]" strokeweight="1pt"/>
            </w:pict>
          </mc:Fallback>
        </mc:AlternateContent>
      </w:r>
      <w:r w:rsidR="00D00CA2">
        <w:rPr>
          <w:noProof/>
          <w14:ligatures w14:val="standardContextual"/>
        </w:rPr>
        <mc:AlternateContent>
          <mc:Choice Requires="wps">
            <w:drawing>
              <wp:anchor distT="0" distB="0" distL="114300" distR="114300" simplePos="0" relativeHeight="251665408" behindDoc="0" locked="0" layoutInCell="1" allowOverlap="1" wp14:anchorId="5D4B066E" wp14:editId="7A6B85E9">
                <wp:simplePos x="0" y="0"/>
                <wp:positionH relativeFrom="column">
                  <wp:posOffset>5480441</wp:posOffset>
                </wp:positionH>
                <wp:positionV relativeFrom="paragraph">
                  <wp:posOffset>2232171</wp:posOffset>
                </wp:positionV>
                <wp:extent cx="773723" cy="400929"/>
                <wp:effectExtent l="0" t="0" r="26670" b="18415"/>
                <wp:wrapNone/>
                <wp:docPr id="7" name="Rectangle 7"/>
                <wp:cNvGraphicFramePr/>
                <a:graphic xmlns:a="http://schemas.openxmlformats.org/drawingml/2006/main">
                  <a:graphicData uri="http://schemas.microsoft.com/office/word/2010/wordprocessingShape">
                    <wps:wsp>
                      <wps:cNvSpPr/>
                      <wps:spPr>
                        <a:xfrm>
                          <a:off x="0" y="0"/>
                          <a:ext cx="773723" cy="400929"/>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28CB56" id="Rectangle 7" o:spid="_x0000_s1026" style="position:absolute;margin-left:431.55pt;margin-top:175.75pt;width:60.9pt;height:31.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" fillcolor="white [3201]" strokecolor="white [3212]" strokeweight="1pt"/>
            </w:pict>
          </mc:Fallback>
        </mc:AlternateContent>
      </w:r>
      <w:r w:rsidR="00D00CA2" w:rsidRPr="00492042">
        <w:rPr>
          <w:rFonts w:eastAsia="Sylfaen"/>
          <w:noProof/>
          <w:sz w:val="28"/>
          <w:szCs w:val="28"/>
          <w:lang w:val="ru-RU"/>
        </w:rPr>
        <mc:AlternateContent>
          <mc:Choice Requires="wps">
            <w:drawing>
              <wp:anchor distT="0" distB="0" distL="0" distR="0" simplePos="0" relativeHeight="251663360" behindDoc="0" locked="0" layoutInCell="1" allowOverlap="1" wp14:anchorId="7172EB58" wp14:editId="09FD339C">
                <wp:simplePos x="0" y="0"/>
                <wp:positionH relativeFrom="page">
                  <wp:posOffset>4799330</wp:posOffset>
                </wp:positionH>
                <wp:positionV relativeFrom="paragraph">
                  <wp:posOffset>221615</wp:posOffset>
                </wp:positionV>
                <wp:extent cx="2392680" cy="1270"/>
                <wp:effectExtent l="0" t="0" r="0" b="0"/>
                <wp:wrapNone/>
                <wp:docPr id="1659965337"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92680" cy="1270"/>
                        </a:xfrm>
                        <a:custGeom>
                          <a:avLst/>
                          <a:gdLst>
                            <a:gd name="T0" fmla="*/ 0 w 2392680"/>
                            <a:gd name="T1" fmla="*/ 0 h 1270"/>
                            <a:gd name="T2" fmla="*/ 2392674 w 2392680"/>
                            <a:gd name="T3" fmla="*/ 0 h 1270"/>
                          </a:gdLst>
                          <a:ahLst/>
                          <a:cxnLst>
                            <a:cxn ang="0">
                              <a:pos x="T0" y="T1"/>
                            </a:cxn>
                            <a:cxn ang="0">
                              <a:pos x="T2" y="T3"/>
                            </a:cxn>
                          </a:cxnLst>
                          <a:rect l="0" t="0" r="r" b="b"/>
                          <a:pathLst>
                            <a:path w="2392680" h="1270">
                              <a:moveTo>
                                <a:pt x="0" y="0"/>
                              </a:moveTo>
                              <a:lnTo>
                                <a:pt x="2392674" y="0"/>
                              </a:lnTo>
                            </a:path>
                          </a:pathLst>
                        </a:custGeom>
                        <a:noFill/>
                        <a:ln w="7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9B3C0" id="Freeform: Shape 1" o:spid="_x0000_s1026" style="position:absolute;margin-left:377.9pt;margin-top:17.45pt;width:188.4pt;height:.1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92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" path="m,l2392674,e" filled="f" strokeweight=".21208mm">
                <v:path arrowok="t" o:connecttype="custom" o:connectlocs="0,0;2392674,0" o:connectangles="0,0"/>
                <w10:wrap anchorx="page"/>
              </v:shape>
            </w:pict>
          </mc:Fallback>
        </mc:AlternateContent>
      </w:r>
      <w:r w:rsidR="00D00CA2" w:rsidRPr="0092166D">
        <w:rPr>
          <w:rFonts w:ascii="Sylfaen" w:eastAsia="Sylfaen" w:hAnsi="Sylfaen" w:cs="Sylfaen"/>
          <w:spacing w:val="-2"/>
          <w:lang w:val="hy-AM"/>
        </w:rPr>
        <w:t>Ամբիոնի վարիչի պ/կ՝                                                                Բ</w:t>
      </w:r>
      <w:r w:rsidR="00D00CA2" w:rsidRPr="0092166D">
        <w:rPr>
          <w:rFonts w:ascii="MS Mincho" w:eastAsia="MS Mincho" w:hAnsi="MS Mincho" w:cs="MS Mincho" w:hint="eastAsia"/>
          <w:spacing w:val="-2"/>
          <w:lang w:val="hy-AM"/>
        </w:rPr>
        <w:t>․</w:t>
      </w:r>
      <w:r w:rsidR="00D00CA2" w:rsidRPr="0092166D">
        <w:rPr>
          <w:rFonts w:ascii="Sylfaen" w:eastAsia="Sylfaen" w:hAnsi="Sylfaen"/>
          <w:spacing w:val="-2"/>
          <w:lang w:val="hy-AM"/>
        </w:rPr>
        <w:t xml:space="preserve"> Մովսիսյան</w:t>
      </w:r>
    </w:p>
    <w:p w14:paraId="31B3A845" w14:textId="582601CE" w:rsidR="00D00CA2" w:rsidRPr="00B24BB5" w:rsidRDefault="00D00CA2" w:rsidP="00B24BB5">
      <w:pPr>
        <w:pStyle w:val="Heading1"/>
        <w:spacing w:before="0" w:line="360" w:lineRule="auto"/>
        <w:jc w:val="center"/>
        <w:rPr>
          <w:rFonts w:eastAsia="Sylfaen"/>
          <w:b/>
          <w:bCs/>
          <w:sz w:val="28"/>
          <w:szCs w:val="28"/>
          <w:lang w:val="hy-AM"/>
        </w:rPr>
      </w:pPr>
      <w:bookmarkStart w:id="109" w:name="_Toc195915832"/>
      <w:bookmarkStart w:id="110" w:name="_Toc227687671"/>
      <w:r w:rsidRPr="00C24BDA">
        <w:rPr>
          <w:rFonts w:eastAsia="Sylfaen"/>
          <w:b/>
          <w:bCs/>
          <w:sz w:val="28"/>
          <w:szCs w:val="28"/>
          <w:lang w:val="hy-AM"/>
        </w:rPr>
        <w:lastRenderedPageBreak/>
        <w:t xml:space="preserve">ԳԼՈՒԽ </w:t>
      </w:r>
      <w:r w:rsidR="00D46BF1" w:rsidRPr="003D538F">
        <w:rPr>
          <w:rFonts w:eastAsia="Sylfaen"/>
          <w:b/>
          <w:bCs/>
          <w:sz w:val="28"/>
          <w:szCs w:val="28"/>
          <w:lang w:val="hy-AM"/>
        </w:rPr>
        <w:t>5</w:t>
      </w:r>
      <w:r w:rsidRPr="00C24BDA">
        <w:rPr>
          <w:rFonts w:eastAsia="Sylfaen"/>
          <w:b/>
          <w:bCs/>
          <w:sz w:val="28"/>
          <w:szCs w:val="28"/>
          <w:lang w:val="hy-AM"/>
        </w:rPr>
        <w:t>. ԲՆԱՊԱՀՊԱՆՈՒԹՅԱՆ ՄԱՍ</w:t>
      </w:r>
      <w:bookmarkEnd w:id="109"/>
      <w:bookmarkEnd w:id="110"/>
    </w:p>
    <w:p w14:paraId="544B1DB5" w14:textId="77777777" w:rsidR="00D00CA2" w:rsidRPr="00400461" w:rsidRDefault="00D00CA2" w:rsidP="00400461">
      <w:pPr>
        <w:spacing w:after="120" w:line="360" w:lineRule="auto"/>
        <w:jc w:val="center"/>
        <w:rPr>
          <w:rFonts w:ascii="Sylfaen" w:eastAsia="Microsoft YaHei" w:hAnsi="Sylfaen" w:cs="Microsoft YaHei"/>
          <w:b/>
          <w:bCs/>
          <w:kern w:val="2"/>
          <w:lang w:val="hy-AM"/>
          <w14:ligatures w14:val="standardContextual"/>
        </w:rPr>
      </w:pPr>
      <w:r w:rsidRPr="00400461">
        <w:rPr>
          <w:rFonts w:ascii="Sylfaen" w:eastAsia="Microsoft YaHei" w:hAnsi="Sylfaen" w:cs="Microsoft YaHei"/>
          <w:b/>
          <w:bCs/>
          <w:kern w:val="2"/>
          <w:lang w:val="hy-AM"/>
          <w14:ligatures w14:val="standardContextual"/>
        </w:rPr>
        <w:t>Ներածություն</w:t>
      </w:r>
    </w:p>
    <w:p w14:paraId="60BF7CE6" w14:textId="77777777" w:rsidR="00D00CA2" w:rsidRDefault="00D00CA2" w:rsidP="008D228F">
      <w:pPr>
        <w:spacing w:after="120" w:line="360" w:lineRule="auto"/>
        <w:ind w:firstLine="720"/>
        <w:jc w:val="both"/>
        <w:rPr>
          <w:rFonts w:ascii="Sylfaen" w:eastAsia="Microsoft YaHei" w:hAnsi="Sylfaen" w:cs="Microsoft YaHei"/>
          <w:kern w:val="2"/>
          <w:lang w:val="hy-AM"/>
          <w14:ligatures w14:val="standardContextual"/>
        </w:rPr>
      </w:pPr>
      <w:r w:rsidRPr="00DC5454">
        <w:rPr>
          <w:rFonts w:ascii="Sylfaen" w:eastAsia="Microsoft YaHei" w:hAnsi="Sylfaen" w:cs="Microsoft YaHei"/>
          <w:kern w:val="2"/>
          <w:lang w:val="hy-AM"/>
          <w14:ligatures w14:val="standardContextual"/>
        </w:rPr>
        <w:t>Ավարտական աշխատանքի տվյալ բաժնի նպատակն է վերլուծել ծրագրային ապահովման և ալգորիթմական լուծու</w:t>
      </w:r>
      <w:r w:rsidRPr="004959DF">
        <w:rPr>
          <w:rFonts w:eastAsia="Microsoft YaHei"/>
          <w:kern w:val="2"/>
          <w:lang w:val="hy-AM"/>
          <w14:ligatures w14:val="standardContextual"/>
        </w:rPr>
        <w:t>մն</w:t>
      </w:r>
      <w:r w:rsidRPr="00DC5454">
        <w:rPr>
          <w:rFonts w:ascii="Sylfaen" w:eastAsia="Microsoft YaHei" w:hAnsi="Sylfaen" w:cs="Microsoft YaHei"/>
          <w:kern w:val="2"/>
          <w:lang w:val="hy-AM"/>
          <w14:ligatures w14:val="standardContextual"/>
        </w:rPr>
        <w:t>երի դերը շրջակա միջավայրի մոնիթորինգի համակարգերում, ինչպես նաև հի</w:t>
      </w:r>
      <w:r w:rsidRPr="004959DF">
        <w:rPr>
          <w:rFonts w:eastAsia="Microsoft YaHei"/>
          <w:kern w:val="2"/>
          <w:lang w:val="hy-AM"/>
          <w14:ligatures w14:val="standardContextual"/>
        </w:rPr>
        <w:t>մն</w:t>
      </w:r>
      <w:r w:rsidRPr="00DC5454">
        <w:rPr>
          <w:rFonts w:ascii="Sylfaen" w:eastAsia="Microsoft YaHei" w:hAnsi="Sylfaen" w:cs="Microsoft YaHei"/>
          <w:kern w:val="2"/>
          <w:lang w:val="hy-AM"/>
          <w14:ligatures w14:val="standardContextual"/>
        </w:rPr>
        <w:t xml:space="preserve">ավորել ծրագրային օպտիմիզացիայի միջոցով բնապահպանական ռիսկերի (մասնավորապես՝ էլեկտրոնային թափոնների գոյացման) նվազեցման ճարտարագիտական հաշվարկները։ Ժամանակակից էկոլոգիական մոնիթորինգն իրականացվում է </w:t>
      </w:r>
      <w:r w:rsidRPr="001B18C6">
        <w:rPr>
          <w:rFonts w:ascii="Sylfaen" w:eastAsia="Microsoft YaHei" w:hAnsi="Sylfaen" w:cs="Microsoft YaHei"/>
          <w:kern w:val="2"/>
          <w:lang w:val="hy-AM"/>
          <w14:ligatures w14:val="standardContextual"/>
        </w:rPr>
        <w:t xml:space="preserve">փոխկապակցված խելացի սարքերի </w:t>
      </w:r>
      <w:r w:rsidRPr="00DC5454">
        <w:rPr>
          <w:rFonts w:ascii="Sylfaen" w:eastAsia="Microsoft YaHei" w:hAnsi="Sylfaen" w:cs="Microsoft YaHei"/>
          <w:kern w:val="2"/>
          <w:lang w:val="hy-AM"/>
          <w14:ligatures w14:val="standardContextual"/>
        </w:rPr>
        <w:t xml:space="preserve">և </w:t>
      </w:r>
      <w:r w:rsidRPr="00117F68">
        <w:rPr>
          <w:rFonts w:ascii="Sylfaen" w:eastAsia="Microsoft YaHei" w:hAnsi="Sylfaen" w:cs="Microsoft YaHei"/>
          <w:kern w:val="2"/>
          <w:lang w:val="hy-AM"/>
          <w14:ligatures w14:val="standardContextual"/>
        </w:rPr>
        <w:t xml:space="preserve">տվիչների ընդարձակ ցանցերի </w:t>
      </w:r>
      <w:r w:rsidRPr="00DC5454">
        <w:rPr>
          <w:rFonts w:ascii="Sylfaen" w:eastAsia="Microsoft YaHei" w:hAnsi="Sylfaen" w:cs="Microsoft YaHei"/>
          <w:kern w:val="2"/>
          <w:lang w:val="hy-AM"/>
          <w14:ligatures w14:val="standardContextual"/>
        </w:rPr>
        <w:t xml:space="preserve">միջոցով, որոնց հիմքում ընկած են գերմեծ ինտեգրալ սխեմաներն (ԳՄԻՍ) ու </w:t>
      </w:r>
      <w:r w:rsidRPr="008F0615">
        <w:rPr>
          <w:rFonts w:ascii="Sylfaen" w:eastAsia="Microsoft YaHei" w:hAnsi="Sylfaen" w:cs="Microsoft YaHei"/>
          <w:kern w:val="2"/>
          <w:lang w:val="hy-AM"/>
          <w14:ligatures w14:val="standardContextual"/>
        </w:rPr>
        <w:t>միկրոկառավարիչներ</w:t>
      </w:r>
      <w:r>
        <w:rPr>
          <w:rFonts w:ascii="Sylfaen" w:eastAsia="Microsoft YaHei" w:hAnsi="Sylfaen" w:cs="Microsoft YaHei"/>
          <w:kern w:val="2"/>
          <w:lang w:val="hy-AM"/>
          <w14:ligatures w14:val="standardContextual"/>
        </w:rPr>
        <w:t>ը</w:t>
      </w:r>
      <w:r w:rsidRPr="00DC5454">
        <w:rPr>
          <w:rFonts w:ascii="Sylfaen" w:eastAsia="Microsoft YaHei" w:hAnsi="Sylfaen" w:cs="Microsoft YaHei"/>
          <w:kern w:val="2"/>
          <w:lang w:val="hy-AM"/>
          <w14:ligatures w14:val="standardContextual"/>
        </w:rPr>
        <w:t>։ Այս ապարատային միջոցների աշխատանքը ղեկավարող ծրագրային կոդը ոչ միայն ապահովում է էկոլոգիական տվյալների (օդի աղտոտվածություն, ռադիացիոն ֆոն) ճշգրիտ հավաքագրումը, այլև ուղղակիորեն ազդում է մոնիթորինգային համակարգի էներգասպառման և բնապահպանական հետքի  վրա։</w:t>
      </w:r>
    </w:p>
    <w:p w14:paraId="2D275CB9" w14:textId="2FE95591" w:rsidR="00D00CA2" w:rsidRPr="00C05002" w:rsidRDefault="00D46BF1" w:rsidP="00400461">
      <w:pPr>
        <w:pStyle w:val="Heading2"/>
        <w:spacing w:line="360" w:lineRule="auto"/>
        <w:rPr>
          <w:rFonts w:eastAsia="Microsoft YaHei" w:cs="Microsoft YaHei"/>
          <w:b/>
          <w:bCs/>
          <w:kern w:val="2"/>
          <w:szCs w:val="24"/>
          <w:lang w:val="hy-AM"/>
          <w14:ligatures w14:val="standardContextual"/>
        </w:rPr>
      </w:pPr>
      <w:bookmarkStart w:id="111" w:name="_Toc227687672"/>
      <w:r w:rsidRPr="00400461">
        <w:rPr>
          <w:rFonts w:eastAsia="Microsoft YaHei" w:cs="Microsoft YaHei"/>
          <w:b/>
          <w:bCs/>
          <w:kern w:val="2"/>
          <w:szCs w:val="24"/>
          <w:lang w:val="hy-AM"/>
          <w14:ligatures w14:val="standardContextual"/>
        </w:rPr>
        <w:t>5</w:t>
      </w:r>
      <w:r w:rsidR="00D00CA2" w:rsidRPr="00400461">
        <w:rPr>
          <w:rFonts w:eastAsia="Microsoft YaHei" w:cs="Microsoft YaHei"/>
          <w:b/>
          <w:bCs/>
          <w:kern w:val="2"/>
          <w:szCs w:val="24"/>
          <w:lang w:val="hy-AM"/>
          <w14:ligatures w14:val="standardContextual"/>
        </w:rPr>
        <w:t>.1.Բնապահպանական մոնիթորինգի համակարգերի վերլուծություն</w:t>
      </w:r>
      <w:r w:rsidR="00DF1313">
        <w:rPr>
          <w:rFonts w:eastAsia="Microsoft YaHei" w:cs="Microsoft YaHei"/>
          <w:b/>
          <w:bCs/>
          <w:kern w:val="2"/>
          <w:szCs w:val="24"/>
          <w:lang w:val="hy-AM"/>
          <w14:ligatures w14:val="standardContextual"/>
        </w:rPr>
        <w:t>ը</w:t>
      </w:r>
      <w:bookmarkEnd w:id="111"/>
    </w:p>
    <w:p w14:paraId="5A1CDE87" w14:textId="77777777" w:rsidR="00D00CA2" w:rsidRDefault="00D00CA2" w:rsidP="00400461">
      <w:pPr>
        <w:spacing w:line="360" w:lineRule="auto"/>
        <w:ind w:firstLine="720"/>
        <w:jc w:val="both"/>
        <w:rPr>
          <w:rFonts w:ascii="Sylfaen" w:eastAsia="Microsoft YaHei" w:hAnsi="Sylfaen" w:cs="Microsoft YaHei"/>
          <w:kern w:val="2"/>
          <w:lang w:val="hy-AM"/>
          <w14:ligatures w14:val="standardContextual"/>
        </w:rPr>
      </w:pPr>
      <w:r>
        <w:rPr>
          <w:rFonts w:ascii="Sylfaen" w:eastAsia="Microsoft YaHei" w:hAnsi="Sylfaen" w:cs="Microsoft YaHei"/>
          <w:kern w:val="2"/>
          <w:lang w:val="hy-AM"/>
          <w14:ligatures w14:val="standardContextual"/>
        </w:rPr>
        <w:t xml:space="preserve">   </w:t>
      </w:r>
      <w:r w:rsidRPr="00056667">
        <w:rPr>
          <w:rFonts w:ascii="Sylfaen" w:eastAsia="Microsoft YaHei" w:hAnsi="Sylfaen" w:cs="Microsoft YaHei"/>
          <w:kern w:val="2"/>
          <w:lang w:val="hy-AM"/>
          <w14:ligatures w14:val="standardContextual"/>
        </w:rPr>
        <w:t>Համաձայն էկոլոգիական նորմատի</w:t>
      </w:r>
      <w:r w:rsidRPr="00E85934">
        <w:rPr>
          <w:rFonts w:eastAsia="Microsoft YaHei"/>
          <w:kern w:val="2"/>
          <w:lang w:val="hy-AM"/>
          <w14:ligatures w14:val="standardContextual"/>
        </w:rPr>
        <w:t>վն</w:t>
      </w:r>
      <w:r w:rsidRPr="00056667">
        <w:rPr>
          <w:rFonts w:ascii="Sylfaen" w:eastAsia="Microsoft YaHei" w:hAnsi="Sylfaen" w:cs="Microsoft YaHei"/>
          <w:kern w:val="2"/>
          <w:lang w:val="hy-AM"/>
          <w14:ligatures w14:val="standardContextual"/>
        </w:rPr>
        <w:t>երի և «Շրջակա միջավայրի վրա ազդեցության գնահատման և փորձաքննության մասին» ՀՀ օրենքի [1]՝ շրջակա միջավայրի մոնիթորինգը բնական և տեխնածին միջավայրերի վիճակի, աղտոտվածության մակարդակի և էկոհամակարգերում ընթացող պրոցեսների համալիր դիտարկման, վերլուծության և կանխատեսման բազմամակարդակ տեղեկատվական համակարգ է։ Մոնիթորինգը բացարձակ անհրաժեշտություն է, քանի որ այն թույլ է տալիս իրական ժամանակում արձանագրել վտանգավոր նյութերի (արդյունաբերական արտանետումների, ծանր մետաղների, ռադիացիոն ֆոնի) թույլատրելի սահմանաքանակների գերազանցումը, վաղօրոք բացահայտել բնական պաշարների դեգրադացիան և ապահովել որոշում կայացնող մար</w:t>
      </w:r>
      <w:r w:rsidRPr="001318D6">
        <w:rPr>
          <w:rFonts w:eastAsia="Microsoft YaHei"/>
          <w:kern w:val="2"/>
          <w:lang w:val="hy-AM"/>
          <w14:ligatures w14:val="standardContextual"/>
        </w:rPr>
        <w:t>մի</w:t>
      </w:r>
      <w:r w:rsidRPr="00056667">
        <w:rPr>
          <w:rFonts w:ascii="Sylfaen" w:eastAsia="Microsoft YaHei" w:hAnsi="Sylfaen" w:cs="Microsoft YaHei"/>
          <w:kern w:val="2"/>
          <w:lang w:val="hy-AM"/>
          <w14:ligatures w14:val="standardContextual"/>
        </w:rPr>
        <w:t>ններին հավաստի տվյալներով՝ բնապահպանական անվտանգությունն ապահովելու և վթարները կանխելու նպատակով:</w:t>
      </w:r>
    </w:p>
    <w:p w14:paraId="2091B929" w14:textId="77777777" w:rsidR="00D00CA2" w:rsidRPr="008129D3" w:rsidRDefault="00D00CA2" w:rsidP="00400461">
      <w:pPr>
        <w:spacing w:line="360" w:lineRule="auto"/>
        <w:ind w:firstLine="720"/>
        <w:jc w:val="both"/>
        <w:rPr>
          <w:rFonts w:ascii="Sylfaen" w:eastAsia="Microsoft YaHei" w:hAnsi="Sylfaen" w:cs="Microsoft YaHei"/>
          <w:kern w:val="2"/>
          <w:lang w:val="hy-AM"/>
          <w14:ligatures w14:val="standardContextual"/>
        </w:rPr>
      </w:pPr>
      <w:r>
        <w:rPr>
          <w:rFonts w:ascii="Sylfaen" w:eastAsia="Microsoft YaHei" w:hAnsi="Sylfaen" w:cs="Microsoft YaHei"/>
          <w:kern w:val="2"/>
          <w:lang w:val="hy-AM"/>
          <w14:ligatures w14:val="standardContextual"/>
        </w:rPr>
        <w:t xml:space="preserve">   </w:t>
      </w:r>
      <w:r w:rsidRPr="008129D3">
        <w:rPr>
          <w:rFonts w:ascii="Sylfaen" w:eastAsia="Microsoft YaHei" w:hAnsi="Sylfaen" w:cs="Microsoft YaHei"/>
          <w:kern w:val="2"/>
          <w:lang w:val="hy-AM"/>
          <w14:ligatures w14:val="standardContextual"/>
        </w:rPr>
        <w:t xml:space="preserve">Համաձայն «Շրջակա միջավայրի վրա ազդեցության գնահատման» ՀՀ օրենքի [1] և ГОСТ Р 56059-2014 ստանդարտի [2]՝ արտադրական և բնական միջավայրի էկոլոգիական մոնիթորինգը պետք է կրի անընդհատ և համակարգված բնույթ։ </w:t>
      </w:r>
      <w:r w:rsidRPr="008129D3">
        <w:rPr>
          <w:rFonts w:ascii="Sylfaen" w:eastAsia="Microsoft YaHei" w:hAnsi="Sylfaen" w:cs="Microsoft YaHei"/>
          <w:kern w:val="2"/>
          <w:lang w:val="hy-AM"/>
          <w14:ligatures w14:val="standardContextual"/>
        </w:rPr>
        <w:lastRenderedPageBreak/>
        <w:t>Ավանդական լաբորատոր մեթոդներին փոխարինելու են եկել ավտոմատացված սենսորային հանգույցները , որոնք չափում են ածխածնի երկօքսիդի (CO2), ազոտի օքսիդների (NOx) և մանրամասնիկների (PM2.5) կոնցենտրացիաները մթնոլորտում [4]։</w:t>
      </w:r>
    </w:p>
    <w:p w14:paraId="117924C0" w14:textId="77777777" w:rsidR="00D00CA2" w:rsidRPr="008129D3" w:rsidRDefault="00D00CA2" w:rsidP="00400461">
      <w:pPr>
        <w:spacing w:line="360" w:lineRule="auto"/>
        <w:ind w:firstLine="720"/>
        <w:jc w:val="both"/>
        <w:rPr>
          <w:rFonts w:ascii="Sylfaen" w:eastAsia="Microsoft YaHei" w:hAnsi="Sylfaen" w:cs="Microsoft YaHei"/>
          <w:kern w:val="2"/>
          <w:lang w:val="hy-AM"/>
          <w14:ligatures w14:val="standardContextual"/>
        </w:rPr>
      </w:pPr>
      <w:r>
        <w:rPr>
          <w:rFonts w:ascii="Sylfaen" w:eastAsia="Microsoft YaHei" w:hAnsi="Sylfaen" w:cs="Microsoft YaHei"/>
          <w:kern w:val="2"/>
          <w:lang w:val="hy-AM"/>
          <w14:ligatures w14:val="standardContextual"/>
        </w:rPr>
        <w:t xml:space="preserve">   </w:t>
      </w:r>
      <w:r w:rsidRPr="008129D3">
        <w:rPr>
          <w:rFonts w:ascii="Sylfaen" w:eastAsia="Microsoft YaHei" w:hAnsi="Sylfaen" w:cs="Microsoft YaHei"/>
          <w:kern w:val="2"/>
          <w:lang w:val="hy-AM"/>
          <w14:ligatures w14:val="standardContextual"/>
        </w:rPr>
        <w:t xml:space="preserve">Այս համակարգերում </w:t>
      </w:r>
      <w:r w:rsidRPr="00395DD6">
        <w:rPr>
          <w:rFonts w:eastAsia="Microsoft YaHei"/>
          <w:kern w:val="2"/>
          <w:lang w:val="hy-AM"/>
          <w14:ligatures w14:val="standardContextual"/>
        </w:rPr>
        <w:t>ծրագրավորումն</w:t>
      </w:r>
      <w:r w:rsidRPr="008129D3">
        <w:rPr>
          <w:rFonts w:ascii="Sylfaen" w:eastAsia="Microsoft YaHei" w:hAnsi="Sylfaen" w:cs="Microsoft YaHei"/>
          <w:kern w:val="2"/>
          <w:lang w:val="hy-AM"/>
          <w14:ligatures w14:val="standardContextual"/>
        </w:rPr>
        <w:t xml:space="preserve"> իրականացնում է երկու հի</w:t>
      </w:r>
      <w:r w:rsidRPr="00F3513E">
        <w:rPr>
          <w:rFonts w:eastAsia="Microsoft YaHei"/>
          <w:kern w:val="2"/>
          <w:lang w:val="hy-AM"/>
          <w14:ligatures w14:val="standardContextual"/>
        </w:rPr>
        <w:t>մն</w:t>
      </w:r>
      <w:r w:rsidRPr="008129D3">
        <w:rPr>
          <w:rFonts w:ascii="Sylfaen" w:eastAsia="Microsoft YaHei" w:hAnsi="Sylfaen" w:cs="Microsoft YaHei"/>
          <w:kern w:val="2"/>
          <w:lang w:val="hy-AM"/>
          <w14:ligatures w14:val="standardContextual"/>
        </w:rPr>
        <w:t xml:space="preserve">ական գործառույթ՝ տվյալների առաջնային մշակում </w:t>
      </w:r>
      <w:r w:rsidRPr="00721CC2">
        <w:rPr>
          <w:rFonts w:ascii="Sylfaen" w:eastAsia="Microsoft YaHei" w:hAnsi="Sylfaen" w:cs="Microsoft YaHei"/>
          <w:kern w:val="2"/>
          <w:lang w:val="hy-AM"/>
          <w14:ligatures w14:val="standardContextual"/>
        </w:rPr>
        <w:t>միկրոկառավարիչներ</w:t>
      </w:r>
      <w:r>
        <w:rPr>
          <w:rFonts w:ascii="Sylfaen" w:eastAsia="Microsoft YaHei" w:hAnsi="Sylfaen" w:cs="Microsoft YaHei"/>
          <w:kern w:val="2"/>
          <w:lang w:val="hy-AM"/>
          <w14:ligatures w14:val="standardContextual"/>
        </w:rPr>
        <w:t>ի</w:t>
      </w:r>
      <w:r w:rsidRPr="00721CC2">
        <w:rPr>
          <w:rFonts w:ascii="Sylfaen" w:eastAsia="Microsoft YaHei" w:hAnsi="Sylfaen" w:cs="Microsoft YaHei"/>
          <w:kern w:val="2"/>
          <w:lang w:val="hy-AM"/>
          <w14:ligatures w14:val="standardContextual"/>
        </w:rPr>
        <w:t xml:space="preserve"> </w:t>
      </w:r>
      <w:r w:rsidRPr="008129D3">
        <w:rPr>
          <w:rFonts w:ascii="Sylfaen" w:eastAsia="Microsoft YaHei" w:hAnsi="Sylfaen" w:cs="Microsoft YaHei"/>
          <w:kern w:val="2"/>
          <w:lang w:val="hy-AM"/>
          <w14:ligatures w14:val="standardContextual"/>
        </w:rPr>
        <w:t>մակարդակում և կանխատեսող վերլուծություն սերվերային մակարդակում ։ Սակայն, բացի մոնիթորինգային տվյալներ ապահովելուց, առաջանում է ինքնին համակարգի շահագործման բնապահպանական ռիսկը։</w:t>
      </w:r>
    </w:p>
    <w:p w14:paraId="6F839ED5" w14:textId="77777777" w:rsidR="00D00CA2" w:rsidRDefault="00D00CA2" w:rsidP="00400461">
      <w:pPr>
        <w:spacing w:line="360" w:lineRule="auto"/>
        <w:ind w:firstLine="720"/>
        <w:jc w:val="both"/>
        <w:rPr>
          <w:rFonts w:ascii="Sylfaen" w:eastAsia="Microsoft YaHei" w:hAnsi="Sylfaen" w:cs="Microsoft YaHei"/>
          <w:kern w:val="2"/>
          <w:lang w:val="hy-AM"/>
          <w14:ligatures w14:val="standardContextual"/>
        </w:rPr>
      </w:pPr>
      <w:r>
        <w:rPr>
          <w:rFonts w:ascii="Sylfaen" w:eastAsia="Microsoft YaHei" w:hAnsi="Sylfaen" w:cs="Microsoft YaHei"/>
          <w:kern w:val="2"/>
          <w:lang w:val="hy-AM"/>
          <w14:ligatures w14:val="standardContextual"/>
        </w:rPr>
        <w:t xml:space="preserve">   </w:t>
      </w:r>
      <w:r w:rsidRPr="008129D3">
        <w:rPr>
          <w:rFonts w:ascii="Sylfaen" w:eastAsia="Microsoft YaHei" w:hAnsi="Sylfaen" w:cs="Microsoft YaHei"/>
          <w:kern w:val="2"/>
          <w:lang w:val="hy-AM"/>
          <w14:ligatures w14:val="standardContextual"/>
        </w:rPr>
        <w:t xml:space="preserve">Մոնիթորինգի համար կիրառվող հազարավոր հեռահար սենսորներ սնուցվում են քիմիական մարտկոցներով (լիթիում-իոնային, կադմիումային)։ Եթե սենսորը ղեկավարող ծրագրային ալգորիթմը գրված է ոչ օպտիմալ (օրինակ՝ տվյալների անընդմեջ հարցում կամ մշտապես ակտիվ ռադիոմոդուլ), համակարգը դրսևորում է բարձր էներգասպառում։ </w:t>
      </w:r>
      <w:r>
        <w:rPr>
          <w:rFonts w:ascii="Sylfaen" w:eastAsia="Microsoft YaHei" w:hAnsi="Sylfaen" w:cs="Microsoft YaHei"/>
          <w:kern w:val="2"/>
          <w:lang w:val="hy-AM"/>
          <w14:ligatures w14:val="standardContextual"/>
        </w:rPr>
        <w:t xml:space="preserve">  </w:t>
      </w:r>
      <w:r w:rsidRPr="008129D3">
        <w:rPr>
          <w:rFonts w:ascii="Sylfaen" w:eastAsia="Microsoft YaHei" w:hAnsi="Sylfaen" w:cs="Microsoft YaHei"/>
          <w:kern w:val="2"/>
          <w:lang w:val="hy-AM"/>
          <w14:ligatures w14:val="standardContextual"/>
        </w:rPr>
        <w:t xml:space="preserve">Դա հանգեցնում է մարտկոցների արագ սպառման և դրանց զանգվածային խոտանման։ </w:t>
      </w:r>
      <w:r>
        <w:rPr>
          <w:rFonts w:ascii="Sylfaen" w:eastAsia="Microsoft YaHei" w:hAnsi="Sylfaen" w:cs="Microsoft YaHei"/>
          <w:kern w:val="2"/>
          <w:lang w:val="hy-AM"/>
          <w14:ligatures w14:val="standardContextual"/>
        </w:rPr>
        <w:t xml:space="preserve">   </w:t>
      </w:r>
      <w:r w:rsidRPr="008129D3">
        <w:rPr>
          <w:rFonts w:ascii="Sylfaen" w:eastAsia="Microsoft YaHei" w:hAnsi="Sylfaen" w:cs="Microsoft YaHei"/>
          <w:kern w:val="2"/>
          <w:lang w:val="hy-AM"/>
          <w14:ligatures w14:val="standardContextual"/>
        </w:rPr>
        <w:t>Քանի որ մարտկոցները պարունակում են ծանր մետաղներ և խիստ տոքսիկ նյութեր, էներգիապես անարդյունավետ ծրագրավորումն ուղղակիորեն հանգեցնում է շրջակա միջավայրի երկրորդային աղտոտման։ Հետևաբար, համաձայն ISO 14001 միջազգային ստանդարտի (բնապահպանական կառավարման համակարգեր) [3], պահանջվում է կիրառել «Կանաչ ծրագրավորման» սկզբունքներ՝ ալգորիթմական մակարդակում նվազեցնելով սարքավորումների էներգասպառումն ու էլեկտրոնային թափոնների քանակը։</w:t>
      </w:r>
    </w:p>
    <w:p w14:paraId="27713D5A" w14:textId="77777777" w:rsidR="00D00CA2" w:rsidRPr="00D47290" w:rsidRDefault="00D00CA2" w:rsidP="00400461">
      <w:pPr>
        <w:spacing w:line="360" w:lineRule="auto"/>
        <w:ind w:firstLine="720"/>
        <w:jc w:val="both"/>
        <w:rPr>
          <w:rStyle w:val="ng-star-inserted1"/>
          <w:rFonts w:ascii="Sylfaen" w:eastAsia="Microsoft YaHei" w:hAnsi="Sylfaen" w:cs="Microsoft YaHei"/>
          <w:kern w:val="2"/>
          <w:lang w:val="hy-AM"/>
          <w14:ligatures w14:val="standardContextual"/>
        </w:rPr>
      </w:pPr>
      <w:r>
        <w:rPr>
          <w:rFonts w:ascii="Sylfaen" w:eastAsia="Microsoft YaHei" w:hAnsi="Sylfaen" w:cs="Microsoft YaHei"/>
          <w:kern w:val="2"/>
          <w:lang w:val="hy-AM"/>
          <w14:ligatures w14:val="standardContextual"/>
        </w:rPr>
        <w:t xml:space="preserve">   </w:t>
      </w:r>
      <w:r w:rsidRPr="005F550C">
        <w:rPr>
          <w:rStyle w:val="ng-star-inserted1"/>
          <w:rFonts w:ascii="Sylfaen" w:eastAsiaTheme="majorEastAsia" w:hAnsi="Sylfaen"/>
          <w:color w:val="2B2D31"/>
          <w:lang w:val="hy-AM"/>
        </w:rPr>
        <w:t>Տվյալների հավաքագրումը մոնիթորինգի միայն առաջին փուլն է, որին հաջորդում է տեղեկատվության վերլուծությունը։ Բնապահպանական կայաններից վայրկյան առ վայրկյան ստացվող տվյալների ահռելի ծավալը հնարավոր չէ մշակել առանց բարձր մակարդակի ծրագրային լուծումների և մեծ տվյալների ճարտարապետության։ Այստեղ խիստ կարևորվում է արհեստական բանականության և մեքենայական ուսուցման ալգորիթմների կիրառումը [5]։ Ծրագրավորողները ստեղծում են մաթեմատիկական մոդելներ, որոնք ունակ են վերլուծելու անցյալի տվյալները, ճանաչելու շրջակա միջավայրի դեգրադացիայի օրինաչափությունները և տալու ճշգրիտ կանխատեսումներ։</w:t>
      </w:r>
    </w:p>
    <w:p w14:paraId="3E4B75CB" w14:textId="77777777" w:rsidR="00D00CA2" w:rsidRPr="00483128" w:rsidRDefault="00D00CA2" w:rsidP="00400461">
      <w:pPr>
        <w:spacing w:after="120" w:line="360" w:lineRule="auto"/>
        <w:ind w:firstLine="720"/>
        <w:jc w:val="both"/>
        <w:rPr>
          <w:rStyle w:val="ng-star-inserted1"/>
          <w:rFonts w:ascii="Sylfaen" w:eastAsia="Microsoft YaHei" w:hAnsi="Sylfaen" w:cs="Microsoft YaHei"/>
          <w:kern w:val="2"/>
          <w:lang w:val="hy-AM"/>
          <w14:ligatures w14:val="standardContextual"/>
        </w:rPr>
      </w:pPr>
      <w:r>
        <w:rPr>
          <w:rStyle w:val="ng-star-inserted1"/>
          <w:rFonts w:ascii="Sylfaen" w:eastAsiaTheme="majorEastAsia" w:hAnsi="Sylfaen"/>
          <w:color w:val="2B2D31"/>
          <w:lang w:val="hy-AM"/>
        </w:rPr>
        <w:lastRenderedPageBreak/>
        <w:t xml:space="preserve">   </w:t>
      </w:r>
      <w:r w:rsidRPr="005F550C">
        <w:rPr>
          <w:rStyle w:val="ng-star-inserted1"/>
          <w:rFonts w:ascii="Sylfaen" w:eastAsiaTheme="majorEastAsia" w:hAnsi="Sylfaen"/>
          <w:color w:val="2B2D31"/>
          <w:lang w:val="hy-AM"/>
        </w:rPr>
        <w:t xml:space="preserve">Մեքենայական ուսուցման միջոցով մշակված ծրագրերը կարող են, օրինակ, օդերևութաբանական տվյալների և արտանետումների քանակի համադրմամբ կանխատեսել </w:t>
      </w:r>
      <w:r w:rsidRPr="009D2170">
        <w:rPr>
          <w:rStyle w:val="ng-star-inserted1"/>
          <w:rFonts w:ascii="Sylfaen" w:eastAsiaTheme="majorEastAsia" w:hAnsi="Sylfaen"/>
          <w:color w:val="2B2D31"/>
          <w:lang w:val="hy-AM"/>
        </w:rPr>
        <w:t xml:space="preserve">քաղաքային ծխամշուշի </w:t>
      </w:r>
      <w:r w:rsidRPr="005F550C">
        <w:rPr>
          <w:rStyle w:val="ng-star-inserted1"/>
          <w:rFonts w:ascii="Sylfaen" w:eastAsiaTheme="majorEastAsia" w:hAnsi="Sylfaen"/>
          <w:color w:val="2B2D31"/>
          <w:lang w:val="hy-AM"/>
        </w:rPr>
        <w:t>առաջացման վտանգը օրեր առաջ։ Նմանապես, աշխարհագրական տեղեկատվական համակարգերի</w:t>
      </w:r>
      <w:r>
        <w:rPr>
          <w:rStyle w:val="ng-star-inserted1"/>
          <w:rFonts w:ascii="Sylfaen" w:eastAsiaTheme="majorEastAsia" w:hAnsi="Sylfaen"/>
          <w:color w:val="2B2D31"/>
          <w:lang w:val="hy-AM"/>
        </w:rPr>
        <w:t xml:space="preserve"> </w:t>
      </w:r>
      <w:r w:rsidRPr="005F550C">
        <w:rPr>
          <w:rStyle w:val="ng-star-inserted1"/>
          <w:rFonts w:ascii="Sylfaen" w:eastAsiaTheme="majorEastAsia" w:hAnsi="Sylfaen"/>
          <w:color w:val="2B2D31"/>
          <w:lang w:val="hy-AM"/>
        </w:rPr>
        <w:t xml:space="preserve"> ծրագրավորումը հնարավորություն է տալիս ստեղծել աղտոտվածության տարածման թվային և վիզուալ քարտեզներ։ Այս ծրագրային գործիքները անփոխարինելի են դարձել էկոլոգիական ճգնաժամերի և անտառային հրդեհների վաղ նախազգուշացման համակարգերում, որտեղ հաշված րոպեների ընթացքում ալգորիթմի կայացրած որոշումը կարող է փրկել հսկայական էկոհամակարգեր։</w:t>
      </w:r>
    </w:p>
    <w:p w14:paraId="6FF2CD40" w14:textId="7A7C8EB1" w:rsidR="00D00CA2" w:rsidRPr="00400461" w:rsidRDefault="00D46BF1" w:rsidP="00003FC9">
      <w:pPr>
        <w:pStyle w:val="ng-star-inserted"/>
        <w:shd w:val="clear" w:color="auto" w:fill="FFFFFF"/>
        <w:spacing w:after="240" w:afterAutospacing="0" w:line="360" w:lineRule="auto"/>
        <w:outlineLvl w:val="1"/>
        <w:rPr>
          <w:rFonts w:ascii="Sylfaen" w:eastAsiaTheme="majorEastAsia" w:hAnsi="Sylfaen" w:cs="Arial"/>
          <w:b/>
          <w:bCs/>
          <w:color w:val="2B2D31"/>
          <w:lang w:val="hy-AM"/>
        </w:rPr>
      </w:pPr>
      <w:bookmarkStart w:id="112" w:name="_Toc227687673"/>
      <w:r w:rsidRPr="00400461">
        <w:rPr>
          <w:rStyle w:val="ng-star-inserted1"/>
          <w:rFonts w:ascii="Sylfaen" w:eastAsiaTheme="majorEastAsia" w:hAnsi="Sylfaen"/>
          <w:b/>
          <w:bCs/>
          <w:color w:val="2B2D31"/>
          <w:lang w:val="hy-AM"/>
        </w:rPr>
        <w:t>5</w:t>
      </w:r>
      <w:r w:rsidR="00D00CA2" w:rsidRPr="00400461">
        <w:rPr>
          <w:rStyle w:val="ng-star-inserted1"/>
          <w:rFonts w:ascii="Sylfaen" w:eastAsiaTheme="majorEastAsia" w:hAnsi="Sylfaen"/>
          <w:b/>
          <w:bCs/>
          <w:color w:val="2B2D31"/>
          <w:lang w:val="hy-AM"/>
        </w:rPr>
        <w:t>.</w:t>
      </w:r>
      <w:r w:rsidR="00E96A00" w:rsidRPr="00400461">
        <w:rPr>
          <w:rStyle w:val="ng-star-inserted1"/>
          <w:rFonts w:ascii="Sylfaen" w:eastAsiaTheme="majorEastAsia" w:hAnsi="Sylfaen"/>
          <w:b/>
          <w:bCs/>
          <w:color w:val="2B2D31"/>
          <w:lang w:val="hy-AM"/>
        </w:rPr>
        <w:t>2</w:t>
      </w:r>
      <w:r w:rsidR="00D00CA2" w:rsidRPr="00400461">
        <w:rPr>
          <w:rStyle w:val="ng-star-inserted1"/>
          <w:rFonts w:ascii="Sylfaen" w:eastAsiaTheme="majorEastAsia" w:hAnsi="Sylfaen"/>
          <w:b/>
          <w:bCs/>
          <w:color w:val="2B2D31"/>
          <w:lang w:val="hy-AM"/>
        </w:rPr>
        <w:t>. Էներգաարդյունավետ ալգորիթմի հաշվարկ</w:t>
      </w:r>
      <w:r w:rsidR="00003FC9">
        <w:rPr>
          <w:rStyle w:val="ng-star-inserted1"/>
          <w:rFonts w:ascii="Sylfaen" w:eastAsiaTheme="majorEastAsia" w:hAnsi="Sylfaen"/>
          <w:b/>
          <w:bCs/>
          <w:color w:val="2B2D31"/>
          <w:lang w:val="hy-AM"/>
        </w:rPr>
        <w:t>ը</w:t>
      </w:r>
      <w:bookmarkEnd w:id="112"/>
    </w:p>
    <w:p w14:paraId="50B90EA7" w14:textId="77777777" w:rsidR="00D00CA2" w:rsidRPr="00483128" w:rsidRDefault="00D00CA2" w:rsidP="00400461">
      <w:pPr>
        <w:pStyle w:val="ng-star-inserted"/>
        <w:shd w:val="clear" w:color="auto" w:fill="FFFFFF"/>
        <w:spacing w:before="0" w:beforeAutospacing="0" w:after="0" w:afterAutospacing="0" w:line="360" w:lineRule="auto"/>
        <w:ind w:firstLine="720"/>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Շրջակա միջավայրի քիմիական աղտոտվածության կանխարգելման (տոքսիկ մարտկոցների արտանետումների կրճատման) նպատակով ստորև իրականացված է օդի որակի մոնիթորինգի համակարգի ծրագրային ալգորիթմի օպտիմիզացիայի ճարտարագիտական հաշվարկ։</w:t>
      </w:r>
    </w:p>
    <w:p w14:paraId="667406FD" w14:textId="77777777" w:rsidR="00D00CA2" w:rsidRPr="00483128" w:rsidRDefault="00D00CA2" w:rsidP="00D00CA2">
      <w:pPr>
        <w:pStyle w:val="ng-star-inserted"/>
        <w:shd w:val="clear" w:color="auto" w:fill="FFFFFF"/>
        <w:spacing w:before="0" w:beforeAutospacing="0" w:after="0" w:afterAutospacing="0" w:line="360" w:lineRule="auto"/>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 xml:space="preserve">Դիտարկվում է </w:t>
      </w:r>
      <w:r w:rsidRPr="00FF79A3">
        <w:rPr>
          <w:rStyle w:val="ng-star-inserted1"/>
          <w:rFonts w:ascii="Sylfaen" w:eastAsiaTheme="majorEastAsia" w:hAnsi="Sylfaen"/>
          <w:color w:val="2B2D31"/>
          <w:lang w:val="hy-AM"/>
        </w:rPr>
        <w:t xml:space="preserve">արդյունաբերական և քաղաքային միջավայրում </w:t>
      </w:r>
      <w:r w:rsidRPr="00483128">
        <w:rPr>
          <w:rStyle w:val="ng-star-inserted1"/>
          <w:rFonts w:ascii="Sylfaen" w:eastAsiaTheme="majorEastAsia" w:hAnsi="Sylfaen"/>
          <w:color w:val="2B2D31"/>
          <w:lang w:val="hy-AM"/>
        </w:rPr>
        <w:t xml:space="preserve">տեղադրված օդի աղտոտվածության մոնիթորինգի </w:t>
      </w:r>
      <w:r w:rsidRPr="00364443">
        <w:rPr>
          <w:rStyle w:val="ng-star-inserted1"/>
          <w:rFonts w:ascii="Sylfaen" w:eastAsiaTheme="majorEastAsia" w:hAnsi="Sylfaen"/>
          <w:color w:val="2B2D31"/>
          <w:lang w:val="hy-AM"/>
        </w:rPr>
        <w:t>ավտոմատացված ցանց</w:t>
      </w:r>
      <w:r w:rsidRPr="00483128">
        <w:rPr>
          <w:rStyle w:val="ng-star-inserted1"/>
          <w:rFonts w:ascii="Sylfaen" w:eastAsiaTheme="majorEastAsia" w:hAnsi="Sylfaen"/>
          <w:color w:val="2B2D31"/>
          <w:lang w:val="hy-AM"/>
        </w:rPr>
        <w:t>, որը բաղկացած է 10,000 անլար սենսորային հանգույցներից։ Յուրաքանչյուր հանգույց սնուցվում է 2000 մԱ/ժ (mAh) տարողությամբ լիթիումային մարտկոցով [4]։</w:t>
      </w:r>
    </w:p>
    <w:p w14:paraId="0C3D0E73" w14:textId="77777777" w:rsidR="00D00CA2" w:rsidRPr="00483128" w:rsidRDefault="00D00CA2" w:rsidP="00400461">
      <w:pPr>
        <w:pStyle w:val="ng-star-inserted"/>
        <w:shd w:val="clear" w:color="auto" w:fill="FFFFFF"/>
        <w:spacing w:before="0" w:beforeAutospacing="0" w:after="0" w:afterAutospacing="0" w:line="360" w:lineRule="auto"/>
        <w:ind w:firstLine="720"/>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 xml:space="preserve">Բազային (ոչ օպտիմիզացված) ծրագրային ապահովման դեպքում </w:t>
      </w:r>
      <w:r w:rsidRPr="00A14F7B">
        <w:rPr>
          <w:rStyle w:val="ng-star-inserted1"/>
          <w:rFonts w:ascii="Sylfaen" w:eastAsiaTheme="majorEastAsia" w:hAnsi="Sylfaen"/>
          <w:color w:val="2B2D31"/>
          <w:lang w:val="hy-AM"/>
        </w:rPr>
        <w:t>միկրոկառավարիչներ</w:t>
      </w:r>
      <w:r>
        <w:rPr>
          <w:rStyle w:val="ng-star-inserted1"/>
          <w:rFonts w:ascii="Sylfaen" w:eastAsiaTheme="majorEastAsia" w:hAnsi="Sylfaen"/>
          <w:color w:val="2B2D31"/>
          <w:lang w:val="hy-AM"/>
        </w:rPr>
        <w:t>ը</w:t>
      </w:r>
      <w:r w:rsidRPr="00483128">
        <w:rPr>
          <w:rStyle w:val="ng-star-inserted1"/>
          <w:rFonts w:ascii="Sylfaen" w:eastAsiaTheme="majorEastAsia" w:hAnsi="Sylfaen"/>
          <w:color w:val="2B2D31"/>
          <w:lang w:val="hy-AM"/>
        </w:rPr>
        <w:t xml:space="preserve"> և սենսորը աշխատում են անընդհատ հարցման ռեժիմով։ Այս ռեժիմում հանգույցի հոսանքի միջին սպառումը կազմում է 20 մԱ։</w:t>
      </w:r>
    </w:p>
    <w:p w14:paraId="09C188C0" w14:textId="4521A423" w:rsidR="00D00CA2" w:rsidRPr="00483128" w:rsidRDefault="00D00CA2" w:rsidP="00CB2AAE">
      <w:pPr>
        <w:pStyle w:val="ng-star-inserted"/>
        <w:shd w:val="clear" w:color="auto" w:fill="FFFFFF"/>
        <w:spacing w:before="0" w:beforeAutospacing="0" w:after="0" w:afterAutospacing="0" w:line="360" w:lineRule="auto"/>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Հաշվարկվում է բազային ծրագրային ապահովմամբ մարտկոցի կյանքի տևողությունը.</w:t>
      </w:r>
    </w:p>
    <w:p w14:paraId="25FC22C6" w14:textId="28C90DDB" w:rsidR="00D00CA2" w:rsidRPr="00C05002" w:rsidRDefault="00D00CA2" w:rsidP="00400461">
      <w:pPr>
        <w:pStyle w:val="ng-star-inserted"/>
        <w:shd w:val="clear" w:color="auto" w:fill="FFFFFF"/>
        <w:spacing w:before="240" w:beforeAutospacing="0" w:after="240" w:afterAutospacing="0" w:line="360" w:lineRule="auto"/>
        <w:jc w:val="right"/>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T(բազային) = 2000 մԱ/ժ / 20 մԱ = 100 ժամ (մոտ 4 օր)։</w:t>
      </w:r>
      <w:r w:rsidR="00C26950" w:rsidRPr="00B55F54">
        <w:rPr>
          <w:rStyle w:val="ng-star-inserted1"/>
          <w:rFonts w:ascii="Sylfaen" w:eastAsiaTheme="majorEastAsia" w:hAnsi="Sylfaen"/>
          <w:color w:val="2B2D31"/>
          <w:lang w:val="hy-AM"/>
        </w:rPr>
        <w:t xml:space="preserve">     </w:t>
      </w:r>
      <w:r w:rsidR="00B55F54" w:rsidRPr="00B55F54">
        <w:rPr>
          <w:rStyle w:val="ng-star-inserted1"/>
          <w:rFonts w:ascii="Sylfaen" w:eastAsiaTheme="majorEastAsia" w:hAnsi="Sylfaen"/>
          <w:color w:val="2B2D31"/>
          <w:lang w:val="hy-AM"/>
        </w:rPr>
        <w:t xml:space="preserve">                 </w:t>
      </w:r>
      <w:r w:rsidR="00C26950" w:rsidRPr="00C05002">
        <w:rPr>
          <w:rStyle w:val="ng-star-inserted1"/>
          <w:rFonts w:ascii="Sylfaen" w:eastAsiaTheme="majorEastAsia" w:hAnsi="Sylfaen"/>
          <w:color w:val="2B2D31"/>
          <w:lang w:val="hy-AM"/>
        </w:rPr>
        <w:t>(5.1)</w:t>
      </w:r>
    </w:p>
    <w:p w14:paraId="54CEDCEC" w14:textId="77777777" w:rsidR="00D00CA2" w:rsidRPr="00483128" w:rsidRDefault="00D00CA2" w:rsidP="008D228F">
      <w:pPr>
        <w:pStyle w:val="ng-star-inserted"/>
        <w:shd w:val="clear" w:color="auto" w:fill="FFFFFF"/>
        <w:spacing w:before="0" w:beforeAutospacing="0" w:after="0" w:afterAutospacing="0" w:line="360" w:lineRule="auto"/>
        <w:ind w:firstLine="720"/>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Սա նշանակում է, որ յուրաքանչյուր սենսոր պահանջում է տարեկան մոտ 90 մարտկոցի փոխարինում։ 10,000 սենսորից բաղկացած ցանցի դեպքում տարեկան գոյանում է 900,000 հատ վտանգավոր քիմիական թափոն, ինչը խիստ հակասում է ГОСТ Р 56059-2014-ի բնապահպանական սկզբունքներին [2]։</w:t>
      </w:r>
    </w:p>
    <w:p w14:paraId="1EFE1F28" w14:textId="77777777" w:rsidR="00D00CA2" w:rsidRPr="00483128" w:rsidRDefault="00D00CA2" w:rsidP="00400461">
      <w:pPr>
        <w:pStyle w:val="ng-star-inserted"/>
        <w:shd w:val="clear" w:color="auto" w:fill="FFFFFF"/>
        <w:spacing w:before="0" w:beforeAutospacing="0" w:after="0" w:afterAutospacing="0" w:line="360" w:lineRule="auto"/>
        <w:ind w:firstLine="720"/>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lastRenderedPageBreak/>
        <w:t>Որպես ճարտարագիտական լուծում՝ առաջարկվում է ծրագրային կոդում ներդնել Էներգախնայող աշխատանքային ցիկլի և ընդհատումներով ղեկավարվող  ալգորիթմ։ Նոր ծրագրային տրամաբանության համաձայն՝ միկրոկոնտրոլերը գտնվում է խորը քնի  ռեժիմում և արթնանում է միայն 10 րոպեն մեկ անգամ՝ 1 վայրկյան տևողությամբ չափում կատարելու և տվյալն ուղարկելու համար, որից հետո նորից անցնում է քնի ռեժիմի։</w:t>
      </w:r>
    </w:p>
    <w:p w14:paraId="15FDF7B5" w14:textId="77777777" w:rsidR="00D00CA2" w:rsidRPr="00483128" w:rsidRDefault="00D00CA2" w:rsidP="00D00CA2">
      <w:pPr>
        <w:pStyle w:val="ng-star-inserted"/>
        <w:shd w:val="clear" w:color="auto" w:fill="FFFFFF"/>
        <w:spacing w:before="0" w:beforeAutospacing="0" w:after="0" w:afterAutospacing="0" w:line="360" w:lineRule="auto"/>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Ակտիվ ռեժիմի հոսանքը կազմում է 20 մԱ (տևողությունը՝ 1 վայրկյան)։</w:t>
      </w:r>
    </w:p>
    <w:p w14:paraId="4B149ABE" w14:textId="77777777" w:rsidR="00D00CA2" w:rsidRPr="00483128" w:rsidRDefault="00D00CA2" w:rsidP="00D00CA2">
      <w:pPr>
        <w:pStyle w:val="ng-star-inserted"/>
        <w:shd w:val="clear" w:color="auto" w:fill="FFFFFF"/>
        <w:spacing w:before="0" w:beforeAutospacing="0" w:after="0" w:afterAutospacing="0" w:line="360" w:lineRule="auto"/>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Քնի ռեժիմի հոսանքը կազմում է 0.01 մԱ (տևողությունը՝ 599 վայրկյան)։</w:t>
      </w:r>
    </w:p>
    <w:p w14:paraId="70814981" w14:textId="77777777" w:rsidR="00D00CA2" w:rsidRPr="00483128" w:rsidRDefault="00D00CA2" w:rsidP="00D00CA2">
      <w:pPr>
        <w:pStyle w:val="ng-star-inserted"/>
        <w:shd w:val="clear" w:color="auto" w:fill="FFFFFF"/>
        <w:spacing w:before="0" w:beforeAutospacing="0" w:after="0" w:afterAutospacing="0" w:line="360" w:lineRule="auto"/>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Հաշվարկվում է նոր ալգորիթմով աշխատող համակարգի միջին հոսանքի սպառումը.</w:t>
      </w:r>
    </w:p>
    <w:p w14:paraId="2AEDDBF1" w14:textId="0FB5BFF9" w:rsidR="00D00CA2" w:rsidRPr="006C0A7B" w:rsidRDefault="00D00CA2" w:rsidP="00400461">
      <w:pPr>
        <w:pStyle w:val="ng-star-inserted"/>
        <w:shd w:val="clear" w:color="auto" w:fill="FFFFFF"/>
        <w:spacing w:before="240" w:beforeAutospacing="0" w:after="240" w:afterAutospacing="0" w:line="360" w:lineRule="auto"/>
        <w:jc w:val="right"/>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I(միջին) = (20 մԱ × 1 վրկ + 0.01 մԱ × 599 վրկ) / 600 վրկ ≈ 0.043 մԱ։</w:t>
      </w:r>
      <w:r w:rsidR="00B55F54" w:rsidRPr="00B55F54">
        <w:rPr>
          <w:rStyle w:val="ng-star-inserted1"/>
          <w:rFonts w:ascii="Sylfaen" w:eastAsiaTheme="majorEastAsia" w:hAnsi="Sylfaen"/>
          <w:color w:val="2B2D31"/>
          <w:lang w:val="hy-AM"/>
        </w:rPr>
        <w:t xml:space="preserve">          </w:t>
      </w:r>
      <w:r w:rsidR="00B55F54" w:rsidRPr="006C0A7B">
        <w:rPr>
          <w:rStyle w:val="ng-star-inserted1"/>
          <w:rFonts w:ascii="Sylfaen" w:eastAsiaTheme="majorEastAsia" w:hAnsi="Sylfaen"/>
          <w:color w:val="2B2D31"/>
          <w:lang w:val="hy-AM"/>
        </w:rPr>
        <w:t>(5.2)</w:t>
      </w:r>
    </w:p>
    <w:p w14:paraId="021B6C9E" w14:textId="77777777" w:rsidR="00D00CA2" w:rsidRPr="00483128" w:rsidRDefault="00D00CA2" w:rsidP="00D00CA2">
      <w:pPr>
        <w:pStyle w:val="ng-star-inserted"/>
        <w:shd w:val="clear" w:color="auto" w:fill="FFFFFF"/>
        <w:spacing w:before="0" w:beforeAutospacing="0" w:after="0" w:afterAutospacing="0" w:line="360" w:lineRule="auto"/>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Նոր ծրագրային լուծման դեպքում մարտկոցի կյանքի տևողությունը կկազմի.</w:t>
      </w:r>
    </w:p>
    <w:p w14:paraId="7122A87C" w14:textId="20405FC6" w:rsidR="00D00CA2" w:rsidRPr="00C05002" w:rsidRDefault="00D00CA2" w:rsidP="00DC24BE">
      <w:pPr>
        <w:pStyle w:val="ng-star-inserted"/>
        <w:shd w:val="clear" w:color="auto" w:fill="FFFFFF"/>
        <w:spacing w:before="240" w:beforeAutospacing="0" w:after="240" w:afterAutospacing="0" w:line="360" w:lineRule="auto"/>
        <w:jc w:val="right"/>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T(օպտիմիզացված) = 2000 մԱ/ժ / 0.043 մԱ ≈ 46,511 ժամ (մոտ 5.3 տարի)։</w:t>
      </w:r>
      <w:r w:rsidR="00400461">
        <w:rPr>
          <w:rStyle w:val="ng-star-inserted1"/>
          <w:rFonts w:ascii="Sylfaen" w:eastAsiaTheme="majorEastAsia" w:hAnsi="Sylfaen"/>
          <w:color w:val="2B2D31"/>
          <w:lang w:val="hy-AM"/>
        </w:rPr>
        <w:t xml:space="preserve"> </w:t>
      </w:r>
      <w:r w:rsidR="00400461" w:rsidRPr="00400461">
        <w:rPr>
          <w:rStyle w:val="ng-star-inserted1"/>
          <w:rFonts w:ascii="Sylfaen" w:eastAsiaTheme="majorEastAsia" w:hAnsi="Sylfaen"/>
          <w:color w:val="2B2D31"/>
          <w:lang w:val="hy-AM"/>
        </w:rPr>
        <w:t xml:space="preserve">    </w:t>
      </w:r>
      <w:r w:rsidR="00400461" w:rsidRPr="00C05002">
        <w:rPr>
          <w:rStyle w:val="ng-star-inserted1"/>
          <w:rFonts w:ascii="Sylfaen" w:eastAsiaTheme="majorEastAsia" w:hAnsi="Sylfaen"/>
          <w:color w:val="2B2D31"/>
          <w:lang w:val="hy-AM"/>
        </w:rPr>
        <w:t>(5.3)</w:t>
      </w:r>
    </w:p>
    <w:p w14:paraId="3CCCF327" w14:textId="6149735C" w:rsidR="00CB2AAE" w:rsidRDefault="00D00CA2" w:rsidP="008D228F">
      <w:pPr>
        <w:pStyle w:val="ng-star-inserted"/>
        <w:shd w:val="clear" w:color="auto" w:fill="FFFFFF"/>
        <w:spacing w:before="0" w:beforeAutospacing="0" w:after="0" w:afterAutospacing="0" w:line="360" w:lineRule="auto"/>
        <w:ind w:firstLine="720"/>
        <w:jc w:val="both"/>
        <w:rPr>
          <w:rStyle w:val="ng-star-inserted1"/>
          <w:rFonts w:ascii="Sylfaen" w:eastAsiaTheme="majorEastAsia" w:hAnsi="Sylfaen"/>
          <w:color w:val="2B2D31"/>
          <w:lang w:val="hy-AM"/>
        </w:rPr>
      </w:pPr>
      <w:r w:rsidRPr="00483128">
        <w:rPr>
          <w:rStyle w:val="ng-star-inserted1"/>
          <w:rFonts w:ascii="Sylfaen" w:eastAsiaTheme="majorEastAsia" w:hAnsi="Sylfaen"/>
          <w:color w:val="2B2D31"/>
          <w:lang w:val="hy-AM"/>
        </w:rPr>
        <w:t xml:space="preserve">Ներկայացված հաշվարկը փաստում է, որ գրագետ ծրագրային կառավարումը երկարացնում է սարքավորման ավտոնոմ աշխատանքը ավելի քան 460 անգամ։ Մեկ սենսորի սպասարկման համար այժմ պահանջվում է մեկ մարտկոց՝ հինգ տարվա կտրվածքով: Ամբողջ ցանցի սպասարկման համար տարեկան կպահանջվի ընդամենը </w:t>
      </w:r>
      <w:r>
        <w:rPr>
          <w:rStyle w:val="ng-star-inserted1"/>
          <w:rFonts w:ascii="Sylfaen" w:eastAsiaTheme="majorEastAsia" w:hAnsi="Sylfaen"/>
          <w:color w:val="2B2D31"/>
          <w:lang w:val="hy-AM"/>
        </w:rPr>
        <w:t xml:space="preserve"> մոտավոր </w:t>
      </w:r>
      <w:r w:rsidRPr="00483128">
        <w:rPr>
          <w:rStyle w:val="ng-star-inserted1"/>
          <w:rFonts w:ascii="Sylfaen" w:eastAsiaTheme="majorEastAsia" w:hAnsi="Sylfaen"/>
          <w:color w:val="2B2D31"/>
          <w:lang w:val="hy-AM"/>
        </w:rPr>
        <w:t>1,880 մարտկոց՝ նախկին 900,000-ի փոխարեն։</w:t>
      </w:r>
    </w:p>
    <w:p w14:paraId="67954CCD" w14:textId="6DFABC7A" w:rsidR="00D00CA2" w:rsidRPr="00400461" w:rsidRDefault="004353A3" w:rsidP="0097195C">
      <w:pPr>
        <w:pStyle w:val="ng-star-inserted"/>
        <w:shd w:val="clear" w:color="auto" w:fill="FFFFFF"/>
        <w:spacing w:before="0" w:beforeAutospacing="0" w:after="0" w:afterAutospacing="0" w:line="360" w:lineRule="auto"/>
        <w:outlineLvl w:val="1"/>
        <w:rPr>
          <w:rFonts w:ascii="Sylfaen" w:hAnsi="Sylfaen" w:cs="Arial"/>
          <w:b/>
          <w:bCs/>
          <w:color w:val="2B2D31"/>
          <w:lang w:val="hy-AM"/>
        </w:rPr>
      </w:pPr>
      <w:bookmarkStart w:id="113" w:name="_Toc227687674"/>
      <w:r w:rsidRPr="00400461">
        <w:rPr>
          <w:rStyle w:val="ng-star-inserted1"/>
          <w:rFonts w:ascii="Sylfaen" w:eastAsiaTheme="majorEastAsia" w:hAnsi="Sylfaen"/>
          <w:b/>
          <w:bCs/>
          <w:color w:val="2B2D31"/>
          <w:lang w:val="hy-AM"/>
        </w:rPr>
        <w:t>5.3.</w:t>
      </w:r>
      <w:r w:rsidR="00400461" w:rsidRPr="00400461">
        <w:rPr>
          <w:rStyle w:val="ng-star-inserted1"/>
          <w:rFonts w:ascii="Sylfaen" w:eastAsiaTheme="majorEastAsia" w:hAnsi="Sylfaen"/>
          <w:b/>
          <w:bCs/>
          <w:color w:val="2B2D31"/>
          <w:lang w:val="hy-AM"/>
        </w:rPr>
        <w:t>Եզրակացություն</w:t>
      </w:r>
      <w:bookmarkEnd w:id="113"/>
    </w:p>
    <w:p w14:paraId="65B053B3" w14:textId="77777777" w:rsidR="00D00CA2" w:rsidRPr="00AA4CA0" w:rsidRDefault="00D00CA2" w:rsidP="008D228F">
      <w:pPr>
        <w:spacing w:after="120" w:line="360" w:lineRule="auto"/>
        <w:ind w:firstLine="720"/>
        <w:jc w:val="both"/>
        <w:rPr>
          <w:rFonts w:ascii="Sylfaen" w:eastAsiaTheme="minorHAnsi" w:hAnsi="Sylfaen" w:cs="MS Gothic"/>
          <w:kern w:val="2"/>
          <w:szCs w:val="28"/>
          <w:lang w:val="hy-AM"/>
          <w14:ligatures w14:val="standardContextual"/>
        </w:rPr>
      </w:pPr>
      <w:r w:rsidRPr="0055510F">
        <w:rPr>
          <w:rStyle w:val="ng-star-inserted1"/>
          <w:rFonts w:ascii="Sylfaen" w:eastAsiaTheme="majorEastAsia" w:hAnsi="Sylfaen"/>
          <w:color w:val="2B2D31"/>
          <w:lang w:val="hy-AM"/>
        </w:rPr>
        <w:t>Ավարտական աշխատանքի բնապահպանական բաժնում իրականացված վերլուծությունն ու ինժեներական հաշվարկները ապացուցեցին, որ ծրագրավորումը ոչ միայն շրջակա միջավայրի մոնիթորինգային տվյալների վերլուծման միջոց է, այլև էկոլոգիական անվտանգության ապահովման անմիջական գործիք։ Հիմնվելով ISO 14001 ստանդարտի պահանջների վրա՝ հիմնավորվեց, որ միկրոէլեկտրոնային համակարգերում ընդհատումներով ղեկավարվող Էներգախնայող ծրագրային ալգորիթմի ներդրումը թույլ է տալիս նվազեցնել էներգասպառումը ավելի քան 99%-ով։ Ծրագրային այս լուծումը կանխում է տարեկան հարյուր հազարավոր տոքսիկ մարտկոցների (ծանր մետաղների) արտանետումը բնական միջավայր՝ ապահովելով ինչպես էկոլոգիական, այնպես էլ տնտեսական բարձր շահավետություն և կայուն զարգացում։</w:t>
      </w:r>
    </w:p>
    <w:p w14:paraId="16EB6DB5" w14:textId="0B485FE0" w:rsidR="005369D6" w:rsidRDefault="00E96A00" w:rsidP="0097195C">
      <w:pPr>
        <w:spacing w:after="160" w:line="278" w:lineRule="auto"/>
        <w:rPr>
          <w:rFonts w:ascii="Sylfaen" w:eastAsia="Sylfaen" w:hAnsi="Sylfaen" w:cs="Sylfaen"/>
          <w:sz w:val="28"/>
          <w:szCs w:val="28"/>
          <w:lang w:val="hy-AM"/>
        </w:rPr>
      </w:pPr>
      <w:r>
        <w:rPr>
          <w:rFonts w:ascii="Sylfaen" w:hAnsi="Sylfaen"/>
          <w:lang w:val="hy-AM"/>
        </w:rPr>
        <w:br w:type="page"/>
      </w:r>
      <w:r w:rsidR="005369D6" w:rsidRPr="002E3178">
        <w:rPr>
          <w:rFonts w:ascii="Sylfaen" w:eastAsia="Sylfaen" w:hAnsi="Sylfaen" w:cs="Sylfaen"/>
          <w:sz w:val="28"/>
          <w:szCs w:val="28"/>
          <w:lang w:val="hy-AM"/>
        </w:rPr>
        <w:lastRenderedPageBreak/>
        <w:t>ՀԱՅԱՍՏԱՆԻ ԱԶԳԱՅԻՆ ՊՈԼԻՏԵԽՆԻԿԱԿԱՆ ՀԱՄԱԼՍԱՐԱՆ</w:t>
      </w:r>
    </w:p>
    <w:p w14:paraId="60DC7837" w14:textId="77777777" w:rsidR="005369D6" w:rsidRPr="002E3178" w:rsidRDefault="005369D6" w:rsidP="005369D6">
      <w:pPr>
        <w:widowControl w:val="0"/>
        <w:autoSpaceDE w:val="0"/>
        <w:autoSpaceDN w:val="0"/>
        <w:spacing w:line="360" w:lineRule="auto"/>
        <w:ind w:right="5"/>
        <w:jc w:val="center"/>
        <w:rPr>
          <w:rFonts w:ascii="Sylfaen" w:eastAsia="Sylfaen" w:hAnsi="Sylfaen" w:cs="Sylfaen"/>
          <w:sz w:val="28"/>
          <w:szCs w:val="28"/>
          <w:lang w:val="hy-AM"/>
        </w:rPr>
      </w:pPr>
      <w:r w:rsidRPr="002E3178">
        <w:rPr>
          <w:rFonts w:ascii="Sylfaen" w:eastAsia="Sylfaen" w:hAnsi="Sylfaen" w:cs="Sylfaen"/>
          <w:sz w:val="28"/>
          <w:szCs w:val="28"/>
          <w:lang w:val="hy-AM"/>
        </w:rPr>
        <w:t xml:space="preserve"> </w:t>
      </w:r>
      <w:r w:rsidRPr="002E3178">
        <w:rPr>
          <w:rFonts w:ascii="Sylfaen" w:eastAsia="Sylfaen" w:hAnsi="Sylfaen" w:cs="Sylfaen"/>
          <w:spacing w:val="-2"/>
          <w:sz w:val="28"/>
          <w:szCs w:val="28"/>
          <w:lang w:val="hy-AM"/>
        </w:rPr>
        <w:t>(ՀԻՄՆԱԴՐԱՄ)</w:t>
      </w:r>
    </w:p>
    <w:p w14:paraId="04FCD06B" w14:textId="77777777" w:rsidR="005369D6" w:rsidRPr="002E3178" w:rsidRDefault="005369D6" w:rsidP="005369D6">
      <w:pPr>
        <w:widowControl w:val="0"/>
        <w:autoSpaceDE w:val="0"/>
        <w:autoSpaceDN w:val="0"/>
        <w:spacing w:before="324" w:line="360" w:lineRule="auto"/>
        <w:rPr>
          <w:rFonts w:ascii="Sylfaen" w:eastAsia="Sylfaen" w:hAnsi="Sylfaen" w:cs="Sylfaen"/>
          <w:sz w:val="28"/>
          <w:szCs w:val="28"/>
          <w:lang w:val="hy-AM"/>
        </w:rPr>
      </w:pPr>
    </w:p>
    <w:p w14:paraId="71D444B4" w14:textId="77777777" w:rsidR="005369D6" w:rsidRPr="002E3178" w:rsidRDefault="005369D6" w:rsidP="005369D6">
      <w:pPr>
        <w:widowControl w:val="0"/>
        <w:autoSpaceDE w:val="0"/>
        <w:autoSpaceDN w:val="0"/>
        <w:spacing w:line="360" w:lineRule="auto"/>
        <w:ind w:right="5"/>
        <w:jc w:val="center"/>
        <w:rPr>
          <w:rFonts w:ascii="Sylfaen" w:eastAsia="Sylfaen" w:hAnsi="Sylfaen" w:cs="Sylfaen"/>
          <w:sz w:val="28"/>
          <w:szCs w:val="28"/>
          <w:lang w:val="hy-AM"/>
        </w:rPr>
      </w:pPr>
      <w:bookmarkStart w:id="114" w:name="OLE_LINK15"/>
      <w:r w:rsidRPr="002E3178">
        <w:rPr>
          <w:rFonts w:ascii="Sylfaen" w:eastAsia="Sylfaen" w:hAnsi="Sylfaen" w:cs="Sylfaen"/>
          <w:sz w:val="28"/>
          <w:szCs w:val="28"/>
          <w:lang w:val="hy-AM"/>
        </w:rPr>
        <w:t xml:space="preserve">«Լեռնամետալուրգիայի և քիմիական տեխնոլոգիաների» </w:t>
      </w:r>
      <w:r w:rsidRPr="002E3178">
        <w:rPr>
          <w:rFonts w:ascii="Sylfaen" w:eastAsia="Sylfaen" w:hAnsi="Sylfaen" w:cs="Sylfaen"/>
          <w:spacing w:val="-2"/>
          <w:sz w:val="28"/>
          <w:szCs w:val="28"/>
          <w:lang w:val="hy-AM"/>
        </w:rPr>
        <w:t>ինստիտուտ</w:t>
      </w:r>
    </w:p>
    <w:bookmarkEnd w:id="114"/>
    <w:p w14:paraId="775C9131" w14:textId="77777777" w:rsidR="005369D6" w:rsidRPr="002E3178" w:rsidRDefault="005369D6" w:rsidP="005369D6">
      <w:pPr>
        <w:widowControl w:val="0"/>
        <w:autoSpaceDE w:val="0"/>
        <w:autoSpaceDN w:val="0"/>
        <w:spacing w:before="110" w:line="360" w:lineRule="auto"/>
        <w:rPr>
          <w:rFonts w:ascii="Sylfaen" w:eastAsia="Sylfaen" w:hAnsi="Sylfaen" w:cs="Sylfaen"/>
          <w:sz w:val="28"/>
          <w:szCs w:val="28"/>
          <w:lang w:val="hy-AM"/>
        </w:rPr>
      </w:pPr>
    </w:p>
    <w:p w14:paraId="353B02E8" w14:textId="77777777" w:rsidR="005369D6" w:rsidRPr="002E3178" w:rsidRDefault="005369D6" w:rsidP="005369D6">
      <w:pPr>
        <w:widowControl w:val="0"/>
        <w:tabs>
          <w:tab w:val="left" w:pos="7227"/>
        </w:tabs>
        <w:autoSpaceDE w:val="0"/>
        <w:autoSpaceDN w:val="0"/>
        <w:spacing w:line="360" w:lineRule="auto"/>
        <w:ind w:left="1474" w:right="1478"/>
        <w:jc w:val="center"/>
        <w:rPr>
          <w:rFonts w:ascii="Sylfaen" w:eastAsia="Sylfaen" w:hAnsi="Sylfaen" w:cs="Sylfaen"/>
          <w:sz w:val="28"/>
          <w:szCs w:val="28"/>
          <w:lang w:val="hy-AM"/>
        </w:rPr>
      </w:pPr>
      <w:r w:rsidRPr="002E3178">
        <w:rPr>
          <w:rFonts w:ascii="Sylfaen" w:eastAsia="Sylfaen" w:hAnsi="Sylfaen" w:cs="Sylfaen"/>
          <w:sz w:val="28"/>
          <w:szCs w:val="28"/>
          <w:lang w:val="hy-AM"/>
        </w:rPr>
        <w:t xml:space="preserve">«Քիմիական տեխնոլոգիաներ, բնապահպանություն և կենսագործունեության անվտանգություն» </w:t>
      </w:r>
      <w:r w:rsidRPr="002E3178">
        <w:rPr>
          <w:rFonts w:ascii="Sylfaen" w:eastAsia="Sylfaen" w:hAnsi="Sylfaen" w:cs="Sylfaen"/>
          <w:spacing w:val="-2"/>
          <w:sz w:val="28"/>
          <w:szCs w:val="28"/>
          <w:lang w:val="hy-AM"/>
        </w:rPr>
        <w:t>ամբիոն</w:t>
      </w:r>
    </w:p>
    <w:p w14:paraId="33EB4CBB" w14:textId="77777777" w:rsidR="005369D6" w:rsidRPr="002E3178" w:rsidRDefault="005369D6" w:rsidP="005369D6">
      <w:pPr>
        <w:widowControl w:val="0"/>
        <w:autoSpaceDE w:val="0"/>
        <w:autoSpaceDN w:val="0"/>
        <w:spacing w:line="360" w:lineRule="auto"/>
        <w:rPr>
          <w:rFonts w:ascii="Sylfaen" w:eastAsia="Sylfaen" w:hAnsi="Sylfaen" w:cs="Sylfaen"/>
          <w:sz w:val="28"/>
          <w:szCs w:val="28"/>
          <w:lang w:val="hy-AM"/>
        </w:rPr>
      </w:pPr>
    </w:p>
    <w:p w14:paraId="64EB8297" w14:textId="77777777" w:rsidR="005369D6" w:rsidRPr="002E3178" w:rsidRDefault="005369D6" w:rsidP="005369D6">
      <w:pPr>
        <w:widowControl w:val="0"/>
        <w:autoSpaceDE w:val="0"/>
        <w:autoSpaceDN w:val="0"/>
        <w:spacing w:before="322" w:line="360" w:lineRule="auto"/>
        <w:rPr>
          <w:rFonts w:ascii="Sylfaen" w:eastAsia="Sylfaen" w:hAnsi="Sylfaen" w:cs="Sylfaen"/>
          <w:sz w:val="28"/>
          <w:szCs w:val="28"/>
          <w:lang w:val="hy-AM"/>
        </w:rPr>
      </w:pPr>
    </w:p>
    <w:p w14:paraId="39FDC0D5" w14:textId="77777777" w:rsidR="005369D6" w:rsidRPr="002E3178" w:rsidRDefault="005369D6" w:rsidP="005369D6">
      <w:pPr>
        <w:widowControl w:val="0"/>
        <w:autoSpaceDE w:val="0"/>
        <w:autoSpaceDN w:val="0"/>
        <w:spacing w:line="360" w:lineRule="auto"/>
        <w:ind w:left="2" w:right="5"/>
        <w:jc w:val="center"/>
        <w:rPr>
          <w:rFonts w:ascii="Sylfaen" w:eastAsia="Sylfaen" w:hAnsi="Sylfaen" w:cs="Sylfaen"/>
          <w:sz w:val="36"/>
          <w:szCs w:val="36"/>
          <w:lang w:val="hy-AM"/>
        </w:rPr>
      </w:pPr>
      <w:r w:rsidRPr="0039455D">
        <w:rPr>
          <w:rFonts w:ascii="Sylfaen" w:eastAsia="Sylfaen" w:hAnsi="Sylfaen" w:cs="Sylfaen"/>
          <w:sz w:val="36"/>
          <w:szCs w:val="36"/>
          <w:lang w:val="hy-AM"/>
        </w:rPr>
        <w:t xml:space="preserve">ԱՎԱՐՏԱԿԱՆ </w:t>
      </w:r>
      <w:r w:rsidRPr="002E3178">
        <w:rPr>
          <w:rFonts w:ascii="Sylfaen" w:eastAsia="Sylfaen" w:hAnsi="Sylfaen" w:cs="Sylfaen"/>
          <w:sz w:val="36"/>
          <w:szCs w:val="36"/>
          <w:lang w:val="hy-AM"/>
        </w:rPr>
        <w:t xml:space="preserve"> ԱՇԽԱՏԱՆՔԻ </w:t>
      </w:r>
      <w:r w:rsidRPr="0039455D">
        <w:rPr>
          <w:rFonts w:ascii="Sylfaen" w:eastAsia="Sylfaen" w:hAnsi="Sylfaen" w:cs="Sylfaen"/>
          <w:sz w:val="36"/>
          <w:szCs w:val="36"/>
          <w:lang w:val="hy-AM"/>
        </w:rPr>
        <w:t xml:space="preserve"> </w:t>
      </w:r>
      <w:r w:rsidRPr="002E3178">
        <w:rPr>
          <w:rFonts w:ascii="Sylfaen" w:eastAsia="Sylfaen" w:hAnsi="Sylfaen" w:cs="Sylfaen"/>
          <w:spacing w:val="-2"/>
          <w:sz w:val="36"/>
          <w:szCs w:val="36"/>
          <w:lang w:val="hy-AM"/>
        </w:rPr>
        <w:t>ԱՌԱՋԱԴՐԱՆՔ</w:t>
      </w:r>
    </w:p>
    <w:p w14:paraId="56DB8D62" w14:textId="77777777" w:rsidR="005369D6" w:rsidRPr="002E3178" w:rsidRDefault="005369D6" w:rsidP="005369D6">
      <w:pPr>
        <w:widowControl w:val="0"/>
        <w:autoSpaceDE w:val="0"/>
        <w:autoSpaceDN w:val="0"/>
        <w:spacing w:line="360" w:lineRule="auto"/>
        <w:ind w:left="1" w:right="5"/>
        <w:jc w:val="center"/>
        <w:rPr>
          <w:rFonts w:ascii="Sylfaen" w:eastAsia="Sylfaen" w:hAnsi="Sylfaen" w:cs="Sylfaen"/>
          <w:sz w:val="36"/>
          <w:szCs w:val="36"/>
          <w:lang w:val="hy-AM"/>
        </w:rPr>
      </w:pPr>
      <w:r w:rsidRPr="002E3178">
        <w:rPr>
          <w:rFonts w:ascii="Sylfaen" w:eastAsia="Sylfaen" w:hAnsi="Sylfaen" w:cs="Sylfaen"/>
          <w:sz w:val="36"/>
          <w:szCs w:val="36"/>
          <w:lang w:val="hy-AM"/>
        </w:rPr>
        <w:t>«ԿԵՆՍԱԳՈՐԾՈՒՆԵՈՒԹՅԱՆ</w:t>
      </w:r>
      <w:r w:rsidRPr="0039455D">
        <w:rPr>
          <w:rFonts w:ascii="Sylfaen" w:eastAsia="Sylfaen" w:hAnsi="Sylfaen" w:cs="Sylfaen"/>
          <w:sz w:val="36"/>
          <w:szCs w:val="36"/>
          <w:lang w:val="hy-AM"/>
        </w:rPr>
        <w:t xml:space="preserve">  </w:t>
      </w:r>
      <w:r w:rsidRPr="002E3178">
        <w:rPr>
          <w:rFonts w:ascii="Sylfaen" w:eastAsia="Sylfaen" w:hAnsi="Sylfaen" w:cs="Sylfaen"/>
          <w:sz w:val="36"/>
          <w:szCs w:val="36"/>
          <w:lang w:val="hy-AM"/>
        </w:rPr>
        <w:t xml:space="preserve">ԱՆՎՏԱՆԳՈՒԹՅՈՒՆ» </w:t>
      </w:r>
      <w:r w:rsidRPr="002E3178">
        <w:rPr>
          <w:rFonts w:ascii="Sylfaen" w:eastAsia="Sylfaen" w:hAnsi="Sylfaen" w:cs="Sylfaen"/>
          <w:spacing w:val="-2"/>
          <w:sz w:val="36"/>
          <w:szCs w:val="36"/>
          <w:lang w:val="hy-AM"/>
        </w:rPr>
        <w:t>ԲԱԺՆԻՑ</w:t>
      </w:r>
    </w:p>
    <w:p w14:paraId="3FCBD8EB" w14:textId="77777777" w:rsidR="005369D6" w:rsidRDefault="005369D6" w:rsidP="005369D6">
      <w:pPr>
        <w:widowControl w:val="0"/>
        <w:autoSpaceDE w:val="0"/>
        <w:autoSpaceDN w:val="0"/>
        <w:spacing w:line="360" w:lineRule="auto"/>
        <w:rPr>
          <w:rFonts w:ascii="Sylfaen" w:eastAsia="Sylfaen" w:hAnsi="Sylfaen" w:cs="Sylfaen"/>
          <w:sz w:val="36"/>
          <w:szCs w:val="28"/>
          <w:lang w:val="hy-AM"/>
        </w:rPr>
      </w:pPr>
    </w:p>
    <w:p w14:paraId="0A4D93EE" w14:textId="77777777" w:rsidR="005369D6" w:rsidRPr="002E3178" w:rsidRDefault="005369D6" w:rsidP="005369D6">
      <w:pPr>
        <w:widowControl w:val="0"/>
        <w:autoSpaceDE w:val="0"/>
        <w:autoSpaceDN w:val="0"/>
        <w:spacing w:line="360" w:lineRule="auto"/>
        <w:rPr>
          <w:rFonts w:ascii="Sylfaen" w:eastAsia="Sylfaen" w:hAnsi="Sylfaen" w:cs="Sylfaen"/>
          <w:sz w:val="36"/>
          <w:szCs w:val="28"/>
          <w:lang w:val="hy-AM"/>
        </w:rPr>
      </w:pPr>
    </w:p>
    <w:p w14:paraId="5D30BBCB" w14:textId="77777777" w:rsidR="005369D6" w:rsidRPr="002E3178" w:rsidRDefault="005369D6" w:rsidP="005369D6">
      <w:pPr>
        <w:widowControl w:val="0"/>
        <w:autoSpaceDE w:val="0"/>
        <w:autoSpaceDN w:val="0"/>
        <w:spacing w:before="270" w:line="360" w:lineRule="auto"/>
        <w:rPr>
          <w:rFonts w:ascii="Sylfaen" w:eastAsia="Sylfaen" w:hAnsi="Sylfaen" w:cs="Sylfaen"/>
          <w:sz w:val="36"/>
          <w:szCs w:val="28"/>
          <w:lang w:val="hy-AM"/>
        </w:rPr>
      </w:pPr>
    </w:p>
    <w:p w14:paraId="31A14CA3" w14:textId="77777777" w:rsidR="005369D6" w:rsidRPr="002E3178" w:rsidRDefault="005369D6" w:rsidP="005369D6">
      <w:pPr>
        <w:widowControl w:val="0"/>
        <w:tabs>
          <w:tab w:val="left" w:pos="2005"/>
          <w:tab w:val="left" w:pos="9009"/>
        </w:tabs>
        <w:autoSpaceDE w:val="0"/>
        <w:autoSpaceDN w:val="0"/>
        <w:spacing w:line="360" w:lineRule="auto"/>
        <w:ind w:left="101"/>
        <w:rPr>
          <w:rFonts w:ascii="Sylfaen" w:hAnsi="Sylfaen"/>
          <w:lang w:val="hy-AM"/>
        </w:rPr>
      </w:pPr>
      <w:r w:rsidRPr="002E3178">
        <w:rPr>
          <w:rFonts w:ascii="Sylfaen" w:eastAsia="Sylfaen" w:hAnsi="Sylfaen" w:cs="Sylfaen"/>
          <w:spacing w:val="-2"/>
          <w:lang w:val="hy-AM"/>
        </w:rPr>
        <w:t>Ինստիտուտ</w:t>
      </w:r>
      <w:r w:rsidRPr="002E3178">
        <w:rPr>
          <w:rFonts w:ascii="Sylfaen" w:eastAsia="Sylfaen" w:hAnsi="Sylfaen" w:cs="Sylfaen"/>
          <w:lang w:val="hy-AM"/>
        </w:rPr>
        <w:tab/>
      </w:r>
      <w:r w:rsidRPr="00F45954">
        <w:rPr>
          <w:rFonts w:ascii="Sylfaen" w:eastAsia="Sylfaen" w:hAnsi="Sylfaen" w:cs="Sylfaen"/>
          <w:u w:val="single"/>
          <w:lang w:val="hy-AM"/>
        </w:rPr>
        <w:t xml:space="preserve">     </w:t>
      </w:r>
      <w:r>
        <w:rPr>
          <w:rFonts w:ascii="Sylfaen" w:eastAsia="Sylfaen" w:hAnsi="Sylfaen" w:cs="Sylfaen"/>
          <w:lang w:val="hy-AM"/>
        </w:rPr>
        <w:t>____</w:t>
      </w:r>
      <w:r w:rsidRPr="00F45954">
        <w:rPr>
          <w:rFonts w:ascii="Sylfaen" w:eastAsia="Sylfaen" w:hAnsi="Sylfaen" w:cs="Sylfaen"/>
          <w:sz w:val="28"/>
          <w:szCs w:val="28"/>
          <w:u w:val="single"/>
          <w:lang w:val="hy-AM"/>
        </w:rPr>
        <w:t>ԼՄ և ՔՏ</w:t>
      </w:r>
      <w:r w:rsidRPr="002E3178">
        <w:rPr>
          <w:rFonts w:ascii="Sylfaen" w:hAnsi="Sylfaen"/>
          <w:u w:val="single"/>
          <w:lang w:val="hy-AM"/>
        </w:rPr>
        <w:tab/>
      </w:r>
    </w:p>
    <w:p w14:paraId="1405E6A7" w14:textId="77777777" w:rsidR="005369D6" w:rsidRPr="002E3178" w:rsidRDefault="005369D6" w:rsidP="005369D6">
      <w:pPr>
        <w:widowControl w:val="0"/>
        <w:tabs>
          <w:tab w:val="left" w:pos="2000"/>
          <w:tab w:val="left" w:pos="9006"/>
        </w:tabs>
        <w:autoSpaceDE w:val="0"/>
        <w:autoSpaceDN w:val="0"/>
        <w:spacing w:line="360" w:lineRule="auto"/>
        <w:ind w:left="101"/>
        <w:rPr>
          <w:rFonts w:ascii="Sylfaen" w:hAnsi="Sylfaen"/>
          <w:lang w:val="hy-AM"/>
        </w:rPr>
      </w:pPr>
      <w:r w:rsidRPr="002E3178">
        <w:rPr>
          <w:rFonts w:ascii="Sylfaen" w:eastAsia="Sylfaen" w:hAnsi="Sylfaen" w:cs="Sylfaen"/>
          <w:spacing w:val="-2"/>
          <w:lang w:val="hy-AM"/>
        </w:rPr>
        <w:t>Խումբ</w:t>
      </w:r>
      <w:r w:rsidRPr="002E3178">
        <w:rPr>
          <w:rFonts w:ascii="Sylfaen" w:eastAsia="Sylfaen" w:hAnsi="Sylfaen" w:cs="Sylfaen"/>
          <w:lang w:val="hy-AM"/>
        </w:rPr>
        <w:tab/>
      </w:r>
      <w:r w:rsidRPr="002E3178">
        <w:rPr>
          <w:rFonts w:ascii="Sylfaen" w:hAnsi="Sylfaen"/>
          <w:sz w:val="28"/>
          <w:szCs w:val="28"/>
          <w:u w:val="single"/>
          <w:lang w:val="hy-AM"/>
        </w:rPr>
        <w:t xml:space="preserve">           </w:t>
      </w:r>
      <w:r w:rsidRPr="00492042">
        <w:rPr>
          <w:rFonts w:ascii="Sylfaen" w:hAnsi="Sylfaen"/>
          <w:sz w:val="28"/>
          <w:szCs w:val="28"/>
          <w:u w:val="single"/>
          <w:lang w:val="hy-AM"/>
        </w:rPr>
        <w:t>ՏՏ</w:t>
      </w:r>
      <w:r w:rsidRPr="00B6743E">
        <w:rPr>
          <w:rFonts w:ascii="Sylfaen" w:hAnsi="Sylfaen"/>
          <w:sz w:val="28"/>
          <w:szCs w:val="28"/>
          <w:u w:val="single"/>
          <w:lang w:val="hy-AM"/>
        </w:rPr>
        <w:t>2</w:t>
      </w:r>
      <w:r w:rsidRPr="002E3178">
        <w:rPr>
          <w:rFonts w:ascii="Sylfaen" w:hAnsi="Sylfaen"/>
          <w:sz w:val="28"/>
          <w:szCs w:val="28"/>
          <w:u w:val="single"/>
          <w:lang w:val="hy-AM"/>
        </w:rPr>
        <w:t>19Ս</w:t>
      </w:r>
      <w:r w:rsidRPr="002E3178">
        <w:rPr>
          <w:rFonts w:ascii="Sylfaen" w:hAnsi="Sylfaen"/>
          <w:u w:val="single"/>
          <w:lang w:val="hy-AM"/>
        </w:rPr>
        <w:tab/>
      </w:r>
    </w:p>
    <w:p w14:paraId="416E5B8D" w14:textId="77777777" w:rsidR="005369D6" w:rsidRPr="002E3178" w:rsidRDefault="005369D6" w:rsidP="005369D6">
      <w:pPr>
        <w:widowControl w:val="0"/>
        <w:tabs>
          <w:tab w:val="left" w:pos="1981"/>
          <w:tab w:val="left" w:pos="8985"/>
        </w:tabs>
        <w:autoSpaceDE w:val="0"/>
        <w:autoSpaceDN w:val="0"/>
        <w:spacing w:before="1" w:line="360" w:lineRule="auto"/>
        <w:ind w:left="101"/>
        <w:rPr>
          <w:rFonts w:ascii="Sylfaen" w:hAnsi="Sylfaen"/>
          <w:lang w:val="hy-AM"/>
        </w:rPr>
      </w:pPr>
      <w:r w:rsidRPr="002E3178">
        <w:rPr>
          <w:rFonts w:ascii="Sylfaen" w:eastAsia="Sylfaen" w:hAnsi="Sylfaen" w:cs="Sylfaen"/>
          <w:spacing w:val="-2"/>
          <w:lang w:val="hy-AM"/>
        </w:rPr>
        <w:t>Ուսանող</w:t>
      </w:r>
      <w:r w:rsidRPr="002E3178">
        <w:rPr>
          <w:rFonts w:ascii="Sylfaen" w:eastAsia="Sylfaen" w:hAnsi="Sylfaen" w:cs="Sylfaen"/>
          <w:lang w:val="hy-AM"/>
        </w:rPr>
        <w:tab/>
      </w:r>
      <w:r>
        <w:rPr>
          <w:rFonts w:ascii="Sylfaen" w:eastAsia="Sylfaen" w:hAnsi="Sylfaen" w:cs="Sylfaen"/>
          <w:u w:val="single"/>
          <w:lang w:val="hy-AM"/>
        </w:rPr>
        <w:t xml:space="preserve">             </w:t>
      </w:r>
      <w:r>
        <w:rPr>
          <w:rFonts w:ascii="Sylfaen" w:hAnsi="Sylfaen"/>
          <w:sz w:val="28"/>
          <w:szCs w:val="28"/>
          <w:u w:val="single"/>
          <w:lang w:val="hy-AM"/>
        </w:rPr>
        <w:t>Թադևոսյան Գագիկ Եղիայի</w:t>
      </w:r>
      <w:r w:rsidRPr="002E3178">
        <w:rPr>
          <w:rFonts w:ascii="Sylfaen" w:hAnsi="Sylfaen"/>
          <w:u w:val="single"/>
          <w:lang w:val="hy-AM"/>
        </w:rPr>
        <w:tab/>
      </w:r>
    </w:p>
    <w:p w14:paraId="41BB039E" w14:textId="77777777" w:rsidR="005369D6" w:rsidRPr="004F5649" w:rsidRDefault="005369D6" w:rsidP="005369D6">
      <w:pPr>
        <w:widowControl w:val="0"/>
        <w:tabs>
          <w:tab w:val="left" w:pos="2038"/>
          <w:tab w:val="left" w:pos="9041"/>
        </w:tabs>
        <w:autoSpaceDE w:val="0"/>
        <w:autoSpaceDN w:val="0"/>
        <w:spacing w:line="360" w:lineRule="auto"/>
        <w:ind w:left="101"/>
        <w:rPr>
          <w:rFonts w:ascii="Sylfaen" w:hAnsi="Sylfaen"/>
          <w:lang w:val="hy-AM"/>
        </w:rPr>
      </w:pPr>
      <w:r w:rsidRPr="002E3178">
        <w:rPr>
          <w:rFonts w:ascii="Sylfaen" w:eastAsia="Sylfaen" w:hAnsi="Sylfaen" w:cs="Sylfaen"/>
          <w:spacing w:val="-2"/>
          <w:lang w:val="hy-AM"/>
        </w:rPr>
        <w:t>Խորհրդատու</w:t>
      </w:r>
      <w:r>
        <w:rPr>
          <w:rFonts w:ascii="Sylfaen" w:eastAsia="Sylfaen" w:hAnsi="Sylfaen" w:cs="Sylfaen"/>
          <w:lang w:val="hy-AM"/>
        </w:rPr>
        <w:t xml:space="preserve">       </w:t>
      </w:r>
      <w:r>
        <w:rPr>
          <w:rFonts w:ascii="Sylfaen" w:eastAsia="Sylfaen" w:hAnsi="Sylfaen" w:cs="Sylfaen"/>
          <w:u w:val="single"/>
          <w:lang w:val="hy-AM"/>
        </w:rPr>
        <w:t xml:space="preserve">             </w:t>
      </w:r>
      <w:r w:rsidRPr="00582E4F">
        <w:rPr>
          <w:rFonts w:ascii="Sylfaen" w:eastAsia="Sylfaen" w:hAnsi="Sylfaen" w:cs="Sylfaen"/>
          <w:sz w:val="28"/>
          <w:szCs w:val="28"/>
          <w:u w:val="single"/>
          <w:lang w:val="hy-AM"/>
        </w:rPr>
        <w:t>Ակարմազյան Հայկ Սահակի</w:t>
      </w:r>
      <w:r w:rsidRPr="002E3178">
        <w:rPr>
          <w:rFonts w:ascii="Sylfaen" w:hAnsi="Sylfaen"/>
          <w:u w:val="single"/>
          <w:lang w:val="hy-AM"/>
        </w:rPr>
        <w:tab/>
      </w:r>
    </w:p>
    <w:p w14:paraId="3E86A49B" w14:textId="77777777" w:rsidR="005369D6" w:rsidRPr="002E3178" w:rsidRDefault="005369D6" w:rsidP="005369D6">
      <w:pPr>
        <w:widowControl w:val="0"/>
        <w:autoSpaceDE w:val="0"/>
        <w:autoSpaceDN w:val="0"/>
        <w:spacing w:before="198" w:line="360" w:lineRule="auto"/>
        <w:rPr>
          <w:rFonts w:ascii="Sylfaen" w:eastAsia="Sylfaen" w:hAnsi="Sylfaen" w:cs="Sylfaen"/>
          <w:sz w:val="28"/>
          <w:szCs w:val="28"/>
          <w:lang w:val="hy-AM"/>
        </w:rPr>
      </w:pPr>
    </w:p>
    <w:p w14:paraId="4E65B0D7" w14:textId="5705CC25" w:rsidR="005369D6" w:rsidRPr="002E3178" w:rsidRDefault="00421642" w:rsidP="005369D6">
      <w:pPr>
        <w:widowControl w:val="0"/>
        <w:autoSpaceDE w:val="0"/>
        <w:autoSpaceDN w:val="0"/>
        <w:spacing w:line="360" w:lineRule="auto"/>
        <w:ind w:left="1" w:right="5"/>
        <w:jc w:val="center"/>
        <w:rPr>
          <w:rFonts w:ascii="Sylfaen" w:eastAsia="Sylfaen" w:hAnsi="Sylfaen" w:cs="Sylfaen"/>
          <w:sz w:val="28"/>
          <w:szCs w:val="28"/>
          <w:lang w:val="hy-AM"/>
        </w:rPr>
        <w:sectPr w:rsidR="005369D6" w:rsidRPr="002E3178" w:rsidSect="00DC32F9">
          <w:pgSz w:w="11910" w:h="16840"/>
          <w:pgMar w:top="1134" w:right="567" w:bottom="1418" w:left="1701" w:header="0" w:footer="432" w:gutter="0"/>
          <w:cols w:space="720"/>
          <w:docGrid w:linePitch="326"/>
        </w:sectPr>
      </w:pPr>
      <w:r>
        <w:rPr>
          <w:rFonts w:ascii="Sylfaen" w:hAnsi="Sylfaen"/>
          <w:noProof/>
          <w:lang w:val="hy-AM"/>
          <w14:ligatures w14:val="standardContextual"/>
        </w:rPr>
        <mc:AlternateContent>
          <mc:Choice Requires="wps">
            <w:drawing>
              <wp:anchor distT="0" distB="0" distL="114300" distR="114300" simplePos="0" relativeHeight="251692032" behindDoc="0" locked="0" layoutInCell="1" allowOverlap="1" wp14:anchorId="147596DD" wp14:editId="110B63E6">
                <wp:simplePos x="0" y="0"/>
                <wp:positionH relativeFrom="margin">
                  <wp:align>center</wp:align>
                </wp:positionH>
                <wp:positionV relativeFrom="paragraph">
                  <wp:posOffset>1026942</wp:posOffset>
                </wp:positionV>
                <wp:extent cx="576775" cy="288388"/>
                <wp:effectExtent l="0" t="0" r="13970" b="16510"/>
                <wp:wrapNone/>
                <wp:docPr id="13" name="Rectangle 13"/>
                <wp:cNvGraphicFramePr/>
                <a:graphic xmlns:a="http://schemas.openxmlformats.org/drawingml/2006/main">
                  <a:graphicData uri="http://schemas.microsoft.com/office/word/2010/wordprocessingShape">
                    <wps:wsp>
                      <wps:cNvSpPr/>
                      <wps:spPr>
                        <a:xfrm>
                          <a:off x="0" y="0"/>
                          <a:ext cx="576775" cy="2883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A0F9E" id="Rectangle 13" o:spid="_x0000_s1026" style="position:absolute;margin-left:0;margin-top:80.85pt;width:45.4pt;height:22.7pt;z-index:2516920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" fillcolor="white [3212]" strokecolor="white [3212]" strokeweight="1pt">
                <w10:wrap anchorx="margin"/>
              </v:rect>
            </w:pict>
          </mc:Fallback>
        </mc:AlternateContent>
      </w:r>
      <w:r w:rsidR="005369D6" w:rsidRPr="002E3178">
        <w:rPr>
          <w:rFonts w:ascii="Sylfaen" w:eastAsia="Sylfaen" w:hAnsi="Sylfaen" w:cs="Sylfaen"/>
          <w:sz w:val="28"/>
          <w:szCs w:val="28"/>
          <w:lang w:val="hy-AM"/>
        </w:rPr>
        <w:t xml:space="preserve">ԵՐԵՎԱՆ </w:t>
      </w:r>
      <w:r w:rsidR="005369D6">
        <w:rPr>
          <w:rFonts w:ascii="Sylfaen" w:eastAsia="Sylfaen" w:hAnsi="Sylfaen" w:cs="Sylfaen"/>
          <w:spacing w:val="-4"/>
          <w:sz w:val="28"/>
          <w:szCs w:val="28"/>
          <w:lang w:val="hy-AM"/>
        </w:rPr>
        <w:t>2026</w:t>
      </w:r>
    </w:p>
    <w:p w14:paraId="2E3DFC7A" w14:textId="77777777" w:rsidR="005369D6" w:rsidRPr="0039455D" w:rsidRDefault="005369D6" w:rsidP="005369D6">
      <w:pPr>
        <w:widowControl w:val="0"/>
        <w:autoSpaceDE w:val="0"/>
        <w:autoSpaceDN w:val="0"/>
        <w:spacing w:line="360" w:lineRule="auto"/>
        <w:jc w:val="center"/>
        <w:rPr>
          <w:rFonts w:ascii="Sylfaen" w:eastAsia="Sylfaen" w:hAnsi="Sylfaen" w:cs="Sylfaen"/>
          <w:b/>
          <w:bCs/>
          <w:sz w:val="28"/>
          <w:szCs w:val="28"/>
          <w:lang w:val="hy-AM"/>
        </w:rPr>
      </w:pPr>
      <w:r w:rsidRPr="002E3178">
        <w:rPr>
          <w:rFonts w:ascii="Sylfaen" w:eastAsia="Sylfaen" w:hAnsi="Sylfaen" w:cs="Sylfaen"/>
          <w:b/>
          <w:bCs/>
          <w:sz w:val="28"/>
          <w:szCs w:val="28"/>
          <w:lang w:val="hy-AM"/>
        </w:rPr>
        <w:lastRenderedPageBreak/>
        <w:t xml:space="preserve">ԱՌԱՋԱԴՐԱՆՔԻ </w:t>
      </w:r>
      <w:r w:rsidRPr="002E3178">
        <w:rPr>
          <w:rFonts w:ascii="Sylfaen" w:eastAsia="Sylfaen" w:hAnsi="Sylfaen" w:cs="Sylfaen"/>
          <w:b/>
          <w:bCs/>
          <w:spacing w:val="-4"/>
          <w:sz w:val="28"/>
          <w:szCs w:val="28"/>
          <w:lang w:val="hy-AM"/>
        </w:rPr>
        <w:t>ԹԵՄԱ</w:t>
      </w:r>
    </w:p>
    <w:p w14:paraId="1B0B9C07" w14:textId="77777777" w:rsidR="005369D6" w:rsidRDefault="005369D6" w:rsidP="005369D6">
      <w:pPr>
        <w:widowControl w:val="0"/>
        <w:autoSpaceDE w:val="0"/>
        <w:autoSpaceDN w:val="0"/>
        <w:spacing w:before="303" w:line="360" w:lineRule="auto"/>
        <w:rPr>
          <w:rFonts w:ascii="Sylfaen" w:hAnsi="Sylfaen"/>
          <w:lang w:val="hy-AM"/>
        </w:rPr>
      </w:pPr>
      <w:r w:rsidRPr="00C91E4E">
        <w:rPr>
          <w:rFonts w:ascii="Sylfaen" w:hAnsi="Sylfaen"/>
          <w:lang w:val="hy-AM"/>
        </w:rPr>
        <w:t>Կրկնվող լարվածության հետևանքով առաջացող վնասվածքներ . ռիսկեր, կանխարգելում և կառավարում</w:t>
      </w:r>
    </w:p>
    <w:p w14:paraId="276D8BDD" w14:textId="77777777" w:rsidR="005369D6" w:rsidRPr="002E3178" w:rsidRDefault="005369D6" w:rsidP="005369D6">
      <w:pPr>
        <w:widowControl w:val="0"/>
        <w:autoSpaceDE w:val="0"/>
        <w:autoSpaceDN w:val="0"/>
        <w:spacing w:before="303" w:line="360" w:lineRule="auto"/>
        <w:rPr>
          <w:rFonts w:ascii="Sylfaen" w:eastAsia="Sylfaen" w:hAnsi="Sylfaen" w:cs="Sylfaen"/>
          <w:sz w:val="28"/>
          <w:szCs w:val="28"/>
          <w:lang w:val="hy-AM"/>
        </w:rPr>
      </w:pPr>
    </w:p>
    <w:p w14:paraId="309B7687" w14:textId="77777777" w:rsidR="005369D6" w:rsidRPr="0039455D" w:rsidRDefault="005369D6" w:rsidP="005369D6">
      <w:pPr>
        <w:widowControl w:val="0"/>
        <w:autoSpaceDE w:val="0"/>
        <w:autoSpaceDN w:val="0"/>
        <w:spacing w:line="360" w:lineRule="auto"/>
        <w:ind w:right="5"/>
        <w:jc w:val="center"/>
        <w:rPr>
          <w:rFonts w:ascii="Sylfaen" w:eastAsia="Sylfaen" w:hAnsi="Sylfaen" w:cs="Sylfaen"/>
          <w:b/>
          <w:bCs/>
          <w:sz w:val="28"/>
          <w:szCs w:val="28"/>
          <w:lang w:val="hy-AM"/>
        </w:rPr>
      </w:pPr>
      <w:r w:rsidRPr="0039455D">
        <w:rPr>
          <w:rFonts w:ascii="Sylfaen" w:eastAsia="Sylfaen" w:hAnsi="Sylfaen" w:cs="Sylfaen"/>
          <w:b/>
          <w:bCs/>
          <w:sz w:val="28"/>
          <w:szCs w:val="28"/>
          <w:lang w:val="ru-RU"/>
        </w:rPr>
        <w:t>ԱՌԱՋԱԴՐՎՈՂ</w:t>
      </w:r>
      <w:r w:rsidRPr="0039455D">
        <w:rPr>
          <w:rFonts w:ascii="Sylfaen" w:eastAsia="Sylfaen" w:hAnsi="Sylfaen" w:cs="Sylfaen"/>
          <w:b/>
          <w:bCs/>
          <w:sz w:val="28"/>
          <w:szCs w:val="28"/>
          <w:lang w:val="hy-AM"/>
        </w:rPr>
        <w:t xml:space="preserve">  </w:t>
      </w:r>
      <w:r w:rsidRPr="0039455D">
        <w:rPr>
          <w:rFonts w:ascii="Sylfaen" w:eastAsia="Sylfaen" w:hAnsi="Sylfaen" w:cs="Sylfaen"/>
          <w:b/>
          <w:bCs/>
          <w:spacing w:val="-2"/>
          <w:sz w:val="28"/>
          <w:szCs w:val="28"/>
          <w:lang w:val="ru-RU"/>
        </w:rPr>
        <w:t>ԳՐԱԿԱՆՈՒԹՅՈՒՆ</w:t>
      </w:r>
    </w:p>
    <w:p w14:paraId="571ED955" w14:textId="77777777" w:rsidR="005369D6" w:rsidRPr="00314087" w:rsidRDefault="005369D6" w:rsidP="005369D6">
      <w:pPr>
        <w:pStyle w:val="ListParagraph"/>
        <w:numPr>
          <w:ilvl w:val="0"/>
          <w:numId w:val="40"/>
        </w:numPr>
        <w:spacing w:line="360" w:lineRule="auto"/>
        <w:contextualSpacing w:val="0"/>
        <w:rPr>
          <w:rFonts w:ascii="Sylfaen" w:eastAsia="Sylfaen" w:hAnsi="Sylfaen" w:cs="Sylfaen"/>
          <w:lang w:val="hy-AM"/>
        </w:rPr>
      </w:pPr>
      <w:r w:rsidRPr="00314087">
        <w:rPr>
          <w:rFonts w:ascii="Sylfaen" w:eastAsia="Sylfaen" w:hAnsi="Sylfaen" w:cs="Sylfaen"/>
          <w:lang w:val="hy-AM"/>
        </w:rPr>
        <w:t>Bridger, R. S., "Introduction to Ergonomics", 3rd Edition, CRC Press, 2008.</w:t>
      </w:r>
    </w:p>
    <w:p w14:paraId="558465DF" w14:textId="77777777" w:rsidR="005369D6" w:rsidRPr="007C0C77" w:rsidRDefault="005369D6" w:rsidP="005369D6">
      <w:pPr>
        <w:widowControl w:val="0"/>
        <w:numPr>
          <w:ilvl w:val="0"/>
          <w:numId w:val="40"/>
        </w:numPr>
        <w:tabs>
          <w:tab w:val="left" w:pos="461"/>
        </w:tabs>
        <w:autoSpaceDE w:val="0"/>
        <w:autoSpaceDN w:val="0"/>
        <w:spacing w:line="360" w:lineRule="auto"/>
        <w:ind w:right="103"/>
        <w:contextualSpacing/>
        <w:jc w:val="both"/>
        <w:rPr>
          <w:rFonts w:ascii="Sylfaen" w:eastAsia="Sylfaen" w:hAnsi="Sylfaen" w:cs="Sylfaen"/>
          <w:lang w:val="ru-RU"/>
        </w:rPr>
      </w:pPr>
      <w:r w:rsidRPr="007C0C77">
        <w:rPr>
          <w:rFonts w:ascii="Sylfaen" w:eastAsia="Sylfaen" w:hAnsi="Sylfaen" w:cs="Sylfaen"/>
          <w:lang w:val="ru-RU"/>
        </w:rPr>
        <w:t>ГОСТ 12.0.003-2015. «Система стандартов безопасности труда. Опасные и вредные производственные факторы. Классификация»:</w:t>
      </w:r>
    </w:p>
    <w:p w14:paraId="53450D9A" w14:textId="77777777" w:rsidR="005369D6" w:rsidRPr="007C0C77" w:rsidRDefault="005369D6" w:rsidP="005369D6">
      <w:pPr>
        <w:widowControl w:val="0"/>
        <w:numPr>
          <w:ilvl w:val="0"/>
          <w:numId w:val="40"/>
        </w:numPr>
        <w:tabs>
          <w:tab w:val="left" w:pos="461"/>
        </w:tabs>
        <w:autoSpaceDE w:val="0"/>
        <w:autoSpaceDN w:val="0"/>
        <w:spacing w:line="360" w:lineRule="auto"/>
        <w:ind w:right="103"/>
        <w:contextualSpacing/>
        <w:jc w:val="both"/>
        <w:rPr>
          <w:rFonts w:ascii="Sylfaen" w:eastAsia="Sylfaen" w:hAnsi="Sylfaen" w:cs="Sylfaen"/>
          <w:lang w:val="ru-RU"/>
        </w:rPr>
      </w:pPr>
      <w:r w:rsidRPr="007C0C77">
        <w:rPr>
          <w:rFonts w:ascii="Sylfaen" w:eastAsia="Sylfaen" w:hAnsi="Sylfaen" w:cs="Sylfaen"/>
          <w:lang w:val="ru-RU"/>
        </w:rPr>
        <w:t>ГОСТ Р 50923-96. «Дисплеи. Рабочее место оператора. Общие эргономические требования и требования к производственной среде».</w:t>
      </w:r>
    </w:p>
    <w:p w14:paraId="1B27B4E0" w14:textId="77777777" w:rsidR="005369D6" w:rsidRPr="007C0C77" w:rsidRDefault="005369D6" w:rsidP="005369D6">
      <w:pPr>
        <w:widowControl w:val="0"/>
        <w:numPr>
          <w:ilvl w:val="0"/>
          <w:numId w:val="40"/>
        </w:numPr>
        <w:tabs>
          <w:tab w:val="left" w:pos="461"/>
        </w:tabs>
        <w:autoSpaceDE w:val="0"/>
        <w:autoSpaceDN w:val="0"/>
        <w:spacing w:line="360" w:lineRule="auto"/>
        <w:ind w:right="103"/>
        <w:contextualSpacing/>
        <w:jc w:val="both"/>
        <w:rPr>
          <w:rFonts w:ascii="Sylfaen" w:eastAsia="Sylfaen" w:hAnsi="Sylfaen" w:cs="Sylfaen"/>
          <w:lang w:val="ru-RU"/>
        </w:rPr>
      </w:pPr>
      <w:r w:rsidRPr="007C0C77">
        <w:rPr>
          <w:rFonts w:ascii="Sylfaen" w:eastAsia="Sylfaen" w:hAnsi="Sylfaen" w:cs="Sylfaen"/>
          <w:lang w:val="ru-RU"/>
        </w:rPr>
        <w:t>СанПиН 2.2.2/2.4.1340-03. «Гигиенические требования к персональным электронно-вычислительным машинам и организации работы».</w:t>
      </w:r>
    </w:p>
    <w:p w14:paraId="5D52A660" w14:textId="77777777" w:rsidR="005369D6" w:rsidRPr="007C0C77" w:rsidRDefault="005369D6" w:rsidP="005369D6">
      <w:pPr>
        <w:widowControl w:val="0"/>
        <w:numPr>
          <w:ilvl w:val="0"/>
          <w:numId w:val="40"/>
        </w:numPr>
        <w:tabs>
          <w:tab w:val="left" w:pos="461"/>
        </w:tabs>
        <w:autoSpaceDE w:val="0"/>
        <w:autoSpaceDN w:val="0"/>
        <w:spacing w:line="360" w:lineRule="auto"/>
        <w:ind w:right="103"/>
        <w:contextualSpacing/>
        <w:jc w:val="both"/>
        <w:rPr>
          <w:rFonts w:ascii="Sylfaen" w:eastAsia="Sylfaen" w:hAnsi="Sylfaen" w:cs="Sylfaen"/>
        </w:rPr>
      </w:pPr>
      <w:r w:rsidRPr="007C0C77">
        <w:rPr>
          <w:rFonts w:ascii="Sylfaen" w:eastAsia="Sylfaen" w:hAnsi="Sylfaen" w:cs="Sylfaen"/>
        </w:rPr>
        <w:t>ISO 9241-5:1998. "Ergonomic requirements for office work with visual display terminals (VDTs) — Part 5: Workstation layout and postural requirements".</w:t>
      </w:r>
    </w:p>
    <w:p w14:paraId="46C5A923" w14:textId="77777777" w:rsidR="005369D6" w:rsidRPr="007C0C77" w:rsidRDefault="005369D6" w:rsidP="005369D6">
      <w:pPr>
        <w:widowControl w:val="0"/>
        <w:numPr>
          <w:ilvl w:val="0"/>
          <w:numId w:val="40"/>
        </w:numPr>
        <w:tabs>
          <w:tab w:val="left" w:pos="461"/>
        </w:tabs>
        <w:autoSpaceDE w:val="0"/>
        <w:autoSpaceDN w:val="0"/>
        <w:spacing w:line="360" w:lineRule="auto"/>
        <w:ind w:right="103"/>
        <w:contextualSpacing/>
        <w:jc w:val="both"/>
        <w:rPr>
          <w:rFonts w:ascii="Sylfaen" w:eastAsia="Sylfaen" w:hAnsi="Sylfaen" w:cs="Sylfaen"/>
        </w:rPr>
      </w:pPr>
      <w:r w:rsidRPr="007C0C77">
        <w:rPr>
          <w:rFonts w:ascii="Sylfaen" w:eastAsia="Sylfaen" w:hAnsi="Sylfaen" w:cs="Sylfaen"/>
        </w:rPr>
        <w:t>Kroemer, K.H.E., Grandjean, E., "Fitting the Task to the Human: A Textbook of Occupational Ergonomics", 5th Edition, CRC Press, 1997.</w:t>
      </w:r>
    </w:p>
    <w:p w14:paraId="27F66BA6" w14:textId="77777777" w:rsidR="005369D6" w:rsidRPr="007C0C77" w:rsidRDefault="005369D6" w:rsidP="005369D6">
      <w:pPr>
        <w:widowControl w:val="0"/>
        <w:tabs>
          <w:tab w:val="left" w:pos="461"/>
        </w:tabs>
        <w:autoSpaceDE w:val="0"/>
        <w:autoSpaceDN w:val="0"/>
        <w:spacing w:line="360" w:lineRule="auto"/>
        <w:ind w:left="1181" w:right="103"/>
        <w:contextualSpacing/>
        <w:jc w:val="both"/>
        <w:rPr>
          <w:rFonts w:ascii="Sylfaen" w:eastAsia="Sylfaen" w:hAnsi="Sylfaen" w:cs="Sylfaen"/>
        </w:rPr>
      </w:pPr>
    </w:p>
    <w:p w14:paraId="338C812B" w14:textId="77777777" w:rsidR="005369D6" w:rsidRPr="007C0C77" w:rsidRDefault="005369D6" w:rsidP="005369D6">
      <w:pPr>
        <w:widowControl w:val="0"/>
        <w:tabs>
          <w:tab w:val="left" w:pos="461"/>
        </w:tabs>
        <w:autoSpaceDE w:val="0"/>
        <w:autoSpaceDN w:val="0"/>
        <w:spacing w:line="360" w:lineRule="auto"/>
        <w:ind w:left="1181" w:right="103"/>
        <w:contextualSpacing/>
        <w:jc w:val="both"/>
        <w:rPr>
          <w:rFonts w:ascii="Sylfaen" w:eastAsia="Sylfaen" w:hAnsi="Sylfaen" w:cs="Sylfaen"/>
        </w:rPr>
      </w:pPr>
    </w:p>
    <w:p w14:paraId="30441B80" w14:textId="77777777" w:rsidR="005369D6" w:rsidRPr="007C0C77" w:rsidRDefault="005369D6" w:rsidP="005369D6">
      <w:pPr>
        <w:widowControl w:val="0"/>
        <w:tabs>
          <w:tab w:val="left" w:pos="461"/>
        </w:tabs>
        <w:autoSpaceDE w:val="0"/>
        <w:autoSpaceDN w:val="0"/>
        <w:spacing w:line="360" w:lineRule="auto"/>
        <w:ind w:right="103"/>
        <w:jc w:val="both"/>
        <w:rPr>
          <w:rFonts w:ascii="Sylfaen" w:eastAsia="Sylfaen" w:hAnsi="Sylfaen" w:cs="Sylfaen"/>
        </w:rPr>
      </w:pPr>
    </w:p>
    <w:p w14:paraId="3FDFBEEA" w14:textId="77777777" w:rsidR="005369D6" w:rsidRPr="007C0C77" w:rsidRDefault="005369D6" w:rsidP="005369D6">
      <w:pPr>
        <w:widowControl w:val="0"/>
        <w:tabs>
          <w:tab w:val="left" w:pos="461"/>
        </w:tabs>
        <w:autoSpaceDE w:val="0"/>
        <w:autoSpaceDN w:val="0"/>
        <w:spacing w:line="360" w:lineRule="auto"/>
        <w:ind w:left="1181" w:right="103"/>
        <w:contextualSpacing/>
        <w:jc w:val="both"/>
        <w:rPr>
          <w:rFonts w:ascii="Sylfaen" w:eastAsia="Sylfaen" w:hAnsi="Sylfaen" w:cs="Sylfaen"/>
        </w:rPr>
      </w:pPr>
    </w:p>
    <w:p w14:paraId="05ABE071" w14:textId="77777777" w:rsidR="005369D6" w:rsidRPr="007C0C77" w:rsidRDefault="005369D6" w:rsidP="005369D6">
      <w:pPr>
        <w:widowControl w:val="0"/>
        <w:tabs>
          <w:tab w:val="left" w:pos="6072"/>
          <w:tab w:val="left" w:pos="6821"/>
          <w:tab w:val="left" w:pos="9521"/>
        </w:tabs>
        <w:autoSpaceDE w:val="0"/>
        <w:autoSpaceDN w:val="0"/>
        <w:spacing w:line="360" w:lineRule="auto"/>
        <w:rPr>
          <w:rFonts w:ascii="Sylfaen" w:eastAsia="Sylfaen" w:hAnsi="Sylfaen" w:cs="Sylfaen"/>
        </w:rPr>
      </w:pPr>
      <w:r w:rsidRPr="0039455D">
        <w:rPr>
          <w:rFonts w:ascii="Sylfaen" w:eastAsia="Sylfaen" w:hAnsi="Sylfaen" w:cs="Sylfaen"/>
          <w:lang w:val="ru-RU"/>
        </w:rPr>
        <w:t>Առաջադրանքը</w:t>
      </w:r>
      <w:r w:rsidRPr="0039455D">
        <w:rPr>
          <w:rFonts w:ascii="Sylfaen" w:eastAsia="Sylfaen" w:hAnsi="Sylfaen" w:cs="Sylfaen"/>
          <w:lang w:val="hy-AM"/>
        </w:rPr>
        <w:t xml:space="preserve"> </w:t>
      </w:r>
      <w:r w:rsidRPr="0039455D">
        <w:rPr>
          <w:rFonts w:ascii="Sylfaen" w:eastAsia="Sylfaen" w:hAnsi="Sylfaen" w:cs="Sylfaen"/>
          <w:lang w:val="ru-RU"/>
        </w:rPr>
        <w:t>տրված</w:t>
      </w:r>
      <w:r w:rsidRPr="0039455D">
        <w:rPr>
          <w:rFonts w:ascii="Sylfaen" w:eastAsia="Sylfaen" w:hAnsi="Sylfaen" w:cs="Sylfaen"/>
          <w:lang w:val="hy-AM"/>
        </w:rPr>
        <w:t xml:space="preserve"> </w:t>
      </w:r>
      <w:r w:rsidRPr="0039455D">
        <w:rPr>
          <w:rFonts w:ascii="Sylfaen" w:eastAsia="Sylfaen" w:hAnsi="Sylfaen" w:cs="Sylfaen"/>
          <w:spacing w:val="-10"/>
          <w:lang w:val="ru-RU"/>
        </w:rPr>
        <w:t>է</w:t>
      </w:r>
      <w:r w:rsidRPr="007C0C77">
        <w:rPr>
          <w:rFonts w:ascii="Sylfaen" w:eastAsia="Sylfaen" w:hAnsi="Sylfaen" w:cs="Sylfaen"/>
        </w:rPr>
        <w:t xml:space="preserve">                                        </w:t>
      </w:r>
      <w:r w:rsidRPr="007C0C77">
        <w:rPr>
          <w:rFonts w:ascii="Sylfaen" w:eastAsia="Sylfaen" w:hAnsi="Sylfaen" w:cs="Sylfaen"/>
          <w:spacing w:val="-10"/>
        </w:rPr>
        <w:t>“</w:t>
      </w:r>
      <w:r w:rsidRPr="007C0C77">
        <w:rPr>
          <w:rFonts w:ascii="Sylfaen" w:eastAsia="Sylfaen" w:hAnsi="Sylfaen" w:cs="Sylfaen"/>
          <w:u w:val="single"/>
        </w:rPr>
        <w:tab/>
      </w:r>
      <w:r w:rsidRPr="007C0C77">
        <w:rPr>
          <w:rFonts w:ascii="Sylfaen" w:eastAsia="Sylfaen" w:hAnsi="Sylfaen" w:cs="Sylfaen"/>
        </w:rPr>
        <w:t>”   ______________________</w:t>
      </w:r>
    </w:p>
    <w:p w14:paraId="2DCE02D4" w14:textId="1197F907" w:rsidR="005369D6" w:rsidRPr="005369D6" w:rsidRDefault="005369D6" w:rsidP="005369D6">
      <w:pPr>
        <w:widowControl w:val="0"/>
        <w:autoSpaceDE w:val="0"/>
        <w:autoSpaceDN w:val="0"/>
        <w:spacing w:line="360" w:lineRule="auto"/>
        <w:rPr>
          <w:rFonts w:ascii="Sylfaen" w:eastAsia="Yu Gothic Light" w:hAnsi="Sylfaen"/>
          <w:b/>
          <w:bCs/>
          <w:sz w:val="32"/>
          <w:szCs w:val="32"/>
        </w:rPr>
      </w:pPr>
      <w:r w:rsidRPr="0039455D">
        <w:rPr>
          <w:rFonts w:ascii="Sylfaen" w:hAnsi="Sylfaen"/>
          <w:noProof/>
        </w:rPr>
        <mc:AlternateContent>
          <mc:Choice Requires="wps">
            <w:drawing>
              <wp:anchor distT="0" distB="0" distL="0" distR="0" simplePos="0" relativeHeight="251668480" behindDoc="0" locked="0" layoutInCell="1" allowOverlap="1" wp14:anchorId="400E60BD" wp14:editId="51B193CE">
                <wp:simplePos x="0" y="0"/>
                <wp:positionH relativeFrom="page">
                  <wp:posOffset>4359275</wp:posOffset>
                </wp:positionH>
                <wp:positionV relativeFrom="paragraph">
                  <wp:posOffset>196215</wp:posOffset>
                </wp:positionV>
                <wp:extent cx="2392680" cy="1270"/>
                <wp:effectExtent l="0" t="0" r="0" b="0"/>
                <wp:wrapNone/>
                <wp:docPr id="46901995"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92680" cy="1270"/>
                        </a:xfrm>
                        <a:custGeom>
                          <a:avLst/>
                          <a:gdLst>
                            <a:gd name="T0" fmla="*/ 0 w 2392680"/>
                            <a:gd name="T1" fmla="*/ 0 h 1270"/>
                            <a:gd name="T2" fmla="*/ 2392674 w 2392680"/>
                            <a:gd name="T3" fmla="*/ 0 h 1270"/>
                          </a:gdLst>
                          <a:ahLst/>
                          <a:cxnLst>
                            <a:cxn ang="0">
                              <a:pos x="T0" y="T1"/>
                            </a:cxn>
                            <a:cxn ang="0">
                              <a:pos x="T2" y="T3"/>
                            </a:cxn>
                          </a:cxnLst>
                          <a:rect l="0" t="0" r="r" b="b"/>
                          <a:pathLst>
                            <a:path w="2392680" h="1270">
                              <a:moveTo>
                                <a:pt x="0" y="0"/>
                              </a:moveTo>
                              <a:lnTo>
                                <a:pt x="2392674" y="0"/>
                              </a:lnTo>
                            </a:path>
                          </a:pathLst>
                        </a:custGeom>
                        <a:noFill/>
                        <a:ln w="7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B0166" id="Free-form: Shape 10" o:spid="_x0000_s1026" style="position:absolute;margin-left:343.25pt;margin-top:15.45pt;width:188.4pt;height:.1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92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" path="m,l2392674,e" filled="f" strokeweight=".21208mm">
                <v:path arrowok="t" o:connecttype="custom" o:connectlocs="0,0;2392674,0" o:connectangles="0,0"/>
                <w10:wrap anchorx="page"/>
              </v:shape>
            </w:pict>
          </mc:Fallback>
        </mc:AlternateContent>
      </w:r>
      <w:r w:rsidRPr="0039455D">
        <w:rPr>
          <w:rFonts w:ascii="Sylfaen" w:eastAsia="Sylfaen" w:hAnsi="Sylfaen" w:cs="Sylfaen"/>
          <w:spacing w:val="-2"/>
          <w:lang w:val="ru-RU"/>
        </w:rPr>
        <w:t>Խորհրդատո</w:t>
      </w:r>
      <w:r>
        <w:rPr>
          <w:rFonts w:ascii="Sylfaen" w:eastAsia="Sylfaen" w:hAnsi="Sylfaen" w:cs="Sylfaen"/>
          <w:spacing w:val="-2"/>
        </w:rPr>
        <w:t>u</w:t>
      </w:r>
    </w:p>
    <w:p w14:paraId="534F4632" w14:textId="77777777" w:rsidR="005369D6" w:rsidRDefault="005369D6" w:rsidP="005369D6">
      <w:pPr>
        <w:spacing w:after="480" w:line="480" w:lineRule="auto"/>
        <w:rPr>
          <w:b/>
          <w:bCs/>
          <w:sz w:val="28"/>
          <w:szCs w:val="28"/>
          <w:lang w:val="hy-AM"/>
        </w:rPr>
      </w:pPr>
    </w:p>
    <w:p w14:paraId="2344DB6F" w14:textId="0AF07EF0" w:rsidR="005369D6" w:rsidRDefault="005369D6" w:rsidP="005369D6">
      <w:pPr>
        <w:spacing w:after="480" w:line="480" w:lineRule="auto"/>
        <w:rPr>
          <w:b/>
          <w:bCs/>
          <w:sz w:val="28"/>
          <w:szCs w:val="28"/>
          <w:lang w:val="hy-AM"/>
        </w:rPr>
      </w:pPr>
    </w:p>
    <w:p w14:paraId="23A3010D" w14:textId="47427229" w:rsidR="005369D6" w:rsidRPr="00D05FFB" w:rsidRDefault="00421642" w:rsidP="005369D6">
      <w:pPr>
        <w:spacing w:after="480" w:line="480" w:lineRule="auto"/>
        <w:rPr>
          <w:b/>
          <w:bCs/>
          <w:sz w:val="28"/>
          <w:szCs w:val="28"/>
        </w:rPr>
      </w:pPr>
      <w:r>
        <w:rPr>
          <w:rFonts w:ascii="Sylfaen" w:hAnsi="Sylfaen"/>
          <w:noProof/>
          <w:lang w:val="hy-AM"/>
          <w14:ligatures w14:val="standardContextual"/>
        </w:rPr>
        <mc:AlternateContent>
          <mc:Choice Requires="wps">
            <w:drawing>
              <wp:anchor distT="0" distB="0" distL="114300" distR="114300" simplePos="0" relativeHeight="251689984" behindDoc="0" locked="0" layoutInCell="1" allowOverlap="1" wp14:anchorId="36CCF3FC" wp14:editId="31C34805">
                <wp:simplePos x="0" y="0"/>
                <wp:positionH relativeFrom="margin">
                  <wp:align>center</wp:align>
                </wp:positionH>
                <wp:positionV relativeFrom="paragraph">
                  <wp:posOffset>539995</wp:posOffset>
                </wp:positionV>
                <wp:extent cx="576775" cy="288388"/>
                <wp:effectExtent l="0" t="0" r="13970" b="16510"/>
                <wp:wrapNone/>
                <wp:docPr id="63" name="Rectangle 63"/>
                <wp:cNvGraphicFramePr/>
                <a:graphic xmlns:a="http://schemas.openxmlformats.org/drawingml/2006/main">
                  <a:graphicData uri="http://schemas.microsoft.com/office/word/2010/wordprocessingShape">
                    <wps:wsp>
                      <wps:cNvSpPr/>
                      <wps:spPr>
                        <a:xfrm>
                          <a:off x="0" y="0"/>
                          <a:ext cx="576775" cy="2883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3E201" id="Rectangle 63" o:spid="_x0000_s1026" style="position:absolute;margin-left:0;margin-top:42.5pt;width:45.4pt;height:22.7pt;z-index:2516899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" fillcolor="white [3212]" strokecolor="white [3212]" strokeweight="1pt">
                <w10:wrap anchorx="margin"/>
              </v:rect>
            </w:pict>
          </mc:Fallback>
        </mc:AlternateContent>
      </w:r>
    </w:p>
    <w:p w14:paraId="2F4A7B9D" w14:textId="04FFE40B" w:rsidR="005369D6" w:rsidRPr="00B24BB5" w:rsidRDefault="005369D6" w:rsidP="00400461">
      <w:pPr>
        <w:pStyle w:val="Heading1"/>
        <w:spacing w:line="360" w:lineRule="auto"/>
        <w:jc w:val="center"/>
        <w:rPr>
          <w:b/>
          <w:bCs/>
          <w:sz w:val="28"/>
          <w:szCs w:val="28"/>
          <w:lang w:val="hy-AM"/>
        </w:rPr>
      </w:pPr>
      <w:bookmarkStart w:id="115" w:name="_Toc222774003"/>
      <w:bookmarkStart w:id="116" w:name="_Toc227687675"/>
      <w:r w:rsidRPr="00B24BB5">
        <w:rPr>
          <w:b/>
          <w:bCs/>
          <w:sz w:val="28"/>
          <w:szCs w:val="28"/>
          <w:lang w:val="hy-AM"/>
        </w:rPr>
        <w:lastRenderedPageBreak/>
        <w:t xml:space="preserve">ԳԼՈՒԽ </w:t>
      </w:r>
      <w:r w:rsidR="002107F1" w:rsidRPr="00B24BB5">
        <w:rPr>
          <w:b/>
          <w:bCs/>
          <w:sz w:val="28"/>
          <w:szCs w:val="28"/>
        </w:rPr>
        <w:t>6</w:t>
      </w:r>
      <w:r w:rsidRPr="00B24BB5">
        <w:rPr>
          <w:rFonts w:ascii="Times New Roman" w:hAnsi="Times New Roman" w:cs="Times New Roman"/>
          <w:b/>
          <w:bCs/>
          <w:sz w:val="28"/>
          <w:szCs w:val="28"/>
          <w:lang w:val="hy-AM"/>
        </w:rPr>
        <w:t>․</w:t>
      </w:r>
      <w:r w:rsidRPr="00B24BB5">
        <w:rPr>
          <w:b/>
          <w:bCs/>
          <w:sz w:val="28"/>
          <w:szCs w:val="28"/>
          <w:lang w:val="hy-AM"/>
        </w:rPr>
        <w:t xml:space="preserve"> </w:t>
      </w:r>
      <w:bookmarkEnd w:id="115"/>
      <w:r w:rsidR="00B24BB5" w:rsidRPr="00B24BB5">
        <w:rPr>
          <w:b/>
          <w:bCs/>
          <w:sz w:val="28"/>
          <w:szCs w:val="28"/>
          <w:lang w:val="hy-AM"/>
        </w:rPr>
        <w:t>Կ</w:t>
      </w:r>
      <w:r w:rsidR="00E82F94" w:rsidRPr="00B24BB5">
        <w:rPr>
          <w:b/>
          <w:bCs/>
          <w:sz w:val="28"/>
          <w:szCs w:val="28"/>
          <w:lang w:val="hy-AM"/>
        </w:rPr>
        <w:t xml:space="preserve">ԵՆՍԱԳՈՐԾՈՒՆԵՈՒԹՅԱՆ ԱՆՎՏԱՆԳՈՒԹՅԱՆ </w:t>
      </w:r>
      <w:r w:rsidR="00B24BB5">
        <w:rPr>
          <w:b/>
          <w:bCs/>
          <w:sz w:val="28"/>
          <w:szCs w:val="28"/>
          <w:lang w:val="hy-AM"/>
        </w:rPr>
        <w:t>ՄԱՍ</w:t>
      </w:r>
      <w:bookmarkEnd w:id="116"/>
    </w:p>
    <w:p w14:paraId="5774F80C" w14:textId="77777777" w:rsidR="005369D6" w:rsidRPr="00400461" w:rsidRDefault="005369D6" w:rsidP="00893889">
      <w:pPr>
        <w:jc w:val="center"/>
        <w:rPr>
          <w:rStyle w:val="Strong"/>
          <w:lang w:val="hy-AM"/>
        </w:rPr>
      </w:pPr>
      <w:r w:rsidRPr="00400461">
        <w:rPr>
          <w:rStyle w:val="Strong"/>
          <w:lang w:val="hy-AM"/>
        </w:rPr>
        <w:t>Ներածություն</w:t>
      </w:r>
    </w:p>
    <w:p w14:paraId="3D5CBF2C" w14:textId="77777777" w:rsidR="005369D6" w:rsidRPr="00FE40AB" w:rsidRDefault="005369D6" w:rsidP="005369D6">
      <w:pPr>
        <w:rPr>
          <w:b/>
          <w:bCs/>
          <w:lang w:val="hy-AM"/>
        </w:rPr>
      </w:pPr>
    </w:p>
    <w:p w14:paraId="2A1EDA85" w14:textId="50EBD7B2" w:rsidR="005369D6" w:rsidRPr="008B6191" w:rsidRDefault="005369D6" w:rsidP="00AD2C76">
      <w:pPr>
        <w:spacing w:line="360" w:lineRule="auto"/>
        <w:ind w:firstLine="720"/>
        <w:jc w:val="both"/>
        <w:rPr>
          <w:rFonts w:ascii="Sylfaen" w:hAnsi="Sylfaen"/>
          <w:bCs/>
          <w:lang w:val="hy-AM" w:eastAsia="ru-RU"/>
        </w:rPr>
      </w:pPr>
      <w:bookmarkStart w:id="117" w:name="_Toc222774004"/>
      <w:r w:rsidRPr="008B6191">
        <w:rPr>
          <w:rFonts w:ascii="Sylfaen" w:hAnsi="Sylfaen"/>
          <w:bCs/>
          <w:lang w:val="hy-AM" w:eastAsia="ru-RU"/>
        </w:rPr>
        <w:t>Ավարտական աշխատանքի տվյալ բաժնի նպատակն է վերլուծել էլեկտրոնային նախագծման ավտոմատացման  մասնագետի և ինտեգրալ սխեմաների (ԻՍ) ֆիզիկական նախագծողի աշխատանքային միջավայրում առաջացող վտանգավոր և վնասակար արտադրական գործոնները, դրանց աղբյուրները և հաշվարկել հիմնավորված ճարտարագիտատեխնիկական և կազմակերպչական լուծումներ:</w:t>
      </w:r>
    </w:p>
    <w:p w14:paraId="7CB1EA7E" w14:textId="77777777" w:rsidR="005369D6" w:rsidRDefault="005369D6" w:rsidP="008D228F">
      <w:pPr>
        <w:spacing w:line="360" w:lineRule="auto"/>
        <w:ind w:firstLine="720"/>
        <w:jc w:val="both"/>
        <w:rPr>
          <w:rFonts w:ascii="Sylfaen" w:hAnsi="Sylfaen"/>
          <w:bCs/>
          <w:lang w:val="hy-AM" w:eastAsia="ru-RU"/>
        </w:rPr>
      </w:pPr>
      <w:r>
        <w:rPr>
          <w:rFonts w:ascii="Sylfaen" w:hAnsi="Sylfaen"/>
          <w:bCs/>
          <w:lang w:val="hy-AM" w:eastAsia="ru-RU"/>
        </w:rPr>
        <w:t>Է</w:t>
      </w:r>
      <w:r w:rsidRPr="008B6191">
        <w:rPr>
          <w:rFonts w:ascii="Sylfaen" w:hAnsi="Sylfaen"/>
          <w:bCs/>
          <w:lang w:val="hy-AM" w:eastAsia="ru-RU"/>
        </w:rPr>
        <w:t xml:space="preserve">լեկտրոնային նախագծման ավտոմատացման  միջավայրերում (ֆիզիկական տոպոլոգիայի մշակում, սկրիպտավորում, վերիֆիկացիա) իրականացվող տեխնոլոգիական գործընթացում բացակայում են ավանդական արտադրական վտանգները, սակայն աշխատանքն ուղեկցվում է շարժողական ապարատի բացառիկ բարձր գերբեռնվածությամբ: Անբավարար էրգոնոմիկական պայմանները հանգեցնում են </w:t>
      </w:r>
      <w:r>
        <w:rPr>
          <w:rFonts w:ascii="Sylfaen" w:hAnsi="Sylfaen"/>
          <w:bCs/>
          <w:lang w:val="hy-AM" w:eastAsia="ru-RU"/>
        </w:rPr>
        <w:t>կ</w:t>
      </w:r>
      <w:r w:rsidRPr="008B6191">
        <w:rPr>
          <w:rFonts w:ascii="Sylfaen" w:hAnsi="Sylfaen"/>
          <w:bCs/>
          <w:lang w:val="hy-AM" w:eastAsia="ru-RU"/>
        </w:rPr>
        <w:t>րկնվող լարվածության հետևանքով առաջացող վնասվածքների (ԿԼՀՎ ), որոնք ուղղակիորեն իջեցնում են էլեկտրոնային նախագծման ավտոմատացման  ինժեների արտադրողականությունը և մեծացնում նախագծվող չիպի տոպոլոգիական սխալների հավանականությունը: Նախագծվող արտադրական միջավայրում անվտանգության պետական ստանդարտների ապահովումը թույլ կտա զգալիորեն կանխել այս խնդիրները՝ բարձրացնելով նախագծային աշխատանքի շահավետությունն ու հուսալիությունը:</w:t>
      </w:r>
    </w:p>
    <w:p w14:paraId="45369D08" w14:textId="435DEB2C" w:rsidR="00AD2C76" w:rsidRDefault="002107F1" w:rsidP="00AD2C76">
      <w:pPr>
        <w:pStyle w:val="Heading2"/>
        <w:spacing w:line="360" w:lineRule="auto"/>
        <w:jc w:val="center"/>
        <w:rPr>
          <w:rFonts w:cs="Arial"/>
          <w:color w:val="2B2D31"/>
          <w:lang w:val="hy-AM" w:eastAsia="ru-RU"/>
        </w:rPr>
      </w:pPr>
      <w:bookmarkStart w:id="118" w:name="_Toc227687676"/>
      <w:r w:rsidRPr="002107F1">
        <w:rPr>
          <w:rStyle w:val="Strong"/>
          <w:lang w:val="hy-AM"/>
        </w:rPr>
        <w:t>6</w:t>
      </w:r>
      <w:r w:rsidR="005369D6" w:rsidRPr="00AA53B0">
        <w:rPr>
          <w:rStyle w:val="Strong"/>
          <w:lang w:val="hy-AM"/>
        </w:rPr>
        <w:t xml:space="preserve">.1. </w:t>
      </w:r>
      <w:bookmarkEnd w:id="117"/>
      <w:r w:rsidR="005369D6" w:rsidRPr="006254FF">
        <w:rPr>
          <w:b/>
          <w:bCs/>
          <w:lang w:val="hy-AM"/>
        </w:rPr>
        <w:t>Արտադրական վնասակար գործոնների և ռիսկերի վերլուծություն</w:t>
      </w:r>
      <w:bookmarkEnd w:id="118"/>
    </w:p>
    <w:p w14:paraId="079D0B36" w14:textId="36A3CE85" w:rsidR="005369D6" w:rsidRPr="00AD2C76" w:rsidRDefault="005369D6" w:rsidP="00AD2C76">
      <w:pPr>
        <w:spacing w:line="360" w:lineRule="auto"/>
        <w:ind w:firstLine="720"/>
        <w:jc w:val="both"/>
        <w:rPr>
          <w:rFonts w:ascii="Sylfaen" w:hAnsi="Sylfaen"/>
          <w:b/>
          <w:bCs/>
          <w:lang w:val="hy-AM"/>
        </w:rPr>
      </w:pPr>
      <w:r w:rsidRPr="00314087">
        <w:rPr>
          <w:rFonts w:ascii="Sylfaen" w:hAnsi="Sylfaen" w:cs="Arial"/>
          <w:color w:val="2B2D31"/>
          <w:lang w:val="hy-AM" w:eastAsia="ru-RU"/>
        </w:rPr>
        <w:t>Համաձայն ինժեներական էրգոնոմիկայի հիմնարար դրույթների</w:t>
      </w:r>
      <w:r w:rsidRPr="009B4A3A">
        <w:rPr>
          <w:rFonts w:ascii="Sylfaen" w:hAnsi="Sylfaen" w:cs="Arial"/>
          <w:color w:val="2B2D31"/>
          <w:lang w:val="hy-AM" w:eastAsia="ru-RU"/>
        </w:rPr>
        <w:t xml:space="preserve"> [1] և ГОСТ 12.0.003-2015 պետական ստանդարտի [2] դասակարգման, </w:t>
      </w:r>
      <w:r w:rsidRPr="00C3149E">
        <w:rPr>
          <w:rFonts w:ascii="Sylfaen" w:hAnsi="Sylfaen" w:cs="Arial"/>
          <w:color w:val="2B2D31"/>
          <w:lang w:val="hy-AM" w:eastAsia="ru-RU"/>
        </w:rPr>
        <w:t>էլեկտրոնային նախագծման ավտոմատացման</w:t>
      </w:r>
      <w:r>
        <w:rPr>
          <w:rFonts w:ascii="Sylfaen" w:hAnsi="Sylfaen" w:cs="Arial"/>
          <w:color w:val="2B2D31"/>
          <w:lang w:val="hy-AM" w:eastAsia="ru-RU"/>
        </w:rPr>
        <w:t xml:space="preserve"> </w:t>
      </w:r>
      <w:r w:rsidRPr="009B4A3A">
        <w:rPr>
          <w:rFonts w:ascii="Sylfaen" w:hAnsi="Sylfaen" w:cs="Arial"/>
          <w:color w:val="2B2D31"/>
          <w:lang w:val="hy-AM" w:eastAsia="ru-RU"/>
        </w:rPr>
        <w:t>ինժեների աշխատավայրում գերակշռող վնասակար ֆիզիկական գործոնը աշխատանքային գործընթացի ծանրությունն ու լարվածությունն է, որն իր մեջ ներառում է ստատիկ և դինամիկ մկանային գերբեռնվածությունը, ինչպես նաև աշխատանքային անբնական (ոչ ֆիզիոլոգիական) դիրքը:</w:t>
      </w:r>
    </w:p>
    <w:p w14:paraId="2EC3C3E0" w14:textId="2313FCF3" w:rsidR="005369D6" w:rsidRDefault="005369D6" w:rsidP="00AD2C76">
      <w:pPr>
        <w:shd w:val="clear" w:color="auto" w:fill="FFFFFF"/>
        <w:spacing w:line="360" w:lineRule="auto"/>
        <w:ind w:firstLine="720"/>
        <w:jc w:val="both"/>
        <w:rPr>
          <w:rFonts w:ascii="Sylfaen" w:hAnsi="Sylfaen"/>
          <w:lang w:val="hy-AM" w:eastAsia="ru-RU"/>
        </w:rPr>
      </w:pPr>
      <w:r w:rsidRPr="009B4A3A">
        <w:rPr>
          <w:rFonts w:ascii="Sylfaen" w:hAnsi="Sylfaen" w:cs="Arial"/>
          <w:color w:val="2B2D31"/>
          <w:lang w:val="hy-AM" w:eastAsia="ru-RU"/>
        </w:rPr>
        <w:t xml:space="preserve">Վերլուծելով </w:t>
      </w:r>
      <w:r w:rsidRPr="00C3149E">
        <w:rPr>
          <w:rFonts w:ascii="Sylfaen" w:hAnsi="Sylfaen" w:cs="Arial"/>
          <w:color w:val="2B2D31"/>
          <w:lang w:val="hy-AM" w:eastAsia="ru-RU"/>
        </w:rPr>
        <w:t xml:space="preserve"> էլեկտրոնային նախագծման ավտոմատացման</w:t>
      </w:r>
      <w:r>
        <w:rPr>
          <w:rFonts w:ascii="Sylfaen" w:hAnsi="Sylfaen" w:cs="Arial"/>
          <w:color w:val="2B2D31"/>
          <w:lang w:val="hy-AM" w:eastAsia="ru-RU"/>
        </w:rPr>
        <w:t xml:space="preserve"> </w:t>
      </w:r>
      <w:r w:rsidRPr="009B4A3A">
        <w:rPr>
          <w:rFonts w:ascii="Sylfaen" w:hAnsi="Sylfaen" w:cs="Arial"/>
          <w:color w:val="2B2D31"/>
          <w:lang w:val="hy-AM" w:eastAsia="ru-RU"/>
        </w:rPr>
        <w:t>գործիքակազմով աշխատող մասնագետի տեխնոլոգիական պրոցեսը՝ առանձնացվում են ԿԼՀՎ-ների առաջացման հետևյալ հիմնական աղբյուրներն ու պատճառները.</w:t>
      </w:r>
    </w:p>
    <w:p w14:paraId="273E3720" w14:textId="3565F27A" w:rsidR="005369D6" w:rsidRDefault="005369D6" w:rsidP="00AD2C76">
      <w:pPr>
        <w:shd w:val="clear" w:color="auto" w:fill="FFFFFF"/>
        <w:spacing w:line="360" w:lineRule="auto"/>
        <w:ind w:firstLine="720"/>
        <w:jc w:val="both"/>
        <w:rPr>
          <w:rFonts w:ascii="Sylfaen" w:hAnsi="Sylfaen"/>
          <w:lang w:val="hy-AM" w:eastAsia="ru-RU"/>
        </w:rPr>
      </w:pPr>
      <w:r w:rsidRPr="009B4A3A">
        <w:rPr>
          <w:rFonts w:ascii="Sylfaen" w:hAnsi="Sylfaen" w:cs="Arial"/>
          <w:b/>
          <w:bCs/>
          <w:color w:val="2B2D31"/>
          <w:lang w:val="hy-AM" w:eastAsia="ru-RU"/>
        </w:rPr>
        <w:lastRenderedPageBreak/>
        <w:t>Ա.</w:t>
      </w:r>
      <w:r w:rsidRPr="009B4A3A">
        <w:rPr>
          <w:rFonts w:ascii="Sylfaen" w:hAnsi="Sylfaen" w:cs="Arial"/>
          <w:color w:val="2B2D31"/>
          <w:lang w:val="hy-AM" w:eastAsia="ru-RU"/>
        </w:rPr>
        <w:t xml:space="preserve"> Դինամիկ մկանային լարվածություն (միկրոշարժումներ գրաֆիկական միջավայրում)</w:t>
      </w:r>
      <w:r w:rsidRPr="009B4A3A">
        <w:rPr>
          <w:rFonts w:ascii="Sylfaen" w:hAnsi="Sylfaen" w:cs="Arial"/>
          <w:color w:val="2B2D31"/>
          <w:lang w:val="hy-AM" w:eastAsia="ru-RU"/>
        </w:rPr>
        <w:br/>
        <w:t xml:space="preserve">Ֆիզիկական նախագծումը պահանջում </w:t>
      </w:r>
      <w:r>
        <w:rPr>
          <w:rFonts w:ascii="Sylfaen" w:hAnsi="Sylfaen" w:cs="Arial"/>
          <w:color w:val="2B2D31"/>
          <w:lang w:val="hy-AM" w:eastAsia="ru-RU"/>
        </w:rPr>
        <w:t>է</w:t>
      </w:r>
      <w:r w:rsidRPr="009B4A3A">
        <w:rPr>
          <w:rFonts w:ascii="Sylfaen" w:hAnsi="Sylfaen" w:cs="Arial"/>
          <w:color w:val="2B2D31"/>
          <w:lang w:val="hy-AM" w:eastAsia="ru-RU"/>
        </w:rPr>
        <w:t xml:space="preserve"> նանոմետրային ճշտություն: Բարդ պոլիգոնների տեղաբաշխումը և կոմպոնենտների միացումը </w:t>
      </w:r>
      <w:r w:rsidRPr="00663C99">
        <w:rPr>
          <w:rFonts w:ascii="Sylfaen" w:hAnsi="Sylfaen" w:cs="Arial"/>
          <w:color w:val="2B2D31"/>
          <w:lang w:val="hy-AM" w:eastAsia="ru-RU"/>
        </w:rPr>
        <w:t xml:space="preserve"> էլեկտրոնային նախագծման ավտոմատացման</w:t>
      </w:r>
      <w:r>
        <w:rPr>
          <w:rFonts w:ascii="Sylfaen" w:hAnsi="Sylfaen" w:cs="Arial"/>
          <w:color w:val="2B2D31"/>
          <w:lang w:val="hy-AM" w:eastAsia="ru-RU"/>
        </w:rPr>
        <w:t xml:space="preserve"> </w:t>
      </w:r>
      <w:r w:rsidRPr="009B4A3A">
        <w:rPr>
          <w:rFonts w:ascii="Sylfaen" w:hAnsi="Sylfaen" w:cs="Arial"/>
          <w:color w:val="2B2D31"/>
          <w:lang w:val="hy-AM" w:eastAsia="ru-RU"/>
        </w:rPr>
        <w:t>գրաֆիկական միջավայրում  հիմնված են համակարգչային մկնիկի ինտենսիվ և գերճշգրիտ կիրառման վրա: Այս պրոցեսում նախաբազկի և դաստակի անընդմեջ դևիացիաները խախտում են ջլերի բիոմեխանիկական հավասարակշռությունը: Բացի այդ, ավտոմատացման սկրիպտներ գրելիս ձևավորվում է ստեղնաշարային գերբեռնվածություն։ Անընդմեջ միկրոշարժումների հետևանքով ջլերի սինովիալ թաղանթներում առաջանում է շփում, ինչը հանգեցնում է դաստակ-թունելային համախտանիշի  և տենդինիտի [6]:</w:t>
      </w:r>
    </w:p>
    <w:p w14:paraId="18D59CCC" w14:textId="74A22AC9" w:rsidR="005369D6" w:rsidRPr="009B4A3A" w:rsidRDefault="005369D6" w:rsidP="00AD2C76">
      <w:pPr>
        <w:shd w:val="clear" w:color="auto" w:fill="FFFFFF"/>
        <w:spacing w:line="360" w:lineRule="auto"/>
        <w:ind w:firstLine="720"/>
        <w:jc w:val="both"/>
        <w:rPr>
          <w:rFonts w:ascii="Sylfaen" w:hAnsi="Sylfaen"/>
          <w:lang w:val="hy-AM" w:eastAsia="ru-RU"/>
        </w:rPr>
      </w:pPr>
      <w:r w:rsidRPr="009B4A3A">
        <w:rPr>
          <w:rFonts w:ascii="Sylfaen" w:hAnsi="Sylfaen" w:cs="Arial"/>
          <w:b/>
          <w:bCs/>
          <w:color w:val="2B2D31"/>
          <w:lang w:val="hy-AM" w:eastAsia="ru-RU"/>
        </w:rPr>
        <w:t>Բ.</w:t>
      </w:r>
      <w:r w:rsidRPr="009B4A3A">
        <w:rPr>
          <w:rFonts w:ascii="Sylfaen" w:hAnsi="Sylfaen" w:cs="Arial"/>
          <w:color w:val="2B2D31"/>
          <w:lang w:val="hy-AM" w:eastAsia="ru-RU"/>
        </w:rPr>
        <w:t xml:space="preserve"> Ստատիկ գերբեռնվածություն և աշխատանքային դիրք (բազմամոնիտորային համակարգեր)</w:t>
      </w:r>
      <w:r w:rsidRPr="009B4A3A">
        <w:rPr>
          <w:rFonts w:ascii="Sylfaen" w:hAnsi="Sylfaen" w:cs="Arial"/>
          <w:color w:val="2B2D31"/>
          <w:lang w:val="hy-AM" w:eastAsia="ru-RU"/>
        </w:rPr>
        <w:br/>
        <w:t>ԻՍ տոպոլոգիական նախագծումը խիստ պահանջկոտ է էկրանային տարածքի նկատմամբ: Ինժեները ստիպված է օգտագործել բազմամոնիտորային համակարգեր՝ էլեկտրական սխեման, ֆիզիկական տոպոլոգիան  և տերմինալային պատուհանները  միաժամանակ</w:t>
      </w:r>
      <w:r w:rsidR="00400461">
        <w:rPr>
          <w:rFonts w:ascii="Sylfaen" w:hAnsi="Sylfaen" w:cs="Arial"/>
          <w:color w:val="2B2D31"/>
          <w:lang w:val="hy-AM" w:eastAsia="ru-RU"/>
        </w:rPr>
        <w:t xml:space="preserve"> </w:t>
      </w:r>
      <w:r w:rsidRPr="009B4A3A">
        <w:rPr>
          <w:rFonts w:ascii="Sylfaen" w:hAnsi="Sylfaen" w:cs="Arial"/>
          <w:color w:val="2B2D31"/>
          <w:lang w:val="hy-AM" w:eastAsia="ru-RU"/>
        </w:rPr>
        <w:t>վերահսկելու</w:t>
      </w:r>
      <w:r w:rsidR="00400461">
        <w:rPr>
          <w:rFonts w:ascii="Sylfaen" w:hAnsi="Sylfaen" w:cs="Arial"/>
          <w:color w:val="2B2D31"/>
          <w:lang w:val="hy-AM" w:eastAsia="ru-RU"/>
        </w:rPr>
        <w:t xml:space="preserve"> </w:t>
      </w:r>
      <w:r w:rsidRPr="009B4A3A">
        <w:rPr>
          <w:rFonts w:ascii="Sylfaen" w:hAnsi="Sylfaen" w:cs="Arial"/>
          <w:color w:val="2B2D31"/>
          <w:lang w:val="hy-AM" w:eastAsia="ru-RU"/>
        </w:rPr>
        <w:t xml:space="preserve">նպատակով:Համաձայն միջազգային ISO 9241-5 և ГОСТ Р 50923-96 ստանդարտների [3, 5]՝ օպերատորի տեղեկատվության ընկալման օպտիմալ անկյունը (պարանոցի ռոտացիան) պետք է գտնվի +30°/-30° ուղիղ տեսադաշտի սահմաններում: Գործնականում մոնիտորների լայն տեղաբաշխումը ստիպում է </w:t>
      </w:r>
      <w:r w:rsidRPr="00073707">
        <w:rPr>
          <w:rFonts w:ascii="Sylfaen" w:hAnsi="Sylfaen" w:cs="Arial"/>
          <w:color w:val="2B2D31"/>
          <w:lang w:val="hy-AM" w:eastAsia="ru-RU"/>
        </w:rPr>
        <w:t xml:space="preserve"> էլեկտրոնային նախագծման ավտոմատացման</w:t>
      </w:r>
      <w:r>
        <w:rPr>
          <w:rFonts w:ascii="Sylfaen" w:hAnsi="Sylfaen" w:cs="Arial"/>
          <w:color w:val="2B2D31"/>
          <w:lang w:val="hy-AM" w:eastAsia="ru-RU"/>
        </w:rPr>
        <w:t xml:space="preserve"> </w:t>
      </w:r>
      <w:r w:rsidRPr="009B4A3A">
        <w:rPr>
          <w:rFonts w:ascii="Sylfaen" w:hAnsi="Sylfaen" w:cs="Arial"/>
          <w:color w:val="2B2D31"/>
          <w:lang w:val="hy-AM" w:eastAsia="ru-RU"/>
        </w:rPr>
        <w:t>նախագծողին խախտել այս նորմը՝ պարանոցը պարբերաբար թեքելով մինչև</w:t>
      </w:r>
      <w:r w:rsidR="00AD2C76">
        <w:rPr>
          <w:rFonts w:ascii="Sylfaen" w:hAnsi="Sylfaen" w:cs="Arial"/>
          <w:color w:val="2B2D31"/>
          <w:lang w:val="hy-AM" w:eastAsia="ru-RU"/>
        </w:rPr>
        <w:t xml:space="preserve"> </w:t>
      </w:r>
      <w:r w:rsidRPr="009B4A3A">
        <w:rPr>
          <w:rFonts w:ascii="Sylfaen" w:hAnsi="Sylfaen" w:cs="Arial"/>
          <w:color w:val="2B2D31"/>
          <w:lang w:val="hy-AM" w:eastAsia="ru-RU"/>
        </w:rPr>
        <w:t>45-50°:</w:t>
      </w:r>
      <w:r w:rsidR="00AD2C76">
        <w:rPr>
          <w:rFonts w:ascii="Sylfaen" w:hAnsi="Sylfaen" w:cs="Arial"/>
          <w:color w:val="2B2D31"/>
          <w:lang w:val="hy-AM" w:eastAsia="ru-RU"/>
        </w:rPr>
        <w:t xml:space="preserve"> </w:t>
      </w:r>
      <w:r w:rsidRPr="009B4A3A">
        <w:rPr>
          <w:rFonts w:ascii="Sylfaen" w:hAnsi="Sylfaen" w:cs="Arial"/>
          <w:color w:val="2B2D31"/>
          <w:lang w:val="hy-AM" w:eastAsia="ru-RU"/>
        </w:rPr>
        <w:t xml:space="preserve">Ըստ ինժեներական էրգոնոմիկայի հիմնադրույթների [6], մկանի ստատիկ լարվածությունը առավելագույն ուժի 15-20%-ով գերազանցելու դեպքում մկանային հյուսվածքներում արյան շրջանառությունը արգելափակվում է: Դա հանգեցնում է թթվածնաքաղցի և </w:t>
      </w:r>
      <w:r w:rsidRPr="005E7F8E">
        <w:rPr>
          <w:rFonts w:ascii="Sylfaen" w:hAnsi="Sylfaen" w:cs="Arial"/>
          <w:color w:val="2B2D31"/>
          <w:lang w:val="hy-AM" w:eastAsia="ru-RU"/>
        </w:rPr>
        <w:t>պարանոցային հատվածի</w:t>
      </w:r>
      <w:r>
        <w:rPr>
          <w:rFonts w:ascii="Sylfaen" w:hAnsi="Sylfaen" w:cs="Arial"/>
          <w:color w:val="2B2D31"/>
          <w:lang w:val="hy-AM" w:eastAsia="ru-RU"/>
        </w:rPr>
        <w:t xml:space="preserve"> </w:t>
      </w:r>
      <w:r w:rsidRPr="009B4A3A">
        <w:rPr>
          <w:rFonts w:ascii="Sylfaen" w:hAnsi="Sylfaen" w:cs="Arial"/>
          <w:color w:val="2B2D31"/>
          <w:lang w:val="hy-AM" w:eastAsia="ru-RU"/>
        </w:rPr>
        <w:t>օստեոխոնդրոզի:</w:t>
      </w:r>
    </w:p>
    <w:p w14:paraId="55ECED3D" w14:textId="489D2D9E" w:rsidR="005369D6" w:rsidRDefault="005369D6" w:rsidP="00AD2C76">
      <w:pPr>
        <w:shd w:val="clear" w:color="auto" w:fill="FFFFFF"/>
        <w:spacing w:line="360" w:lineRule="auto"/>
        <w:ind w:firstLine="720"/>
        <w:jc w:val="both"/>
        <w:rPr>
          <w:rFonts w:ascii="Sylfaen" w:hAnsi="Sylfaen" w:cs="Arial"/>
          <w:color w:val="2B2D31"/>
          <w:lang w:val="hy-AM" w:eastAsia="ru-RU"/>
        </w:rPr>
      </w:pPr>
      <w:r w:rsidRPr="009B4A3A">
        <w:rPr>
          <w:rFonts w:ascii="Sylfaen" w:hAnsi="Sylfaen" w:cs="Arial"/>
          <w:b/>
          <w:bCs/>
          <w:color w:val="2B2D31"/>
          <w:lang w:val="hy-AM" w:eastAsia="ru-RU"/>
        </w:rPr>
        <w:t>Գ.</w:t>
      </w:r>
      <w:r w:rsidR="00400461">
        <w:rPr>
          <w:rFonts w:ascii="Sylfaen" w:hAnsi="Sylfaen" w:cs="Arial"/>
          <w:b/>
          <w:bCs/>
          <w:color w:val="2B2D31"/>
          <w:lang w:val="hy-AM" w:eastAsia="ru-RU"/>
        </w:rPr>
        <w:t xml:space="preserve"> </w:t>
      </w:r>
      <w:r w:rsidRPr="005E7F8E">
        <w:rPr>
          <w:rFonts w:ascii="Sylfaen" w:hAnsi="Sylfaen" w:cs="Arial"/>
          <w:color w:val="2B2D31"/>
          <w:lang w:val="hy-AM" w:eastAsia="ru-RU"/>
        </w:rPr>
        <w:t>Տեսողական-նյարդային</w:t>
      </w:r>
      <w:r w:rsidR="00400461">
        <w:rPr>
          <w:rFonts w:ascii="Sylfaen" w:hAnsi="Sylfaen" w:cs="Arial"/>
          <w:color w:val="2B2D31"/>
          <w:lang w:val="hy-AM" w:eastAsia="ru-RU"/>
        </w:rPr>
        <w:t xml:space="preserve"> </w:t>
      </w:r>
      <w:r w:rsidRPr="005E7F8E">
        <w:rPr>
          <w:rFonts w:ascii="Sylfaen" w:hAnsi="Sylfaen" w:cs="Arial"/>
          <w:color w:val="2B2D31"/>
          <w:lang w:val="hy-AM" w:eastAsia="ru-RU"/>
        </w:rPr>
        <w:t xml:space="preserve">գերլարվածություն </w:t>
      </w:r>
      <w:r w:rsidRPr="009B4A3A">
        <w:rPr>
          <w:rFonts w:ascii="Sylfaen" w:hAnsi="Sylfaen" w:cs="Arial"/>
          <w:color w:val="2B2D31"/>
          <w:lang w:val="hy-AM" w:eastAsia="ru-RU"/>
        </w:rPr>
        <w:t xml:space="preserve">Ֆիզիկական վերիֆիկացիայի փուլում բարձր խտության նանոմետրային սխեմաներում սխալների մարկերները  փնտրելիս և տարբեր մետաղական շերտերի  վիզուալիզացիան վերլուծելիս առաջանում է աչքի ակոմոդացիոն մկանի և տեսողական նյարդի գերլարում [4]: Բիոմեխանիկական </w:t>
      </w:r>
      <w:r w:rsidRPr="009B4A3A">
        <w:rPr>
          <w:rFonts w:ascii="Sylfaen" w:hAnsi="Sylfaen" w:cs="Arial"/>
          <w:color w:val="2B2D31"/>
          <w:lang w:val="hy-AM" w:eastAsia="ru-RU"/>
        </w:rPr>
        <w:lastRenderedPageBreak/>
        <w:t>տեսանկյունից, այս տեսողական լարվածությունը ստիպում է նախագծողին ենթագիտակցաբար գլուխը մոտեցնել էկրանին (առաջ մղված գլխի դիրք): Հաշվարկված է, որ գլխի յուրաքանչյուր 2.5 սմ առաջ թեքվելը մեծացնում է պարանոցի ողերի վրա ստատիկ ճնշումը մոտ 4.5 կգ-ով [</w:t>
      </w:r>
      <w:r w:rsidRPr="005E7F8E">
        <w:rPr>
          <w:rFonts w:ascii="Sylfaen" w:hAnsi="Sylfaen" w:cs="Arial"/>
          <w:color w:val="2B2D31"/>
          <w:lang w:val="hy-AM" w:eastAsia="ru-RU"/>
        </w:rPr>
        <w:t>5</w:t>
      </w:r>
      <w:r w:rsidRPr="009B4A3A">
        <w:rPr>
          <w:rFonts w:ascii="Sylfaen" w:hAnsi="Sylfaen" w:cs="Arial"/>
          <w:color w:val="2B2D31"/>
          <w:lang w:val="hy-AM" w:eastAsia="ru-RU"/>
        </w:rPr>
        <w:t>]:</w:t>
      </w:r>
    </w:p>
    <w:p w14:paraId="6C2FFBFD" w14:textId="2240C9BE" w:rsidR="005369D6" w:rsidRPr="00C26185" w:rsidRDefault="005369D6" w:rsidP="00AD2C76">
      <w:pPr>
        <w:shd w:val="clear" w:color="auto" w:fill="FFFFFF"/>
        <w:spacing w:after="270" w:line="360" w:lineRule="auto"/>
        <w:ind w:firstLine="720"/>
        <w:jc w:val="both"/>
        <w:rPr>
          <w:rFonts w:ascii="Sylfaen" w:hAnsi="Sylfaen" w:cs="Arial"/>
          <w:color w:val="2B2D31"/>
          <w:lang w:val="hy-AM" w:eastAsia="ru-RU"/>
        </w:rPr>
      </w:pPr>
      <w:r w:rsidRPr="009B4A3A">
        <w:rPr>
          <w:rFonts w:ascii="Sylfaen" w:hAnsi="Sylfaen" w:cs="Arial"/>
          <w:color w:val="2B2D31"/>
          <w:lang w:val="hy-AM" w:eastAsia="ru-RU"/>
        </w:rPr>
        <w:t xml:space="preserve">Արտադրական այս վնասակար գործոնների համակցված ազդեցությունը հանգեցնում է ոչ միայն աշխատակցի առողջության վատթարացման, այլև մեծացնում է մասնագիտական վրիպումների հավանականությունը։ </w:t>
      </w:r>
      <w:r w:rsidRPr="00434F07">
        <w:rPr>
          <w:rFonts w:ascii="Sylfaen" w:hAnsi="Sylfaen" w:cs="Arial"/>
          <w:color w:val="2B2D31"/>
          <w:lang w:val="hy-AM" w:eastAsia="ru-RU"/>
        </w:rPr>
        <w:t xml:space="preserve"> էլեկտրոնային նախագծման ավտոմատացման</w:t>
      </w:r>
      <w:r>
        <w:rPr>
          <w:rFonts w:ascii="Sylfaen" w:hAnsi="Sylfaen" w:cs="Arial"/>
          <w:color w:val="2B2D31"/>
          <w:lang w:val="hy-AM" w:eastAsia="ru-RU"/>
        </w:rPr>
        <w:t xml:space="preserve"> </w:t>
      </w:r>
      <w:r w:rsidRPr="009B4A3A">
        <w:rPr>
          <w:rFonts w:ascii="Sylfaen" w:hAnsi="Sylfaen" w:cs="Arial"/>
          <w:color w:val="2B2D31"/>
          <w:lang w:val="hy-AM" w:eastAsia="ru-RU"/>
        </w:rPr>
        <w:t>ոլորտում նման վրիպումները կարող են արժենալ չիպի թողարկման ձախողում, ինչն ուղղակիորեն խարխլում է նախագծվող տեխնիկական համակարգի հուսալիությունը [</w:t>
      </w:r>
      <w:r w:rsidRPr="005E7F8E">
        <w:rPr>
          <w:rFonts w:ascii="Sylfaen" w:hAnsi="Sylfaen" w:cs="Arial"/>
          <w:color w:val="2B2D31"/>
          <w:lang w:val="hy-AM" w:eastAsia="ru-RU"/>
        </w:rPr>
        <w:t>5</w:t>
      </w:r>
      <w:r w:rsidRPr="009B4A3A">
        <w:rPr>
          <w:rFonts w:ascii="Sylfaen" w:hAnsi="Sylfaen" w:cs="Arial"/>
          <w:color w:val="2B2D31"/>
          <w:lang w:val="hy-AM" w:eastAsia="ru-RU"/>
        </w:rPr>
        <w:t>]: Նշված ռիսկերի չեզոքացումը պահանջում է հատուկ ճարտարագիտական հաշվարկներ և լուծումներ, որոնք կիրականացվեն հաջորդ ենթաբաժնում:</w:t>
      </w:r>
    </w:p>
    <w:p w14:paraId="07E2F7D9" w14:textId="686E497F" w:rsidR="005369D6" w:rsidRPr="0048057D" w:rsidRDefault="002107F1" w:rsidP="00400461">
      <w:pPr>
        <w:pStyle w:val="Heading2"/>
        <w:spacing w:line="360" w:lineRule="auto"/>
        <w:jc w:val="center"/>
        <w:rPr>
          <w:b/>
          <w:bCs/>
          <w:lang w:val="hy-AM"/>
        </w:rPr>
      </w:pPr>
      <w:bookmarkStart w:id="119" w:name="_Toc222774005"/>
      <w:bookmarkStart w:id="120" w:name="_Toc227687677"/>
      <w:r w:rsidRPr="002107F1">
        <w:rPr>
          <w:rStyle w:val="Strong"/>
          <w:lang w:val="hy-AM"/>
        </w:rPr>
        <w:t>6</w:t>
      </w:r>
      <w:r w:rsidR="005369D6" w:rsidRPr="0048057D">
        <w:rPr>
          <w:rStyle w:val="Strong"/>
          <w:lang w:val="hy-AM"/>
        </w:rPr>
        <w:t xml:space="preserve">.2. </w:t>
      </w:r>
      <w:bookmarkEnd w:id="119"/>
      <w:r w:rsidR="005369D6" w:rsidRPr="00127DA8">
        <w:rPr>
          <w:rStyle w:val="Strong"/>
          <w:lang w:val="hy-AM"/>
        </w:rPr>
        <w:t>Ճարտարագիտատեխնիկական և կազմակերպչական միջոցառումների հաշվարկ և հիմնավորում</w:t>
      </w:r>
      <w:bookmarkEnd w:id="120"/>
    </w:p>
    <w:p w14:paraId="294AF8B4" w14:textId="22C95EA6" w:rsidR="005369D6" w:rsidRPr="0059786A" w:rsidRDefault="005369D6" w:rsidP="00AD2C76">
      <w:pPr>
        <w:pStyle w:val="NormalWeb"/>
        <w:spacing w:line="360" w:lineRule="auto"/>
        <w:ind w:firstLine="720"/>
        <w:contextualSpacing/>
        <w:jc w:val="both"/>
        <w:rPr>
          <w:rFonts w:ascii="Sylfaen" w:hAnsi="Sylfaen"/>
          <w:lang w:val="hy-AM"/>
        </w:rPr>
      </w:pPr>
      <w:r w:rsidRPr="0059786A">
        <w:rPr>
          <w:rFonts w:ascii="Sylfaen" w:hAnsi="Sylfaen"/>
          <w:lang w:val="hy-AM"/>
        </w:rPr>
        <w:t>Ելնելով ֆիզիկական նախագծման տեխնոլոգիական գործընթացում առկա վնասակար արտադրական գործոնների վերլուծությունից՝ կրկնվող լարվածության հետևանքով առաջացող վնասվածքների կանխարգելման և նախագծային աշխատանքի արդյունավետության բարձրացման նպատակով ստորև իրականացված են կազմակերպչական և ճարտարագիտական միջոցառումների համապատասխան հաշվարկներ ու հիմնավորումներ։ Հաշվարկների համար հիմք են ընդունվել գործող պետական և միջազգային նորմատիվային փաստաթղթերը։</w:t>
      </w:r>
    </w:p>
    <w:p w14:paraId="3C33E60F" w14:textId="63DFFBBD" w:rsidR="005369D6" w:rsidRPr="005E7F8E" w:rsidRDefault="005369D6" w:rsidP="00AD2C76">
      <w:pPr>
        <w:pStyle w:val="NormalWeb"/>
        <w:spacing w:line="360" w:lineRule="auto"/>
        <w:ind w:firstLine="720"/>
        <w:contextualSpacing/>
        <w:jc w:val="both"/>
        <w:rPr>
          <w:rFonts w:ascii="Sylfaen" w:hAnsi="Sylfaen"/>
          <w:lang w:val="hy-AM"/>
        </w:rPr>
      </w:pPr>
      <w:r w:rsidRPr="0059786A">
        <w:rPr>
          <w:rFonts w:ascii="Sylfaen" w:hAnsi="Sylfaen"/>
          <w:b/>
          <w:bCs w:val="0"/>
          <w:lang w:val="hy-AM"/>
        </w:rPr>
        <w:t>Ա.</w:t>
      </w:r>
      <w:r w:rsidRPr="0059786A">
        <w:rPr>
          <w:rFonts w:ascii="Sylfaen" w:hAnsi="Sylfaen"/>
          <w:lang w:val="hy-AM"/>
        </w:rPr>
        <w:t xml:space="preserve"> Աշխատանքի ծանրության գնահատում և հանգստի ռեժիմի հաշվարկ</w:t>
      </w:r>
      <w:r w:rsidRPr="005E7F8E">
        <w:rPr>
          <w:rFonts w:ascii="Sylfaen" w:hAnsi="Sylfaen"/>
          <w:lang w:val="hy-AM"/>
        </w:rPr>
        <w:t>.</w:t>
      </w:r>
    </w:p>
    <w:p w14:paraId="2E0DB108" w14:textId="77777777" w:rsidR="005369D6" w:rsidRPr="0059786A" w:rsidRDefault="005369D6" w:rsidP="003D538F">
      <w:pPr>
        <w:pStyle w:val="NormalWeb"/>
        <w:spacing w:line="360" w:lineRule="auto"/>
        <w:contextualSpacing/>
        <w:jc w:val="both"/>
        <w:rPr>
          <w:rFonts w:ascii="Sylfaen" w:hAnsi="Sylfaen"/>
          <w:lang w:val="hy-AM"/>
        </w:rPr>
      </w:pPr>
      <w:r w:rsidRPr="0059786A">
        <w:rPr>
          <w:rFonts w:ascii="Sylfaen" w:hAnsi="Sylfaen"/>
          <w:lang w:val="hy-AM"/>
        </w:rPr>
        <w:t>Էլեկտրոնային նախագծման ավտոմատացման  մասնագետի աշխատանքային գործընթացը ենթադրում է էլեկտրոնային հաշվիչ մեքենաների հետ ինտենսիվ և անընդհատ երկխոսություն։ Համաձայն СанПиН 2.2.2/2.4.1340-03 սանիտարական կանոնների և նորմերի [4]՝ նմանատիպ գործունեությունը դասակարգվում է որպես «Վ» խմբի աշխատանք (ստեղծագործական աշխատանք երկխոսության ռեժիմում)։</w:t>
      </w:r>
    </w:p>
    <w:p w14:paraId="5E4D42BE" w14:textId="77777777" w:rsidR="005369D6" w:rsidRPr="0059786A" w:rsidRDefault="005369D6" w:rsidP="003D538F">
      <w:pPr>
        <w:pStyle w:val="NormalWeb"/>
        <w:spacing w:line="360" w:lineRule="auto"/>
        <w:contextualSpacing/>
        <w:jc w:val="both"/>
        <w:rPr>
          <w:rFonts w:ascii="Sylfaen" w:hAnsi="Sylfaen"/>
          <w:lang w:val="hy-AM"/>
        </w:rPr>
      </w:pPr>
      <w:r w:rsidRPr="0059786A">
        <w:rPr>
          <w:rFonts w:ascii="Sylfaen" w:hAnsi="Sylfaen"/>
          <w:lang w:val="hy-AM"/>
        </w:rPr>
        <w:t xml:space="preserve">Բարդ ինտեգրալ սխեմաների ուղեգծման և մակրոբլոկների տեղաբաշխման ժամանակ նախագծողի դաստակի դինամիկ լարվածությունը (մկնիկի կտտոցներ և բարձր </w:t>
      </w:r>
      <w:r w:rsidRPr="0059786A">
        <w:rPr>
          <w:rFonts w:ascii="Sylfaen" w:hAnsi="Sylfaen"/>
          <w:lang w:val="hy-AM"/>
        </w:rPr>
        <w:lastRenderedPageBreak/>
        <w:t>ճշգրտության կոորդինատային տեղաշարժեր) մեկ հերթափոխի ընթացքում գերազանցում է 40,000 գործողությունը։ Համաձայն վերոնշյալ նորմատիվային փաստաթղթի հավելվածի՝ նման ծանրաբեռնվածությունը աշխատանքային գործընթացը դասակարգում է որպես III (ամենաբարձր) կատեգորիայի ծանրության պրոցես։</w:t>
      </w:r>
    </w:p>
    <w:p w14:paraId="55064DC3" w14:textId="7B1AE8AE" w:rsidR="005369D6" w:rsidRPr="0059786A" w:rsidRDefault="005369D6" w:rsidP="00AD2C76">
      <w:pPr>
        <w:pStyle w:val="NormalWeb"/>
        <w:spacing w:line="360" w:lineRule="auto"/>
        <w:ind w:firstLine="720"/>
        <w:contextualSpacing/>
        <w:jc w:val="both"/>
        <w:rPr>
          <w:rFonts w:ascii="Sylfaen" w:hAnsi="Sylfaen"/>
          <w:lang w:val="hy-AM"/>
        </w:rPr>
      </w:pPr>
      <w:r w:rsidRPr="0059786A">
        <w:rPr>
          <w:rFonts w:ascii="Sylfaen" w:hAnsi="Sylfaen"/>
          <w:lang w:val="hy-AM"/>
        </w:rPr>
        <w:t>Որպես կազմակերպչական միջոցառում՝ պահանջվում է հաշվարկել կանոնակարգված ընդմիջումների ժամանակացույցը։ 8-ժամյա աշխատանքային հերթափոխի (480 րոպե) պայմաններում III կատեգորիայի աշխատանքի դեպքում ընդմիջումների գումարային նվազագույն տևողությունը պետք է կազմի 70 րոպե։</w:t>
      </w:r>
    </w:p>
    <w:p w14:paraId="6DE20A67" w14:textId="77777777" w:rsidR="005369D6" w:rsidRDefault="005369D6" w:rsidP="003D538F">
      <w:pPr>
        <w:pStyle w:val="NormalWeb"/>
        <w:spacing w:line="360" w:lineRule="auto"/>
        <w:contextualSpacing/>
        <w:jc w:val="both"/>
        <w:rPr>
          <w:rFonts w:ascii="Sylfaen" w:hAnsi="Sylfaen"/>
          <w:lang w:val="hy-AM"/>
        </w:rPr>
      </w:pPr>
      <w:r w:rsidRPr="0059786A">
        <w:rPr>
          <w:rFonts w:ascii="Sylfaen" w:hAnsi="Sylfaen"/>
          <w:lang w:val="hy-AM"/>
        </w:rPr>
        <w:t>Հաշվարկվում է զուտ ակտիվ աշխատանքի տևողությունը.</w:t>
      </w:r>
    </w:p>
    <w:p w14:paraId="13B60616" w14:textId="77777777" w:rsidR="005369D6" w:rsidRPr="0059786A" w:rsidRDefault="005369D6" w:rsidP="005369D6">
      <w:pPr>
        <w:pStyle w:val="NormalWeb"/>
        <w:spacing w:line="360" w:lineRule="auto"/>
        <w:contextualSpacing/>
        <w:rPr>
          <w:rFonts w:ascii="Sylfaen" w:hAnsi="Sylfaen"/>
          <w:lang w:val="hy-AM"/>
        </w:rPr>
      </w:pPr>
    </w:p>
    <w:p w14:paraId="4914266D" w14:textId="31CF775E" w:rsidR="005369D6" w:rsidRPr="00893889" w:rsidRDefault="005369D6" w:rsidP="00B55F54">
      <w:pPr>
        <w:pStyle w:val="NormalWeb"/>
        <w:spacing w:line="360" w:lineRule="auto"/>
        <w:contextualSpacing/>
        <w:jc w:val="right"/>
        <w:rPr>
          <w:rFonts w:ascii="Sylfaen" w:hAnsi="Sylfaen"/>
          <w:lang w:val="hy-AM"/>
        </w:rPr>
      </w:pPr>
      <w:r>
        <w:rPr>
          <w:rFonts w:ascii="Sylfaen" w:hAnsi="Sylfaen"/>
          <w:lang w:val="hy-AM"/>
        </w:rPr>
        <w:t xml:space="preserve">                                  </w:t>
      </w:r>
      <w:r w:rsidRPr="0059786A">
        <w:rPr>
          <w:rFonts w:ascii="Sylfaen" w:hAnsi="Sylfaen"/>
          <w:lang w:val="hy-AM"/>
        </w:rPr>
        <w:t>T(ակտիվ) = 480 րոպե - 70 րոպե = 410 րոպե։</w:t>
      </w:r>
      <w:r w:rsidR="00B55F54" w:rsidRPr="00B55F54">
        <w:rPr>
          <w:rFonts w:ascii="Sylfaen" w:hAnsi="Sylfaen"/>
          <w:lang w:val="hy-AM"/>
        </w:rPr>
        <w:t xml:space="preserve">                             </w:t>
      </w:r>
      <w:r w:rsidR="00B55F54" w:rsidRPr="00893889">
        <w:rPr>
          <w:rFonts w:ascii="Sylfaen" w:hAnsi="Sylfaen"/>
          <w:lang w:val="hy-AM"/>
        </w:rPr>
        <w:t>(6.1)</w:t>
      </w:r>
    </w:p>
    <w:p w14:paraId="2512F26D" w14:textId="77777777" w:rsidR="005369D6" w:rsidRPr="0059786A" w:rsidRDefault="005369D6" w:rsidP="005369D6">
      <w:pPr>
        <w:pStyle w:val="NormalWeb"/>
        <w:spacing w:line="360" w:lineRule="auto"/>
        <w:contextualSpacing/>
        <w:rPr>
          <w:rFonts w:ascii="Sylfaen" w:hAnsi="Sylfaen"/>
          <w:lang w:val="hy-AM"/>
        </w:rPr>
      </w:pPr>
    </w:p>
    <w:p w14:paraId="62EAF65E" w14:textId="77777777" w:rsidR="005369D6" w:rsidRPr="0059786A" w:rsidRDefault="005369D6" w:rsidP="003D538F">
      <w:pPr>
        <w:pStyle w:val="NormalWeb"/>
        <w:spacing w:line="360" w:lineRule="auto"/>
        <w:contextualSpacing/>
        <w:jc w:val="both"/>
        <w:rPr>
          <w:rFonts w:ascii="Sylfaen" w:hAnsi="Sylfaen"/>
          <w:lang w:val="hy-AM"/>
        </w:rPr>
      </w:pPr>
      <w:r w:rsidRPr="0059786A">
        <w:rPr>
          <w:rFonts w:ascii="Sylfaen" w:hAnsi="Sylfaen"/>
          <w:lang w:val="hy-AM"/>
        </w:rPr>
        <w:t>Այսպիսով, ստատիկ գերբեռնվածությունը և տեսողական հոգնածությունը նվազեցնելու նպատակով հիմնավորվում է յուրաքանչյուր 1 ժամ աշխատանքից հետո 10 րոպե տևողությամբ պարտադիր ակտիվ ընդմիջման (միկրոշրջանառությունը վերականգնող վարժություններով) սահմանման անհրաժեշտությունը։</w:t>
      </w:r>
    </w:p>
    <w:p w14:paraId="6AFA6BE2" w14:textId="525D5F9C" w:rsidR="005369D6" w:rsidRPr="0059786A" w:rsidRDefault="005369D6" w:rsidP="00AD2C76">
      <w:pPr>
        <w:pStyle w:val="NormalWeb"/>
        <w:spacing w:line="360" w:lineRule="auto"/>
        <w:ind w:firstLine="720"/>
        <w:contextualSpacing/>
        <w:jc w:val="both"/>
        <w:rPr>
          <w:rFonts w:ascii="Sylfaen" w:hAnsi="Sylfaen"/>
          <w:lang w:val="hy-AM"/>
        </w:rPr>
      </w:pPr>
      <w:r w:rsidRPr="006A1958">
        <w:rPr>
          <w:rFonts w:ascii="Sylfaen" w:hAnsi="Sylfaen"/>
          <w:b/>
          <w:bCs w:val="0"/>
          <w:lang w:val="hy-AM"/>
        </w:rPr>
        <w:t>Բ</w:t>
      </w:r>
      <w:r w:rsidRPr="0059786A">
        <w:rPr>
          <w:rFonts w:ascii="Sylfaen" w:hAnsi="Sylfaen"/>
          <w:lang w:val="hy-AM"/>
        </w:rPr>
        <w:t>. Ճարտարագիտատեխնիկական միջոցառումների հաշվարկ և արդյունավետության գնահատում</w:t>
      </w:r>
    </w:p>
    <w:p w14:paraId="2409A0FC" w14:textId="77777777" w:rsidR="005369D6" w:rsidRPr="0059786A" w:rsidRDefault="005369D6" w:rsidP="003D538F">
      <w:pPr>
        <w:pStyle w:val="NormalWeb"/>
        <w:spacing w:line="360" w:lineRule="auto"/>
        <w:contextualSpacing/>
        <w:jc w:val="both"/>
        <w:rPr>
          <w:rFonts w:ascii="Sylfaen" w:hAnsi="Sylfaen"/>
          <w:lang w:val="hy-AM"/>
        </w:rPr>
      </w:pPr>
      <w:r w:rsidRPr="0059786A">
        <w:rPr>
          <w:rFonts w:ascii="Sylfaen" w:hAnsi="Sylfaen"/>
          <w:lang w:val="hy-AM"/>
        </w:rPr>
        <w:t>Դաստակ-թունելային համախտանիշի ռիսկի չեզոքացման համար առաջարկվում է աշխատատեղում ներդնել ապարատային նոր լուծումներ՝ ավանդական մանիպուլյատորները (մկնիկները) փոխարինելով էրգոնոմիկ ուղղահայաց մանիպուլյատորներով և հատուկ ծրագրավորվող մակրո-ստեղնաշարերով ։</w:t>
      </w:r>
    </w:p>
    <w:p w14:paraId="20719BF8" w14:textId="77777777" w:rsidR="005369D6" w:rsidRDefault="005369D6" w:rsidP="003D538F">
      <w:pPr>
        <w:pStyle w:val="NormalWeb"/>
        <w:spacing w:line="360" w:lineRule="auto"/>
        <w:contextualSpacing/>
        <w:jc w:val="both"/>
        <w:rPr>
          <w:rFonts w:ascii="Sylfaen" w:hAnsi="Sylfaen"/>
          <w:lang w:val="hy-AM"/>
        </w:rPr>
      </w:pPr>
      <w:r w:rsidRPr="0059786A">
        <w:rPr>
          <w:rFonts w:ascii="Sylfaen" w:hAnsi="Sylfaen"/>
          <w:lang w:val="hy-AM"/>
        </w:rPr>
        <w:t>Նախագծային արտադրողականության վրա այս միջոցառման ազդեցությունը հիմնավորվում է հետևյալ հաշվարկով։ Դիցուք, տոպոլոգիայի ակտիվ նախագծման 1 ժամվա ընթացքում ինժեները կատարում է միջինը 3000 դաստակային միկրոշարժում։ Մեկ հերթափոխի զուտ ակտիվ ժամանակահատվածում (410 րոպե) գործողությունների ընդհանուր քանակը կազմում է.</w:t>
      </w:r>
    </w:p>
    <w:p w14:paraId="41794A51" w14:textId="77777777" w:rsidR="005369D6" w:rsidRPr="0059786A" w:rsidRDefault="005369D6" w:rsidP="005369D6">
      <w:pPr>
        <w:pStyle w:val="NormalWeb"/>
        <w:spacing w:line="360" w:lineRule="auto"/>
        <w:contextualSpacing/>
        <w:rPr>
          <w:rFonts w:ascii="Sylfaen" w:hAnsi="Sylfaen"/>
          <w:lang w:val="hy-AM"/>
        </w:rPr>
      </w:pPr>
    </w:p>
    <w:p w14:paraId="6524DB5E" w14:textId="25AA44F4" w:rsidR="005369D6" w:rsidRPr="002123DA" w:rsidRDefault="005369D6" w:rsidP="00143D5B">
      <w:pPr>
        <w:pStyle w:val="NormalWeb"/>
        <w:spacing w:line="360" w:lineRule="auto"/>
        <w:contextualSpacing/>
        <w:jc w:val="right"/>
        <w:rPr>
          <w:rFonts w:ascii="Sylfaen" w:hAnsi="Sylfaen"/>
          <w:lang w:val="hy-AM"/>
        </w:rPr>
      </w:pPr>
      <w:r>
        <w:rPr>
          <w:rFonts w:ascii="Sylfaen" w:hAnsi="Sylfaen"/>
          <w:lang w:val="hy-AM"/>
        </w:rPr>
        <w:t xml:space="preserve">                              </w:t>
      </w:r>
      <w:r w:rsidRPr="0059786A">
        <w:rPr>
          <w:rFonts w:ascii="Sylfaen" w:hAnsi="Sylfaen"/>
          <w:lang w:val="hy-AM"/>
        </w:rPr>
        <w:t>N(ընդհանուր) = 410 * (3000 / 60) = 20,500 միկրոշարժում։</w:t>
      </w:r>
      <w:r w:rsidR="00143D5B" w:rsidRPr="002123DA">
        <w:rPr>
          <w:rFonts w:ascii="Sylfaen" w:hAnsi="Sylfaen"/>
          <w:lang w:val="hy-AM"/>
        </w:rPr>
        <w:t xml:space="preserve">     </w:t>
      </w:r>
      <w:r w:rsidR="00AD2C76">
        <w:rPr>
          <w:rFonts w:ascii="Sylfaen" w:hAnsi="Sylfaen"/>
          <w:lang w:val="hy-AM"/>
        </w:rPr>
        <w:t xml:space="preserve">         </w:t>
      </w:r>
      <w:r w:rsidR="00143D5B" w:rsidRPr="002123DA">
        <w:rPr>
          <w:rFonts w:ascii="Sylfaen" w:hAnsi="Sylfaen"/>
          <w:lang w:val="hy-AM"/>
        </w:rPr>
        <w:t xml:space="preserve">        (6.2)</w:t>
      </w:r>
    </w:p>
    <w:p w14:paraId="52008C19" w14:textId="77777777" w:rsidR="005369D6" w:rsidRPr="0059786A" w:rsidRDefault="005369D6" w:rsidP="003D538F">
      <w:pPr>
        <w:pStyle w:val="NormalWeb"/>
        <w:spacing w:line="360" w:lineRule="auto"/>
        <w:contextualSpacing/>
        <w:jc w:val="both"/>
        <w:rPr>
          <w:rFonts w:ascii="Sylfaen" w:hAnsi="Sylfaen"/>
          <w:lang w:val="hy-AM"/>
        </w:rPr>
      </w:pPr>
    </w:p>
    <w:p w14:paraId="7A0B8AF2" w14:textId="77777777" w:rsidR="005369D6" w:rsidRDefault="005369D6" w:rsidP="003D538F">
      <w:pPr>
        <w:pStyle w:val="NormalWeb"/>
        <w:spacing w:line="360" w:lineRule="auto"/>
        <w:contextualSpacing/>
        <w:jc w:val="both"/>
        <w:rPr>
          <w:rFonts w:ascii="Sylfaen" w:hAnsi="Sylfaen"/>
          <w:lang w:val="hy-AM"/>
        </w:rPr>
      </w:pPr>
      <w:r w:rsidRPr="0059786A">
        <w:rPr>
          <w:rFonts w:ascii="Sylfaen" w:hAnsi="Sylfaen"/>
          <w:lang w:val="hy-AM"/>
        </w:rPr>
        <w:lastRenderedPageBreak/>
        <w:t>Բազմակի կտտոցներ պահանջող ալգորիթմիկ հրամանների (օրինակ՝ շերտերի փոփոխություն, DRC ստուգման մեկնարկ, բաղադրիչների հավասարեցում) տեղափոխումը ծրագրավորված մակրո-ստեղների վրա թույլ է տալիս կրճատել մկնիկի շարժումների քանակը միջինը 40%-ով։</w:t>
      </w:r>
    </w:p>
    <w:p w14:paraId="550450F5" w14:textId="77777777" w:rsidR="0057508B" w:rsidRPr="0059786A" w:rsidRDefault="0057508B" w:rsidP="003D538F">
      <w:pPr>
        <w:pStyle w:val="NormalWeb"/>
        <w:spacing w:line="360" w:lineRule="auto"/>
        <w:contextualSpacing/>
        <w:jc w:val="both"/>
        <w:rPr>
          <w:rFonts w:ascii="Sylfaen" w:hAnsi="Sylfaen"/>
          <w:lang w:val="hy-AM"/>
        </w:rPr>
      </w:pPr>
    </w:p>
    <w:p w14:paraId="27DE6D63" w14:textId="4E24F6BF" w:rsidR="005369D6" w:rsidRPr="00893889" w:rsidRDefault="005369D6" w:rsidP="0057508B">
      <w:pPr>
        <w:pStyle w:val="NormalWeb"/>
        <w:spacing w:line="720" w:lineRule="auto"/>
        <w:contextualSpacing/>
        <w:jc w:val="right"/>
        <w:rPr>
          <w:rFonts w:ascii="Sylfaen" w:hAnsi="Sylfaen"/>
          <w:lang w:val="hy-AM"/>
        </w:rPr>
      </w:pPr>
      <w:r w:rsidRPr="0059786A">
        <w:rPr>
          <w:rFonts w:ascii="Sylfaen" w:hAnsi="Sylfaen"/>
          <w:lang w:val="hy-AM"/>
        </w:rPr>
        <w:t>N(կրճատված) = 20,500 * 0.60 = 12,300 միկրոշարժում մեկ հերթափոխում։</w:t>
      </w:r>
      <w:r w:rsidR="008C7BB6" w:rsidRPr="008C7BB6">
        <w:rPr>
          <w:rFonts w:ascii="Sylfaen" w:hAnsi="Sylfaen"/>
          <w:lang w:val="hy-AM"/>
        </w:rPr>
        <w:t xml:space="preserve">   </w:t>
      </w:r>
      <w:r w:rsidR="00AD2C76">
        <w:rPr>
          <w:rFonts w:ascii="Sylfaen" w:hAnsi="Sylfaen"/>
          <w:lang w:val="hy-AM"/>
        </w:rPr>
        <w:t xml:space="preserve">   </w:t>
      </w:r>
      <w:r w:rsidR="008C7BB6" w:rsidRPr="008C7BB6">
        <w:rPr>
          <w:rFonts w:ascii="Sylfaen" w:hAnsi="Sylfaen"/>
          <w:lang w:val="hy-AM"/>
        </w:rPr>
        <w:t xml:space="preserve"> </w:t>
      </w:r>
      <w:r w:rsidR="00143D5B" w:rsidRPr="00893889">
        <w:rPr>
          <w:rFonts w:ascii="Sylfaen" w:hAnsi="Sylfaen"/>
          <w:lang w:val="hy-AM"/>
        </w:rPr>
        <w:t>(6.</w:t>
      </w:r>
      <w:r w:rsidR="002123DA" w:rsidRPr="00893889">
        <w:rPr>
          <w:rFonts w:ascii="Sylfaen" w:hAnsi="Sylfaen"/>
          <w:lang w:val="hy-AM"/>
        </w:rPr>
        <w:t>3</w:t>
      </w:r>
      <w:r w:rsidR="00143D5B" w:rsidRPr="00893889">
        <w:rPr>
          <w:rFonts w:ascii="Sylfaen" w:hAnsi="Sylfaen"/>
          <w:lang w:val="hy-AM"/>
        </w:rPr>
        <w:t>)</w:t>
      </w:r>
    </w:p>
    <w:p w14:paraId="1B173207" w14:textId="77777777" w:rsidR="005369D6" w:rsidRPr="0059786A" w:rsidRDefault="005369D6" w:rsidP="00AD2C76">
      <w:pPr>
        <w:pStyle w:val="NormalWeb"/>
        <w:spacing w:line="360" w:lineRule="auto"/>
        <w:ind w:firstLine="720"/>
        <w:contextualSpacing/>
        <w:jc w:val="both"/>
        <w:rPr>
          <w:rFonts w:ascii="Sylfaen" w:hAnsi="Sylfaen"/>
          <w:lang w:val="hy-AM"/>
        </w:rPr>
      </w:pPr>
      <w:r w:rsidRPr="0059786A">
        <w:rPr>
          <w:rFonts w:ascii="Sylfaen" w:hAnsi="Sylfaen"/>
          <w:lang w:val="hy-AM"/>
        </w:rPr>
        <w:t>Հաշվարկը ցույց է տալիս, որ տվյալ ճարտարագիտական միջամտությունը մեկ հերթափոխում նվազեցնում է ջլերի դինամիկ բեռնվածությունը 8,200 գործողությամբ։ Արդյունքում վերացվում է վնասվածքի առաջացման ֆիզիկական նախադրյալը, իսկ ավտոմատացված հրամանների հաշվին ուղեգծման պրոցեսի արագությունն աճում է մինչև 15%-ով։</w:t>
      </w:r>
    </w:p>
    <w:p w14:paraId="63E6FFD2" w14:textId="035B11B3" w:rsidR="005369D6" w:rsidRPr="005E7F8E" w:rsidRDefault="005369D6" w:rsidP="00AD2C76">
      <w:pPr>
        <w:pStyle w:val="NormalWeb"/>
        <w:spacing w:line="360" w:lineRule="auto"/>
        <w:ind w:firstLine="720"/>
        <w:contextualSpacing/>
        <w:jc w:val="both"/>
        <w:rPr>
          <w:rFonts w:ascii="Sylfaen" w:hAnsi="Sylfaen"/>
          <w:lang w:val="hy-AM"/>
        </w:rPr>
      </w:pPr>
      <w:r w:rsidRPr="00D0093B">
        <w:rPr>
          <w:rFonts w:ascii="Sylfaen" w:hAnsi="Sylfaen"/>
          <w:b/>
          <w:bCs w:val="0"/>
          <w:lang w:val="hy-AM"/>
        </w:rPr>
        <w:t>Գ.</w:t>
      </w:r>
      <w:r w:rsidRPr="0059786A">
        <w:rPr>
          <w:rFonts w:ascii="Sylfaen" w:hAnsi="Sylfaen"/>
          <w:lang w:val="hy-AM"/>
        </w:rPr>
        <w:t xml:space="preserve"> Տեսողական և դիրքային էրգոնոմիկայի կազմակերպում</w:t>
      </w:r>
      <w:r w:rsidRPr="005E7F8E">
        <w:rPr>
          <w:rFonts w:ascii="Sylfaen" w:hAnsi="Sylfaen"/>
          <w:lang w:val="hy-AM"/>
        </w:rPr>
        <w:t>.</w:t>
      </w:r>
    </w:p>
    <w:p w14:paraId="2FF10DDB" w14:textId="77777777" w:rsidR="005369D6" w:rsidRPr="0059786A" w:rsidRDefault="005369D6" w:rsidP="00AD2C76">
      <w:pPr>
        <w:pStyle w:val="NormalWeb"/>
        <w:spacing w:line="360" w:lineRule="auto"/>
        <w:ind w:firstLine="720"/>
        <w:contextualSpacing/>
        <w:jc w:val="both"/>
        <w:rPr>
          <w:rFonts w:ascii="Sylfaen" w:hAnsi="Sylfaen"/>
          <w:lang w:val="hy-AM"/>
        </w:rPr>
      </w:pPr>
      <w:r w:rsidRPr="0059786A">
        <w:rPr>
          <w:rFonts w:ascii="Sylfaen" w:hAnsi="Sylfaen"/>
          <w:lang w:val="hy-AM"/>
        </w:rPr>
        <w:t>Սկզբունքային սխեմայի և տոպոլոգիայի միաժամանակյա վերլուծության համար կիրառվող բազմամոնիտորային համակարգերը պետք է բավարարեն ГОСТ Р 50923-96 ստանդարտի պահանջներին [3]։ Համաձայն ստանդարտի՝ տեսողական տեղեկատվության ընկալման աշխատանքային անկյունը հորիզոնական հարթությունում չպետք է գերազանցի ±30°-ը։</w:t>
      </w:r>
    </w:p>
    <w:p w14:paraId="4DAD59FB" w14:textId="77777777" w:rsidR="005369D6" w:rsidRPr="0059786A" w:rsidRDefault="005369D6" w:rsidP="003D538F">
      <w:pPr>
        <w:pStyle w:val="NormalWeb"/>
        <w:spacing w:line="360" w:lineRule="auto"/>
        <w:contextualSpacing/>
        <w:jc w:val="both"/>
        <w:rPr>
          <w:rFonts w:ascii="Sylfaen" w:hAnsi="Sylfaen"/>
          <w:lang w:val="hy-AM"/>
        </w:rPr>
      </w:pPr>
      <w:r w:rsidRPr="0059786A">
        <w:rPr>
          <w:rFonts w:ascii="Sylfaen" w:hAnsi="Sylfaen"/>
          <w:lang w:val="hy-AM"/>
        </w:rPr>
        <w:t>Լայն էկրանների զուգահեռ տեղադրման դեպքում պարանոցի ռոտացիան անխուսափելիորեն գերազանցում է այս սահմանը։ Որպես ինժեներական լուծում պահանջվում է մոնիտորների անկյունային տեղաբաշխում V-աձև կամ կորացված  ամրակների միջոցով։ Եթե ինժեներից մինչև էկրանի կենտրոն օպտիմալ հեռավորությունը 600 մմ է (համաձայն ISO 9241-5 ստանդարտի [5]), ապա եզրային մոնիտորները պետք է թեքվեն օգտատիրոջ առանցքի նկատմամբ այնպիսի անկյունով, որ դրանց արտաքին եզրերը գտնվեն ±30° տեսադաշտի սեկտորում։ Սա ապահովում է աչքի ոսպնյակի ակոմոդացիայի հաստատուն հեռավորություն և վերացնում է պարանոցի ողերի ծանրաբեռնվածությունը։</w:t>
      </w:r>
    </w:p>
    <w:p w14:paraId="0E61E0B5" w14:textId="0C5065B9" w:rsidR="005369D6" w:rsidRPr="0059786A" w:rsidRDefault="005369D6" w:rsidP="00AD2C76">
      <w:pPr>
        <w:pStyle w:val="NormalWeb"/>
        <w:spacing w:line="360" w:lineRule="auto"/>
        <w:ind w:firstLine="720"/>
        <w:contextualSpacing/>
        <w:jc w:val="both"/>
        <w:rPr>
          <w:rFonts w:ascii="Sylfaen" w:hAnsi="Sylfaen"/>
          <w:lang w:val="hy-AM"/>
        </w:rPr>
      </w:pPr>
      <w:r w:rsidRPr="00D0093B">
        <w:rPr>
          <w:rFonts w:ascii="Sylfaen" w:hAnsi="Sylfaen"/>
          <w:b/>
          <w:bCs w:val="0"/>
          <w:lang w:val="hy-AM"/>
        </w:rPr>
        <w:t>Դ.</w:t>
      </w:r>
      <w:r w:rsidRPr="0059786A">
        <w:rPr>
          <w:rFonts w:ascii="Sylfaen" w:hAnsi="Sylfaen"/>
          <w:lang w:val="hy-AM"/>
        </w:rPr>
        <w:t xml:space="preserve"> Արտադրական վերահսկման համակարգ</w:t>
      </w:r>
    </w:p>
    <w:p w14:paraId="5BF63028" w14:textId="77777777" w:rsidR="005369D6" w:rsidRDefault="005369D6" w:rsidP="003D538F">
      <w:pPr>
        <w:spacing w:line="360" w:lineRule="auto"/>
        <w:jc w:val="both"/>
        <w:rPr>
          <w:rFonts w:ascii="Sylfaen" w:hAnsi="Sylfaen"/>
          <w:bCs/>
          <w:lang w:val="hy-AM" w:eastAsia="ru-RU"/>
        </w:rPr>
      </w:pPr>
      <w:r>
        <w:rPr>
          <w:rFonts w:ascii="Sylfaen" w:hAnsi="Sylfaen"/>
          <w:bCs/>
          <w:lang w:val="hy-AM" w:eastAsia="ru-RU"/>
        </w:rPr>
        <w:t>Հ</w:t>
      </w:r>
      <w:r w:rsidRPr="005E7F8E">
        <w:rPr>
          <w:rFonts w:ascii="Sylfaen" w:hAnsi="Sylfaen"/>
          <w:bCs/>
          <w:lang w:val="hy-AM" w:eastAsia="ru-RU"/>
        </w:rPr>
        <w:t xml:space="preserve">ամաձայն աշխատանքի պաշտպանության ժամանակակից կառավարման համակարգերի տրամաբանության [1], կազմակերպությունում պարտադիր է ներդնել </w:t>
      </w:r>
      <w:r w:rsidRPr="005E7F8E">
        <w:rPr>
          <w:rFonts w:ascii="Sylfaen" w:hAnsi="Sylfaen"/>
          <w:bCs/>
          <w:lang w:val="hy-AM" w:eastAsia="ru-RU"/>
        </w:rPr>
        <w:lastRenderedPageBreak/>
        <w:t>ներքին վերահսկման համակարգ։ Այն ենթադրում է աշխատատեղերի պարբերական ատեստավորում՝ լուսավորվածության և միկրոկլիմայի չափագրումներով, ինչպես նաև անձնակազմի նպատակային բժշկական զննությունների իրականացում՝ մասնագիտական հիվանդությունների վաղ ախտորոշման համար։</w:t>
      </w:r>
    </w:p>
    <w:p w14:paraId="04B35FAF" w14:textId="7C208114" w:rsidR="005369D6" w:rsidRPr="00B6743E" w:rsidRDefault="00CB0E59" w:rsidP="00400461">
      <w:pPr>
        <w:pStyle w:val="Heading2"/>
        <w:spacing w:line="360" w:lineRule="auto"/>
        <w:rPr>
          <w:rStyle w:val="Strong"/>
          <w:lang w:val="hy-AM"/>
        </w:rPr>
      </w:pPr>
      <w:bookmarkStart w:id="121" w:name="_Toc227687678"/>
      <w:r w:rsidRPr="00400461">
        <w:rPr>
          <w:rStyle w:val="Strong"/>
          <w:lang w:val="hy-AM"/>
        </w:rPr>
        <w:t>6.3.</w:t>
      </w:r>
      <w:r w:rsidR="00400461">
        <w:rPr>
          <w:rStyle w:val="Strong"/>
          <w:lang w:val="hy-AM"/>
        </w:rPr>
        <w:t>Եզրակացություն</w:t>
      </w:r>
      <w:bookmarkEnd w:id="121"/>
    </w:p>
    <w:p w14:paraId="706A7B70" w14:textId="77777777" w:rsidR="005369D6" w:rsidRPr="00CA7171" w:rsidRDefault="005369D6" w:rsidP="00AD2C76">
      <w:pPr>
        <w:spacing w:after="480" w:line="360" w:lineRule="auto"/>
        <w:ind w:firstLine="720"/>
        <w:jc w:val="both"/>
        <w:rPr>
          <w:lang w:val="hy-AM"/>
        </w:rPr>
      </w:pPr>
      <w:r w:rsidRPr="00850C6D">
        <w:rPr>
          <w:rStyle w:val="ng-star-inserted1"/>
          <w:rFonts w:ascii="Sylfaen" w:eastAsiaTheme="majorEastAsia" w:hAnsi="Sylfaen" w:cs="Arial"/>
          <w:color w:val="2B2D31"/>
          <w:lang w:val="hy-AM" w:eastAsia="ru-RU"/>
        </w:rPr>
        <w:t>Ավարտական աշխատանքի տվյալ բաժնի շրջանակներում կատարված վերլուծությունն ու հաշվարկները ցույց տվեցին, որ ինտեգրալ սխեմաների ֆիզիկական նախագծման պրոցեսում աշխատանքի ծանրությունն ու ստատիկ-դինամիկ լարվածությունը հանդիսանում են վնասակար արտադրական գործոններ։ Հիմնվելով պետական սանիտարական նորմերի և ГОСТ/ISO ստանդարտների վրա՝ ապացուցվեց, որ աշխատանքի և հանգստի գիտականորեն հիմնավորված ռեժիմի ներդրումը, համակցված ապարատային էրգոնոմիկ լուծումների (մակրո-ստեղնաշարեր, մոնիտորների անկյունային տեղաբաշխում) հետ, թույլ է տալիս նվազեցնել շարժողական ապարատի գերբեռնվածությունը միջինը 40%-ով։ Այս միջոցառումների կիրառումը ոչ միայն երաշխավորում է կրկնվող լարվածության վնասվածքների կանխարգելումը, այլև էականորեն նվազեցնում է տեխնածին ռիսկի մակարդակը՝ բարձրացնելով աշխատանքային գործընթացի անվրեպությունը, տեխնոլոգիական արդյունավետությունը և նախագծվող համակարգերի հուսալիությունը։</w:t>
      </w:r>
    </w:p>
    <w:p w14:paraId="4635C4CA" w14:textId="26C6482F" w:rsidR="00021D59" w:rsidRDefault="00021D59">
      <w:pPr>
        <w:spacing w:after="160" w:line="278" w:lineRule="auto"/>
        <w:rPr>
          <w:rFonts w:ascii="Sylfaen" w:hAnsi="Sylfaen"/>
          <w:lang w:val="hy-AM"/>
        </w:rPr>
      </w:pPr>
      <w:r>
        <w:rPr>
          <w:rFonts w:ascii="Sylfaen" w:hAnsi="Sylfaen"/>
          <w:lang w:val="hy-AM"/>
        </w:rPr>
        <w:br w:type="page"/>
      </w:r>
    </w:p>
    <w:p w14:paraId="45C1C487" w14:textId="77777777" w:rsidR="00021D59" w:rsidRPr="00400461" w:rsidRDefault="00021D59" w:rsidP="00021D59">
      <w:pPr>
        <w:pStyle w:val="Heading1"/>
        <w:jc w:val="center"/>
        <w:rPr>
          <w:b/>
          <w:bCs/>
          <w:sz w:val="28"/>
          <w:szCs w:val="28"/>
          <w:lang w:val="hy-AM"/>
        </w:rPr>
      </w:pPr>
      <w:bookmarkStart w:id="122" w:name="_Toc227687679"/>
      <w:r w:rsidRPr="00400461">
        <w:rPr>
          <w:b/>
          <w:bCs/>
          <w:sz w:val="28"/>
          <w:szCs w:val="28"/>
          <w:lang w:val="hy-AM"/>
        </w:rPr>
        <w:lastRenderedPageBreak/>
        <w:t>ԵԶՐԱԿԱՑՈՒԹՅՈՒՆ</w:t>
      </w:r>
      <w:bookmarkEnd w:id="122"/>
    </w:p>
    <w:p w14:paraId="359D540C" w14:textId="7DA581B8" w:rsidR="00021D59" w:rsidRPr="00021D59" w:rsidRDefault="00021D59" w:rsidP="00AD2C76">
      <w:pPr>
        <w:spacing w:before="240" w:line="360" w:lineRule="auto"/>
        <w:ind w:firstLine="720"/>
        <w:jc w:val="both"/>
        <w:rPr>
          <w:rFonts w:ascii="Sylfaen" w:hAnsi="Sylfaen"/>
          <w:lang w:val="hy-AM"/>
        </w:rPr>
      </w:pPr>
      <w:r w:rsidRPr="00021D59">
        <w:rPr>
          <w:rFonts w:ascii="Sylfaen" w:hAnsi="Sylfaen"/>
          <w:lang w:val="hy-AM"/>
        </w:rPr>
        <w:t xml:space="preserve">Այս աշխատանքում մշակվել է ծրագրային գործիք ինտեգրալ սխեմաների ֆիզիկական նախագծման տեղաբաշխման համար, որը կիրառել է </w:t>
      </w:r>
      <w:r w:rsidR="0080308A">
        <w:rPr>
          <w:rFonts w:ascii="Sylfaen" w:hAnsi="Sylfaen"/>
          <w:lang w:val="hy-AM"/>
        </w:rPr>
        <w:t>Թրծման նմանակում</w:t>
      </w:r>
      <w:r w:rsidRPr="00021D59">
        <w:rPr>
          <w:rFonts w:ascii="Sylfaen" w:hAnsi="Sylfaen"/>
          <w:lang w:val="hy-AM"/>
        </w:rPr>
        <w:t xml:space="preserve"> մետաէվրիստիկ ալգորիթմը։ Համակարգը նախագծված է ապահովելու տեղաբաշխման գործընթացի հաշվողական արագությունն ու մաթեմատիկական ճշտությունը՝ բացառելով բջիջների վերածածկումները, ինչը կարևոր նախապայման է միկրոէլեկտրոնիկայի արտադրության և հաջորդող ծրագծման փուլերի համար։</w:t>
      </w:r>
    </w:p>
    <w:p w14:paraId="1D345B86" w14:textId="27356D29" w:rsidR="006B053D" w:rsidRDefault="00021D59" w:rsidP="00AD2C76">
      <w:pPr>
        <w:spacing w:after="240" w:line="360" w:lineRule="auto"/>
        <w:ind w:firstLine="720"/>
        <w:jc w:val="both"/>
        <w:rPr>
          <w:rFonts w:ascii="Sylfaen" w:hAnsi="Sylfaen"/>
          <w:lang w:val="hy-AM"/>
        </w:rPr>
      </w:pPr>
      <w:r w:rsidRPr="00021D59">
        <w:rPr>
          <w:rFonts w:ascii="Sylfaen" w:hAnsi="Sylfaen"/>
          <w:lang w:val="hy-AM"/>
        </w:rPr>
        <w:t>Իրականացված աշխատանքը և փորձարկումները ցույց տվեցին, որ նորարարական ալգորիթմական լուծումների (մասնավորապես՝ տարածական ցանցի և ինկրեմենտալ հաշվարկների) կիրառումը զգալիորեն բարելավեց տեղաբաշխման գործընթացը՝ արդյունավետորեն համատեղելով համակարգի բարձր արագագործությունն ու օպտիմալացման որակը։ Արդյունքում ստացված տոպոլոգիաները ցուցաբերեցին բավարար ճշգրտություն և ապահովեցին զրոյական վերածածկում</w:t>
      </w:r>
      <w:r w:rsidR="00031C61">
        <w:rPr>
          <w:rFonts w:ascii="Sylfaen" w:hAnsi="Sylfaen"/>
          <w:lang w:val="hy-AM"/>
        </w:rPr>
        <w:t xml:space="preserve"> </w:t>
      </w:r>
      <w:r w:rsidR="00031C61" w:rsidRPr="00031C61">
        <w:rPr>
          <w:rFonts w:ascii="Sylfaen" w:hAnsi="Sylfaen"/>
          <w:lang w:val="hy-AM"/>
        </w:rPr>
        <w:t>նույնիսկ խիստ խիտ դիզայններում: Ստացված արդյունքը հանդիսանում է նախագծման կանոններին լիովին բավարարող և հաջորդող ծրագծման</w:t>
      </w:r>
      <w:r w:rsidR="00031C61">
        <w:rPr>
          <w:rFonts w:ascii="Sylfaen" w:hAnsi="Sylfaen"/>
          <w:lang w:val="hy-AM"/>
        </w:rPr>
        <w:t xml:space="preserve"> </w:t>
      </w:r>
      <w:r w:rsidR="00031C61" w:rsidRPr="00031C61">
        <w:rPr>
          <w:rFonts w:ascii="Sylfaen" w:hAnsi="Sylfaen"/>
          <w:lang w:val="hy-AM"/>
        </w:rPr>
        <w:t xml:space="preserve">փուլին անխափան փոխանցվող ֆիզիկական </w:t>
      </w:r>
      <w:r w:rsidR="00031C61" w:rsidRPr="008152D5">
        <w:rPr>
          <w:rFonts w:ascii="Sylfaen" w:hAnsi="Sylfaen"/>
          <w:lang w:val="hy-AM"/>
        </w:rPr>
        <w:t>տոպոլոգիա</w:t>
      </w:r>
      <w:r w:rsidR="00031C61" w:rsidRPr="00031C61">
        <w:rPr>
          <w:rFonts w:ascii="Sylfaen" w:hAnsi="Sylfaen"/>
          <w:lang w:val="hy-AM"/>
        </w:rPr>
        <w:t>:</w:t>
      </w:r>
      <w:r w:rsidR="006B053D">
        <w:rPr>
          <w:rFonts w:ascii="Sylfaen" w:hAnsi="Sylfaen"/>
          <w:lang w:val="hy-AM"/>
        </w:rPr>
        <w:br w:type="page"/>
      </w:r>
    </w:p>
    <w:p w14:paraId="4D3DF37B" w14:textId="4DD58EA4" w:rsidR="006B053D" w:rsidRPr="00893889" w:rsidRDefault="00425C48" w:rsidP="00893889">
      <w:pPr>
        <w:pStyle w:val="Heading1"/>
        <w:spacing w:line="360" w:lineRule="auto"/>
        <w:jc w:val="center"/>
        <w:rPr>
          <w:b/>
          <w:bCs/>
          <w:sz w:val="28"/>
          <w:szCs w:val="28"/>
          <w:lang w:val="hy-AM"/>
        </w:rPr>
      </w:pPr>
      <w:bookmarkStart w:id="123" w:name="_Toc227687680"/>
      <w:r w:rsidRPr="00893889">
        <w:rPr>
          <w:b/>
          <w:bCs/>
          <w:sz w:val="28"/>
          <w:szCs w:val="28"/>
          <w:lang w:val="hy-AM"/>
        </w:rPr>
        <w:lastRenderedPageBreak/>
        <w:t>ԳՐԱԿԱՆՈՒԹՅԱՆ ՑԱՆԿ</w:t>
      </w:r>
      <w:bookmarkEnd w:id="123"/>
    </w:p>
    <w:p w14:paraId="62C266AD" w14:textId="1E692E54" w:rsidR="003A3F39" w:rsidRPr="003A3F39" w:rsidRDefault="003A3F39" w:rsidP="00640CE6">
      <w:pPr>
        <w:pStyle w:val="ListParagraph"/>
        <w:numPr>
          <w:ilvl w:val="0"/>
          <w:numId w:val="42"/>
        </w:numPr>
        <w:spacing w:before="240" w:line="360" w:lineRule="auto"/>
        <w:jc w:val="both"/>
        <w:rPr>
          <w:rFonts w:ascii="Sylfaen" w:hAnsi="Sylfaen"/>
          <w:lang w:val="hy-AM"/>
        </w:rPr>
      </w:pPr>
      <w:bookmarkStart w:id="124" w:name="_Ref227342903"/>
      <w:r w:rsidRPr="003A3F39">
        <w:rPr>
          <w:rFonts w:ascii="Sylfaen" w:hAnsi="Sylfaen"/>
          <w:lang w:val="hy-AM"/>
        </w:rPr>
        <w:t>Հարությունյան Ա</w:t>
      </w:r>
      <w:r w:rsidRPr="003A3F39">
        <w:rPr>
          <w:lang w:val="hy-AM"/>
        </w:rPr>
        <w:t>․</w:t>
      </w:r>
      <w:r w:rsidRPr="003A3F39">
        <w:rPr>
          <w:rFonts w:ascii="Sylfaen" w:hAnsi="Sylfaen"/>
          <w:lang w:val="hy-AM"/>
        </w:rPr>
        <w:t xml:space="preserve"> </w:t>
      </w:r>
      <w:r w:rsidRPr="003A3F39">
        <w:rPr>
          <w:rFonts w:ascii="Sylfaen" w:hAnsi="Sylfaen" w:cs="Sylfaen"/>
          <w:lang w:val="hy-AM"/>
        </w:rPr>
        <w:t>Գ</w:t>
      </w:r>
      <w:r w:rsidRPr="003A3F39">
        <w:rPr>
          <w:lang w:val="hy-AM"/>
        </w:rPr>
        <w:t>․</w:t>
      </w:r>
      <w:r w:rsidR="00181C37">
        <w:rPr>
          <w:lang w:val="hy-AM"/>
        </w:rPr>
        <w:t>,</w:t>
      </w:r>
      <w:r w:rsidRPr="003A3F39">
        <w:rPr>
          <w:rFonts w:ascii="Sylfaen" w:hAnsi="Sylfaen"/>
          <w:lang w:val="hy-AM"/>
        </w:rPr>
        <w:t xml:space="preserve"> </w:t>
      </w:r>
      <w:r w:rsidRPr="003A3F39">
        <w:rPr>
          <w:rFonts w:ascii="Sylfaen" w:hAnsi="Sylfaen" w:cs="Sylfaen"/>
          <w:lang w:val="hy-AM"/>
        </w:rPr>
        <w:t>Գերմեծ</w:t>
      </w:r>
      <w:r w:rsidRPr="003A3F39">
        <w:rPr>
          <w:rFonts w:ascii="Sylfaen" w:hAnsi="Sylfaen"/>
          <w:lang w:val="hy-AM"/>
        </w:rPr>
        <w:t xml:space="preserve"> </w:t>
      </w:r>
      <w:r w:rsidRPr="003A3F39">
        <w:rPr>
          <w:rFonts w:ascii="Sylfaen" w:hAnsi="Sylfaen" w:cs="Sylfaen"/>
          <w:lang w:val="hy-AM"/>
        </w:rPr>
        <w:t>ինտեգրալ</w:t>
      </w:r>
      <w:r w:rsidRPr="003A3F39">
        <w:rPr>
          <w:rFonts w:ascii="Sylfaen" w:hAnsi="Sylfaen"/>
          <w:lang w:val="hy-AM"/>
        </w:rPr>
        <w:t xml:space="preserve"> </w:t>
      </w:r>
      <w:r w:rsidRPr="003A3F39">
        <w:rPr>
          <w:rFonts w:ascii="Sylfaen" w:hAnsi="Sylfaen" w:cs="Sylfaen"/>
          <w:lang w:val="hy-AM"/>
        </w:rPr>
        <w:t>սխեմաների</w:t>
      </w:r>
      <w:r w:rsidRPr="003A3F39">
        <w:rPr>
          <w:rFonts w:ascii="Sylfaen" w:hAnsi="Sylfaen"/>
          <w:lang w:val="hy-AM"/>
        </w:rPr>
        <w:t xml:space="preserve"> </w:t>
      </w:r>
      <w:r w:rsidRPr="003A3F39">
        <w:rPr>
          <w:rFonts w:ascii="Sylfaen" w:hAnsi="Sylfaen" w:cs="Sylfaen"/>
          <w:lang w:val="hy-AM"/>
        </w:rPr>
        <w:t>ֆիզիկական</w:t>
      </w:r>
      <w:r w:rsidRPr="003A3F39">
        <w:rPr>
          <w:rFonts w:ascii="Sylfaen" w:hAnsi="Sylfaen"/>
          <w:lang w:val="hy-AM"/>
        </w:rPr>
        <w:t xml:space="preserve"> </w:t>
      </w:r>
      <w:r w:rsidRPr="003A3F39">
        <w:rPr>
          <w:rFonts w:ascii="Sylfaen" w:hAnsi="Sylfaen" w:cs="Sylfaen"/>
          <w:lang w:val="hy-AM"/>
        </w:rPr>
        <w:t>նախագծման</w:t>
      </w:r>
      <w:r w:rsidRPr="003A3F39">
        <w:rPr>
          <w:rFonts w:ascii="Sylfaen" w:hAnsi="Sylfaen"/>
          <w:lang w:val="hy-AM"/>
        </w:rPr>
        <w:t xml:space="preserve"> </w:t>
      </w:r>
      <w:r w:rsidRPr="003A3F39">
        <w:rPr>
          <w:rFonts w:ascii="Sylfaen" w:hAnsi="Sylfaen" w:cs="Sylfaen"/>
          <w:lang w:val="hy-AM"/>
        </w:rPr>
        <w:t>ալգորիթմներ</w:t>
      </w:r>
      <w:r w:rsidRPr="003A3F39">
        <w:rPr>
          <w:rFonts w:ascii="Sylfaen" w:hAnsi="Sylfaen"/>
          <w:lang w:val="hy-AM"/>
        </w:rPr>
        <w:t xml:space="preserve">. </w:t>
      </w:r>
      <w:r w:rsidRPr="003A3F39">
        <w:rPr>
          <w:rFonts w:ascii="Sylfaen" w:hAnsi="Sylfaen" w:cs="Sylfaen"/>
          <w:lang w:val="hy-AM"/>
        </w:rPr>
        <w:t>–</w:t>
      </w:r>
      <w:r w:rsidRPr="003A3F39">
        <w:rPr>
          <w:rFonts w:ascii="Sylfaen" w:hAnsi="Sylfaen"/>
          <w:lang w:val="hy-AM"/>
        </w:rPr>
        <w:t xml:space="preserve"> 2020. </w:t>
      </w:r>
      <w:r w:rsidRPr="003A3F39">
        <w:rPr>
          <w:rFonts w:ascii="Sylfaen" w:hAnsi="Sylfaen" w:cs="Sylfaen"/>
          <w:lang w:val="hy-AM"/>
        </w:rPr>
        <w:t>–</w:t>
      </w:r>
      <w:r w:rsidRPr="003A3F39">
        <w:rPr>
          <w:rFonts w:ascii="Sylfaen" w:hAnsi="Sylfaen"/>
          <w:lang w:val="hy-AM"/>
        </w:rPr>
        <w:t xml:space="preserve"> 215 </w:t>
      </w:r>
      <w:r w:rsidRPr="003A3F39">
        <w:rPr>
          <w:rFonts w:ascii="Sylfaen" w:hAnsi="Sylfaen" w:cs="Sylfaen"/>
          <w:lang w:val="hy-AM"/>
        </w:rPr>
        <w:t>էջ</w:t>
      </w:r>
      <w:r w:rsidRPr="003A3F39">
        <w:rPr>
          <w:rFonts w:ascii="Sylfaen" w:hAnsi="Sylfaen"/>
          <w:lang w:val="hy-AM"/>
        </w:rPr>
        <w:t>:</w:t>
      </w:r>
      <w:bookmarkEnd w:id="124"/>
    </w:p>
    <w:p w14:paraId="56E9DB6E" w14:textId="5943A15A" w:rsidR="003A3F39" w:rsidRPr="003A3F39" w:rsidRDefault="003A3F39" w:rsidP="00893889">
      <w:pPr>
        <w:pStyle w:val="ListParagraph"/>
        <w:numPr>
          <w:ilvl w:val="0"/>
          <w:numId w:val="42"/>
        </w:numPr>
        <w:spacing w:line="360" w:lineRule="auto"/>
        <w:jc w:val="both"/>
        <w:rPr>
          <w:rFonts w:ascii="Sylfaen" w:hAnsi="Sylfaen"/>
        </w:rPr>
      </w:pPr>
      <w:bookmarkStart w:id="125" w:name="_Ref227342636"/>
      <w:r w:rsidRPr="003A3F39">
        <w:rPr>
          <w:rFonts w:ascii="Sylfaen" w:hAnsi="Sylfaen"/>
        </w:rPr>
        <w:t>Kahng A. B., Lienig J., Markov I. L., Hu J.</w:t>
      </w:r>
      <w:r w:rsidR="00BA6CE0">
        <w:rPr>
          <w:rFonts w:ascii="Sylfaen" w:hAnsi="Sylfaen"/>
          <w:lang w:val="hy-AM"/>
        </w:rPr>
        <w:t>,</w:t>
      </w:r>
      <w:r w:rsidRPr="003A3F39">
        <w:rPr>
          <w:rFonts w:ascii="Sylfaen" w:hAnsi="Sylfaen"/>
        </w:rPr>
        <w:t xml:space="preserve"> VLSI Physical Design: From Graph Partitioning to Timing Closure. – Springer, 2011. – 656 p.</w:t>
      </w:r>
      <w:bookmarkEnd w:id="125"/>
    </w:p>
    <w:p w14:paraId="6493E9F8" w14:textId="6C38C753" w:rsidR="003A3F39" w:rsidRPr="003A3F39" w:rsidRDefault="003A3F39" w:rsidP="00893889">
      <w:pPr>
        <w:pStyle w:val="ListParagraph"/>
        <w:numPr>
          <w:ilvl w:val="0"/>
          <w:numId w:val="42"/>
        </w:numPr>
        <w:spacing w:line="360" w:lineRule="auto"/>
        <w:jc w:val="both"/>
        <w:rPr>
          <w:rFonts w:ascii="Sylfaen" w:hAnsi="Sylfaen"/>
        </w:rPr>
      </w:pPr>
      <w:bookmarkStart w:id="126" w:name="_Ref227342926"/>
      <w:r w:rsidRPr="003A3F39">
        <w:rPr>
          <w:rFonts w:ascii="Sylfaen" w:hAnsi="Sylfaen"/>
        </w:rPr>
        <w:t>Sherwani N. A.</w:t>
      </w:r>
      <w:r w:rsidR="00BA6CE0">
        <w:rPr>
          <w:rFonts w:ascii="Sylfaen" w:hAnsi="Sylfaen"/>
          <w:lang w:val="hy-AM"/>
        </w:rPr>
        <w:t>,</w:t>
      </w:r>
      <w:r w:rsidRPr="003A3F39">
        <w:rPr>
          <w:rFonts w:ascii="Sylfaen" w:hAnsi="Sylfaen"/>
        </w:rPr>
        <w:t xml:space="preserve"> Algorithms for VLSI Physical Design Automation. – Kluwer Academic Publishers, 1999. – 568 p.</w:t>
      </w:r>
      <w:bookmarkEnd w:id="126"/>
    </w:p>
    <w:p w14:paraId="1983B539" w14:textId="2BEE3375" w:rsidR="003A3F39" w:rsidRPr="003A3F39" w:rsidRDefault="003A3F39" w:rsidP="00893889">
      <w:pPr>
        <w:pStyle w:val="ListParagraph"/>
        <w:numPr>
          <w:ilvl w:val="0"/>
          <w:numId w:val="42"/>
        </w:numPr>
        <w:spacing w:line="360" w:lineRule="auto"/>
        <w:jc w:val="both"/>
        <w:rPr>
          <w:rFonts w:ascii="Sylfaen" w:hAnsi="Sylfaen"/>
        </w:rPr>
      </w:pPr>
      <w:r w:rsidRPr="003A3F39">
        <w:rPr>
          <w:rFonts w:ascii="Sylfaen" w:hAnsi="Sylfaen"/>
        </w:rPr>
        <w:t>Stroustrup B.</w:t>
      </w:r>
      <w:r w:rsidR="00BA6CE0">
        <w:rPr>
          <w:rFonts w:ascii="Sylfaen" w:hAnsi="Sylfaen"/>
          <w:lang w:val="hy-AM"/>
        </w:rPr>
        <w:t>,</w:t>
      </w:r>
      <w:r w:rsidRPr="003A3F39">
        <w:rPr>
          <w:rFonts w:ascii="Sylfaen" w:hAnsi="Sylfaen"/>
        </w:rPr>
        <w:t xml:space="preserve"> The C++ Programming Language (4th ed.). – Addison-Wesley, 2013. – 1376 p.</w:t>
      </w:r>
    </w:p>
    <w:p w14:paraId="6CCC1549" w14:textId="4C607826" w:rsidR="003A3F39" w:rsidRPr="003A3F39" w:rsidRDefault="003A3F39" w:rsidP="00893889">
      <w:pPr>
        <w:pStyle w:val="ListParagraph"/>
        <w:numPr>
          <w:ilvl w:val="0"/>
          <w:numId w:val="42"/>
        </w:numPr>
        <w:spacing w:line="360" w:lineRule="auto"/>
        <w:jc w:val="both"/>
        <w:rPr>
          <w:rFonts w:ascii="Sylfaen" w:hAnsi="Sylfaen"/>
        </w:rPr>
      </w:pPr>
      <w:r w:rsidRPr="003A3F39">
        <w:rPr>
          <w:rFonts w:ascii="Sylfaen" w:hAnsi="Sylfaen"/>
        </w:rPr>
        <w:t>Meyers S.</w:t>
      </w:r>
      <w:r w:rsidR="00BA6CE0">
        <w:rPr>
          <w:rFonts w:ascii="Sylfaen" w:hAnsi="Sylfaen"/>
          <w:lang w:val="hy-AM"/>
        </w:rPr>
        <w:t xml:space="preserve">, </w:t>
      </w:r>
      <w:r w:rsidRPr="003A3F39">
        <w:rPr>
          <w:rFonts w:ascii="Sylfaen" w:hAnsi="Sylfaen"/>
        </w:rPr>
        <w:t>Effective Modern C++. – O’Reilly Media, 2014. – 334 p.</w:t>
      </w:r>
    </w:p>
    <w:p w14:paraId="6C597998" w14:textId="264CD20E" w:rsidR="003A3F39" w:rsidRPr="003A3F39" w:rsidRDefault="003A3F39" w:rsidP="00893889">
      <w:pPr>
        <w:pStyle w:val="ListParagraph"/>
        <w:numPr>
          <w:ilvl w:val="0"/>
          <w:numId w:val="42"/>
        </w:numPr>
        <w:spacing w:line="360" w:lineRule="auto"/>
        <w:jc w:val="both"/>
        <w:rPr>
          <w:rFonts w:ascii="Sylfaen" w:hAnsi="Sylfaen"/>
        </w:rPr>
      </w:pPr>
      <w:bookmarkStart w:id="127" w:name="_Ref227343364"/>
      <w:r w:rsidRPr="003A3F39">
        <w:rPr>
          <w:rFonts w:ascii="Sylfaen" w:hAnsi="Sylfaen"/>
        </w:rPr>
        <w:t>Williams A.</w:t>
      </w:r>
      <w:r w:rsidR="00BA6CE0">
        <w:rPr>
          <w:rFonts w:ascii="Sylfaen" w:hAnsi="Sylfaen"/>
          <w:lang w:val="hy-AM"/>
        </w:rPr>
        <w:t>,</w:t>
      </w:r>
      <w:r w:rsidRPr="003A3F39">
        <w:rPr>
          <w:rFonts w:ascii="Sylfaen" w:hAnsi="Sylfaen"/>
        </w:rPr>
        <w:t xml:space="preserve"> C++ Concurrency in Action (2nd ed.). – Manning Publications, 2019. – 560 p.</w:t>
      </w:r>
      <w:bookmarkEnd w:id="127"/>
    </w:p>
    <w:p w14:paraId="3F9AA199" w14:textId="11B6A10B" w:rsidR="003A3F39" w:rsidRPr="003A3F39" w:rsidRDefault="003A3F39" w:rsidP="00893889">
      <w:pPr>
        <w:pStyle w:val="ListParagraph"/>
        <w:numPr>
          <w:ilvl w:val="0"/>
          <w:numId w:val="42"/>
        </w:numPr>
        <w:spacing w:line="360" w:lineRule="auto"/>
        <w:jc w:val="both"/>
        <w:rPr>
          <w:rFonts w:ascii="Sylfaen" w:hAnsi="Sylfaen"/>
        </w:rPr>
      </w:pPr>
      <w:bookmarkStart w:id="128" w:name="_Ref227343366"/>
      <w:r w:rsidRPr="003A3F39">
        <w:rPr>
          <w:rFonts w:ascii="Sylfaen" w:hAnsi="Sylfaen"/>
        </w:rPr>
        <w:t>Grimm R.</w:t>
      </w:r>
      <w:r w:rsidR="00BA6CE0">
        <w:rPr>
          <w:rFonts w:ascii="Sylfaen" w:hAnsi="Sylfaen"/>
          <w:lang w:val="hy-AM"/>
        </w:rPr>
        <w:t>,</w:t>
      </w:r>
      <w:r w:rsidRPr="003A3F39">
        <w:rPr>
          <w:rFonts w:ascii="Sylfaen" w:hAnsi="Sylfaen"/>
        </w:rPr>
        <w:t xml:space="preserve"> Concurrency with Modern C++ (2nd ed.). – Leanpub, 2023. – 500 p.</w:t>
      </w:r>
      <w:bookmarkEnd w:id="128"/>
    </w:p>
    <w:p w14:paraId="2A363B48" w14:textId="1C76B97D" w:rsidR="003A3F39" w:rsidRPr="003A3F39" w:rsidRDefault="003A3F39" w:rsidP="00893889">
      <w:pPr>
        <w:pStyle w:val="ListParagraph"/>
        <w:numPr>
          <w:ilvl w:val="0"/>
          <w:numId w:val="42"/>
        </w:numPr>
        <w:spacing w:line="360" w:lineRule="auto"/>
        <w:jc w:val="both"/>
        <w:rPr>
          <w:rFonts w:ascii="Sylfaen" w:hAnsi="Sylfaen"/>
        </w:rPr>
      </w:pPr>
      <w:r w:rsidRPr="003A3F39">
        <w:rPr>
          <w:rFonts w:ascii="Sylfaen" w:hAnsi="Sylfaen"/>
        </w:rPr>
        <w:t>Dey N.</w:t>
      </w:r>
      <w:r w:rsidR="00BA6CE0">
        <w:rPr>
          <w:rFonts w:ascii="Sylfaen" w:hAnsi="Sylfaen"/>
          <w:lang w:val="hy-AM"/>
        </w:rPr>
        <w:t>,</w:t>
      </w:r>
      <w:r w:rsidRPr="003A3F39">
        <w:rPr>
          <w:rFonts w:ascii="Sylfaen" w:hAnsi="Sylfaen"/>
        </w:rPr>
        <w:t xml:space="preserve"> Cross-Platform Development with Qt 6 and Modern C++. – Packt Publishing, 2021. – 582 p.</w:t>
      </w:r>
    </w:p>
    <w:p w14:paraId="7D8D04AE" w14:textId="12EC3026" w:rsidR="003A3F39" w:rsidRPr="003A3F39" w:rsidRDefault="003A3F39" w:rsidP="00893889">
      <w:pPr>
        <w:pStyle w:val="ListParagraph"/>
        <w:numPr>
          <w:ilvl w:val="0"/>
          <w:numId w:val="42"/>
        </w:numPr>
        <w:spacing w:line="360" w:lineRule="auto"/>
        <w:jc w:val="both"/>
        <w:rPr>
          <w:rFonts w:ascii="Sylfaen" w:hAnsi="Sylfaen"/>
        </w:rPr>
      </w:pPr>
      <w:r w:rsidRPr="003A3F39">
        <w:rPr>
          <w:rFonts w:ascii="Sylfaen" w:hAnsi="Sylfaen"/>
        </w:rPr>
        <w:t>Gregoire M.</w:t>
      </w:r>
      <w:r w:rsidR="00DC5B50">
        <w:rPr>
          <w:rFonts w:ascii="Sylfaen" w:hAnsi="Sylfaen"/>
          <w:lang w:val="hy-AM"/>
        </w:rPr>
        <w:t>,</w:t>
      </w:r>
      <w:r w:rsidRPr="003A3F39">
        <w:rPr>
          <w:rFonts w:ascii="Sylfaen" w:hAnsi="Sylfaen"/>
        </w:rPr>
        <w:t xml:space="preserve"> Professional C++ (5th ed.). – John Wiley &amp; Sons, 2021. – 1312 p.</w:t>
      </w:r>
    </w:p>
    <w:p w14:paraId="25F98B03" w14:textId="09FFEDC9" w:rsidR="003A3F39" w:rsidRPr="003A3F39" w:rsidRDefault="003A3F39" w:rsidP="00893889">
      <w:pPr>
        <w:pStyle w:val="ListParagraph"/>
        <w:numPr>
          <w:ilvl w:val="0"/>
          <w:numId w:val="42"/>
        </w:numPr>
        <w:spacing w:line="360" w:lineRule="auto"/>
        <w:jc w:val="both"/>
        <w:rPr>
          <w:rFonts w:ascii="Sylfaen" w:hAnsi="Sylfaen"/>
        </w:rPr>
      </w:pPr>
      <w:r w:rsidRPr="003A3F39">
        <w:rPr>
          <w:rFonts w:ascii="Sylfaen" w:hAnsi="Sylfaen"/>
        </w:rPr>
        <w:t>Galowicz K.</w:t>
      </w:r>
      <w:r w:rsidR="00DC5B50">
        <w:rPr>
          <w:rFonts w:ascii="Sylfaen" w:hAnsi="Sylfaen"/>
          <w:lang w:val="hy-AM"/>
        </w:rPr>
        <w:t>,</w:t>
      </w:r>
      <w:r w:rsidRPr="003A3F39">
        <w:rPr>
          <w:rFonts w:ascii="Sylfaen" w:hAnsi="Sylfaen"/>
        </w:rPr>
        <w:t xml:space="preserve"> C++ Software Design: Design Principles and Patterns for High-Quality Software. – O’Reilly Media, 2022. – 408 p.</w:t>
      </w:r>
    </w:p>
    <w:p w14:paraId="7156B90B" w14:textId="479F1850" w:rsidR="003A3F39" w:rsidRPr="003A3F39" w:rsidRDefault="003A3F39" w:rsidP="00893889">
      <w:pPr>
        <w:pStyle w:val="ListParagraph"/>
        <w:numPr>
          <w:ilvl w:val="0"/>
          <w:numId w:val="42"/>
        </w:numPr>
        <w:spacing w:line="360" w:lineRule="auto"/>
        <w:jc w:val="both"/>
        <w:rPr>
          <w:rFonts w:ascii="Sylfaen" w:hAnsi="Sylfaen"/>
        </w:rPr>
      </w:pPr>
      <w:r w:rsidRPr="003A3F39">
        <w:rPr>
          <w:rFonts w:ascii="Sylfaen" w:hAnsi="Sylfaen"/>
        </w:rPr>
        <w:t>Elfadel I. M., Boning D. S., Li X.</w:t>
      </w:r>
      <w:r w:rsidR="00DC5B50">
        <w:rPr>
          <w:lang w:val="hy-AM"/>
        </w:rPr>
        <w:t>,</w:t>
      </w:r>
      <w:r w:rsidRPr="003A3F39">
        <w:rPr>
          <w:rFonts w:ascii="Sylfaen" w:hAnsi="Sylfaen"/>
        </w:rPr>
        <w:t xml:space="preserve"> Machine Learning in VLSI Computer-Aided Design. – Springer, 2020. – 710 p.</w:t>
      </w:r>
    </w:p>
    <w:p w14:paraId="2705DBBA" w14:textId="614BECC6" w:rsidR="003A3F39" w:rsidRPr="003A3F39" w:rsidRDefault="003A3F39" w:rsidP="00893889">
      <w:pPr>
        <w:pStyle w:val="ListParagraph"/>
        <w:numPr>
          <w:ilvl w:val="0"/>
          <w:numId w:val="42"/>
        </w:numPr>
        <w:spacing w:line="360" w:lineRule="auto"/>
        <w:jc w:val="both"/>
        <w:rPr>
          <w:rFonts w:ascii="Sylfaen" w:hAnsi="Sylfaen"/>
        </w:rPr>
      </w:pPr>
      <w:bookmarkStart w:id="129" w:name="_Ref227342762"/>
      <w:r w:rsidRPr="003A3F39">
        <w:rPr>
          <w:rFonts w:ascii="Sylfaen" w:hAnsi="Sylfaen"/>
        </w:rPr>
        <w:t>Lin Y.-C., Dhar S., Li W., Ren H., Khailany B., Pan D. Z.</w:t>
      </w:r>
      <w:r w:rsidR="00E70249">
        <w:rPr>
          <w:rFonts w:ascii="Sylfaen" w:hAnsi="Sylfaen"/>
          <w:lang w:val="hy-AM"/>
        </w:rPr>
        <w:t>,</w:t>
      </w:r>
      <w:r w:rsidRPr="003A3F39">
        <w:rPr>
          <w:rFonts w:ascii="Sylfaen" w:hAnsi="Sylfaen"/>
        </w:rPr>
        <w:t xml:space="preserve"> DREAMPlace: Deep Learning Toolkit-Enabled GPU Acceleration for Modern VLSI Placement. – IEEE Transactions on Computer-Aided Design of Integrated Circuits and Systems, 2021. – 15 p.</w:t>
      </w:r>
      <w:bookmarkEnd w:id="129"/>
    </w:p>
    <w:sectPr w:rsidR="003A3F39" w:rsidRPr="003A3F39" w:rsidSect="001C3F74">
      <w:footerReference w:type="default" r:id="rId30"/>
      <w:pgSz w:w="11907" w:h="16840" w:code="9"/>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16FAE" w14:textId="77777777" w:rsidR="00A42263" w:rsidRDefault="00A42263" w:rsidP="00A117AE">
      <w:r>
        <w:separator/>
      </w:r>
    </w:p>
  </w:endnote>
  <w:endnote w:type="continuationSeparator" w:id="0">
    <w:p w14:paraId="54D46191" w14:textId="77777777" w:rsidR="00A42263" w:rsidRDefault="00A42263" w:rsidP="00A11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GHEA Grapalat">
    <w:altName w:val="Sylfaen"/>
    <w:panose1 w:val="00000000000000000000"/>
    <w:charset w:val="00"/>
    <w:family w:val="modern"/>
    <w:notTrueType/>
    <w:pitch w:val="variable"/>
    <w:sig w:usb0="A00006AF" w:usb1="5000204B" w:usb2="00000000" w:usb3="00000000" w:csb0="000000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LatArm">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Armenian">
    <w:altName w:val="Arial"/>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8144125"/>
      <w:docPartObj>
        <w:docPartGallery w:val="Page Numbers (Bottom of Page)"/>
        <w:docPartUnique/>
      </w:docPartObj>
    </w:sdtPr>
    <w:sdtEndPr>
      <w:rPr>
        <w:noProof/>
      </w:rPr>
    </w:sdtEndPr>
    <w:sdtContent>
      <w:p w14:paraId="392A3D6F" w14:textId="3104922D" w:rsidR="00D00CA2" w:rsidRDefault="003D538F" w:rsidP="00DC32F9">
        <w:pPr>
          <w:pStyle w:val="Footer"/>
          <w:jc w:val="center"/>
        </w:pPr>
        <w:r w:rsidRPr="00264132">
          <w:fldChar w:fldCharType="begin"/>
        </w:r>
        <w:r w:rsidRPr="00264132">
          <w:instrText xml:space="preserve"> PAGE   \* MERGEFORMAT </w:instrText>
        </w:r>
        <w:r w:rsidRPr="00264132">
          <w:fldChar w:fldCharType="separate"/>
        </w:r>
        <w:r w:rsidRPr="00264132">
          <w:rPr>
            <w:noProof/>
          </w:rPr>
          <w:t>2</w:t>
        </w:r>
        <w:r w:rsidRPr="00264132">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8F2A4" w14:textId="77777777" w:rsidR="00DB73A0" w:rsidRPr="00264132" w:rsidRDefault="00DB73A0">
    <w:pPr>
      <w:pStyle w:val="Footer"/>
      <w:tabs>
        <w:tab w:val="clear" w:pos="4680"/>
        <w:tab w:val="clear" w:pos="9360"/>
      </w:tabs>
      <w:jc w:val="center"/>
      <w:rPr>
        <w:caps/>
        <w:noProof/>
      </w:rPr>
    </w:pPr>
    <w:r w:rsidRPr="00264132">
      <w:rPr>
        <w:caps/>
      </w:rPr>
      <w:fldChar w:fldCharType="begin"/>
    </w:r>
    <w:r w:rsidRPr="00264132">
      <w:rPr>
        <w:caps/>
      </w:rPr>
      <w:instrText xml:space="preserve"> PAGE   \* MERGEFORMAT </w:instrText>
    </w:r>
    <w:r w:rsidRPr="00264132">
      <w:rPr>
        <w:caps/>
      </w:rPr>
      <w:fldChar w:fldCharType="separate"/>
    </w:r>
    <w:r w:rsidRPr="00264132">
      <w:rPr>
        <w:caps/>
        <w:noProof/>
      </w:rPr>
      <w:t>2</w:t>
    </w:r>
    <w:r w:rsidRPr="00264132">
      <w:rPr>
        <w:caps/>
        <w:noProof/>
      </w:rPr>
      <w:fldChar w:fldCharType="end"/>
    </w:r>
  </w:p>
  <w:p w14:paraId="1FB768A5" w14:textId="77777777" w:rsidR="00A117AE" w:rsidRDefault="00A11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1DD5F" w14:textId="77777777" w:rsidR="00A42263" w:rsidRDefault="00A42263" w:rsidP="00A117AE">
      <w:r>
        <w:separator/>
      </w:r>
    </w:p>
  </w:footnote>
  <w:footnote w:type="continuationSeparator" w:id="0">
    <w:p w14:paraId="6A3F627E" w14:textId="77777777" w:rsidR="00A42263" w:rsidRDefault="00A42263" w:rsidP="00A117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92A"/>
    <w:multiLevelType w:val="hybridMultilevel"/>
    <w:tmpl w:val="8F6A5AD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D2560B"/>
    <w:multiLevelType w:val="hybridMultilevel"/>
    <w:tmpl w:val="6C80087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C07AA3"/>
    <w:multiLevelType w:val="multilevel"/>
    <w:tmpl w:val="490A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11FCA"/>
    <w:multiLevelType w:val="multilevel"/>
    <w:tmpl w:val="85B4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7360F"/>
    <w:multiLevelType w:val="hybridMultilevel"/>
    <w:tmpl w:val="412EDC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052464E"/>
    <w:multiLevelType w:val="multilevel"/>
    <w:tmpl w:val="C4E6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56CD9"/>
    <w:multiLevelType w:val="hybridMultilevel"/>
    <w:tmpl w:val="BC3E4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53E0A"/>
    <w:multiLevelType w:val="hybridMultilevel"/>
    <w:tmpl w:val="B2E824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713C8C"/>
    <w:multiLevelType w:val="hybridMultilevel"/>
    <w:tmpl w:val="F00A4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4E7B5C"/>
    <w:multiLevelType w:val="hybridMultilevel"/>
    <w:tmpl w:val="8E9092F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B4E22F7"/>
    <w:multiLevelType w:val="hybridMultilevel"/>
    <w:tmpl w:val="0BE24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215EBD"/>
    <w:multiLevelType w:val="hybridMultilevel"/>
    <w:tmpl w:val="91DAE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EA2F68"/>
    <w:multiLevelType w:val="hybridMultilevel"/>
    <w:tmpl w:val="AAF60A92"/>
    <w:lvl w:ilvl="0" w:tplc="EC7A82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D60ECE"/>
    <w:multiLevelType w:val="multilevel"/>
    <w:tmpl w:val="32B23F0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226001"/>
    <w:multiLevelType w:val="hybridMultilevel"/>
    <w:tmpl w:val="A08471A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B2E4B35"/>
    <w:multiLevelType w:val="hybridMultilevel"/>
    <w:tmpl w:val="C8CA8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FF2BE0"/>
    <w:multiLevelType w:val="hybridMultilevel"/>
    <w:tmpl w:val="E3E8E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FB600F"/>
    <w:multiLevelType w:val="multilevel"/>
    <w:tmpl w:val="EF8E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15A7B"/>
    <w:multiLevelType w:val="hybridMultilevel"/>
    <w:tmpl w:val="8AB60B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503E04"/>
    <w:multiLevelType w:val="hybridMultilevel"/>
    <w:tmpl w:val="BA0860EC"/>
    <w:lvl w:ilvl="0" w:tplc="CC2C6808">
      <w:start w:val="1"/>
      <w:numFmt w:val="decimal"/>
      <w:lvlText w:val="%1."/>
      <w:lvlJc w:val="left"/>
      <w:pPr>
        <w:ind w:left="503" w:hanging="492"/>
      </w:pPr>
      <w:rPr>
        <w:rFonts w:ascii="Sylfaen" w:eastAsia="Sylfaen" w:hAnsi="Sylfaen" w:cs="Sylfaen" w:hint="default"/>
        <w:b w:val="0"/>
        <w:bCs w:val="0"/>
        <w:i w:val="0"/>
        <w:iCs w:val="0"/>
        <w:spacing w:val="0"/>
        <w:w w:val="100"/>
        <w:sz w:val="28"/>
        <w:szCs w:val="28"/>
        <w:lang w:val="en-US" w:eastAsia="en-US" w:bidi="ar-SA"/>
      </w:rPr>
    </w:lvl>
    <w:lvl w:ilvl="1" w:tplc="66C05734">
      <w:numFmt w:val="bullet"/>
      <w:lvlText w:val="•"/>
      <w:lvlJc w:val="left"/>
      <w:pPr>
        <w:ind w:left="1442" w:hanging="492"/>
      </w:pPr>
      <w:rPr>
        <w:rFonts w:hint="default"/>
        <w:lang w:val="en-US" w:eastAsia="en-US" w:bidi="ar-SA"/>
      </w:rPr>
    </w:lvl>
    <w:lvl w:ilvl="2" w:tplc="FBF468C6">
      <w:numFmt w:val="bullet"/>
      <w:lvlText w:val="•"/>
      <w:lvlJc w:val="left"/>
      <w:pPr>
        <w:ind w:left="2385" w:hanging="492"/>
      </w:pPr>
      <w:rPr>
        <w:rFonts w:hint="default"/>
        <w:lang w:val="en-US" w:eastAsia="en-US" w:bidi="ar-SA"/>
      </w:rPr>
    </w:lvl>
    <w:lvl w:ilvl="3" w:tplc="ED2087EC">
      <w:numFmt w:val="bullet"/>
      <w:lvlText w:val="•"/>
      <w:lvlJc w:val="left"/>
      <w:pPr>
        <w:ind w:left="3328" w:hanging="492"/>
      </w:pPr>
      <w:rPr>
        <w:rFonts w:hint="default"/>
        <w:lang w:val="en-US" w:eastAsia="en-US" w:bidi="ar-SA"/>
      </w:rPr>
    </w:lvl>
    <w:lvl w:ilvl="4" w:tplc="033A3736">
      <w:numFmt w:val="bullet"/>
      <w:lvlText w:val="•"/>
      <w:lvlJc w:val="left"/>
      <w:pPr>
        <w:ind w:left="4270" w:hanging="492"/>
      </w:pPr>
      <w:rPr>
        <w:rFonts w:hint="default"/>
        <w:lang w:val="en-US" w:eastAsia="en-US" w:bidi="ar-SA"/>
      </w:rPr>
    </w:lvl>
    <w:lvl w:ilvl="5" w:tplc="8550C7E4">
      <w:numFmt w:val="bullet"/>
      <w:lvlText w:val="•"/>
      <w:lvlJc w:val="left"/>
      <w:pPr>
        <w:ind w:left="5213" w:hanging="492"/>
      </w:pPr>
      <w:rPr>
        <w:rFonts w:hint="default"/>
        <w:lang w:val="en-US" w:eastAsia="en-US" w:bidi="ar-SA"/>
      </w:rPr>
    </w:lvl>
    <w:lvl w:ilvl="6" w:tplc="23F4A004">
      <w:numFmt w:val="bullet"/>
      <w:lvlText w:val="•"/>
      <w:lvlJc w:val="left"/>
      <w:pPr>
        <w:ind w:left="6156" w:hanging="492"/>
      </w:pPr>
      <w:rPr>
        <w:rFonts w:hint="default"/>
        <w:lang w:val="en-US" w:eastAsia="en-US" w:bidi="ar-SA"/>
      </w:rPr>
    </w:lvl>
    <w:lvl w:ilvl="7" w:tplc="3C54CDE0">
      <w:numFmt w:val="bullet"/>
      <w:lvlText w:val="•"/>
      <w:lvlJc w:val="left"/>
      <w:pPr>
        <w:ind w:left="7099" w:hanging="492"/>
      </w:pPr>
      <w:rPr>
        <w:rFonts w:hint="default"/>
        <w:lang w:val="en-US" w:eastAsia="en-US" w:bidi="ar-SA"/>
      </w:rPr>
    </w:lvl>
    <w:lvl w:ilvl="8" w:tplc="AE76903A">
      <w:numFmt w:val="bullet"/>
      <w:lvlText w:val="•"/>
      <w:lvlJc w:val="left"/>
      <w:pPr>
        <w:ind w:left="8041" w:hanging="492"/>
      </w:pPr>
      <w:rPr>
        <w:rFonts w:hint="default"/>
        <w:lang w:val="en-US" w:eastAsia="en-US" w:bidi="ar-SA"/>
      </w:rPr>
    </w:lvl>
  </w:abstractNum>
  <w:abstractNum w:abstractNumId="20" w15:restartNumberingAfterBreak="0">
    <w:nsid w:val="395F2307"/>
    <w:multiLevelType w:val="hybridMultilevel"/>
    <w:tmpl w:val="0EBC86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9E7E5A"/>
    <w:multiLevelType w:val="hybridMultilevel"/>
    <w:tmpl w:val="D94E10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F45725"/>
    <w:multiLevelType w:val="multilevel"/>
    <w:tmpl w:val="F77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132DD"/>
    <w:multiLevelType w:val="multilevel"/>
    <w:tmpl w:val="1076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E22854"/>
    <w:multiLevelType w:val="multilevel"/>
    <w:tmpl w:val="9576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4409F8"/>
    <w:multiLevelType w:val="hybridMultilevel"/>
    <w:tmpl w:val="8AB60B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105AA1"/>
    <w:multiLevelType w:val="hybridMultilevel"/>
    <w:tmpl w:val="4C40C0D6"/>
    <w:lvl w:ilvl="0" w:tplc="895E5E3C">
      <w:start w:val="1"/>
      <w:numFmt w:val="decimal"/>
      <w:lvlText w:val="%1."/>
      <w:lvlJc w:val="left"/>
      <w:pPr>
        <w:ind w:left="1440" w:hanging="360"/>
      </w:pPr>
      <w:rPr>
        <w:rFonts w:ascii="Sylfaen" w:hAnsi="Sylfae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DD2411E"/>
    <w:multiLevelType w:val="hybridMultilevel"/>
    <w:tmpl w:val="DFD2037C"/>
    <w:lvl w:ilvl="0" w:tplc="F1C6CF22">
      <w:start w:val="1"/>
      <w:numFmt w:val="decimal"/>
      <w:lvlText w:val="%1."/>
      <w:lvlJc w:val="left"/>
      <w:pPr>
        <w:tabs>
          <w:tab w:val="num" w:pos="1446"/>
        </w:tabs>
        <w:ind w:left="1446" w:hanging="360"/>
      </w:pPr>
      <w:rPr>
        <w:rFonts w:ascii="GHEA Grapalat" w:hAnsi="GHEA Grapalat" w:hint="default"/>
        <w:b/>
        <w:sz w:val="24"/>
        <w:szCs w:val="24"/>
        <w:u w:val="none"/>
      </w:rPr>
    </w:lvl>
    <w:lvl w:ilvl="1" w:tplc="04190019">
      <w:start w:val="1"/>
      <w:numFmt w:val="lowerLetter"/>
      <w:lvlText w:val="%2."/>
      <w:lvlJc w:val="left"/>
      <w:pPr>
        <w:tabs>
          <w:tab w:val="num" w:pos="2166"/>
        </w:tabs>
        <w:ind w:left="2166" w:hanging="360"/>
      </w:pPr>
    </w:lvl>
    <w:lvl w:ilvl="2" w:tplc="0419001B">
      <w:start w:val="1"/>
      <w:numFmt w:val="lowerRoman"/>
      <w:lvlText w:val="%3."/>
      <w:lvlJc w:val="right"/>
      <w:pPr>
        <w:tabs>
          <w:tab w:val="num" w:pos="2886"/>
        </w:tabs>
        <w:ind w:left="2886" w:hanging="180"/>
      </w:pPr>
    </w:lvl>
    <w:lvl w:ilvl="3" w:tplc="8F7055A8">
      <w:start w:val="1"/>
      <w:numFmt w:val="none"/>
      <w:lvlText w:val="3.1"/>
      <w:lvlJc w:val="left"/>
      <w:pPr>
        <w:tabs>
          <w:tab w:val="num" w:pos="3606"/>
        </w:tabs>
        <w:ind w:left="3606" w:hanging="2496"/>
      </w:pPr>
      <w:rPr>
        <w:rFonts w:hint="default"/>
        <w:sz w:val="20"/>
        <w:u w:val="none"/>
      </w:rPr>
    </w:lvl>
    <w:lvl w:ilvl="4" w:tplc="04190019">
      <w:start w:val="1"/>
      <w:numFmt w:val="lowerLetter"/>
      <w:lvlText w:val="%5."/>
      <w:lvlJc w:val="left"/>
      <w:pPr>
        <w:tabs>
          <w:tab w:val="num" w:pos="4326"/>
        </w:tabs>
        <w:ind w:left="4326" w:hanging="360"/>
      </w:pPr>
    </w:lvl>
    <w:lvl w:ilvl="5" w:tplc="0419001B">
      <w:start w:val="1"/>
      <w:numFmt w:val="lowerRoman"/>
      <w:lvlText w:val="%6."/>
      <w:lvlJc w:val="right"/>
      <w:pPr>
        <w:tabs>
          <w:tab w:val="num" w:pos="5046"/>
        </w:tabs>
        <w:ind w:left="5046" w:hanging="180"/>
      </w:pPr>
    </w:lvl>
    <w:lvl w:ilvl="6" w:tplc="0419000F">
      <w:start w:val="1"/>
      <w:numFmt w:val="decimal"/>
      <w:lvlText w:val="%7."/>
      <w:lvlJc w:val="left"/>
      <w:pPr>
        <w:tabs>
          <w:tab w:val="num" w:pos="5766"/>
        </w:tabs>
        <w:ind w:left="5766" w:hanging="360"/>
      </w:pPr>
    </w:lvl>
    <w:lvl w:ilvl="7" w:tplc="04190019" w:tentative="1">
      <w:start w:val="1"/>
      <w:numFmt w:val="lowerLetter"/>
      <w:lvlText w:val="%8."/>
      <w:lvlJc w:val="left"/>
      <w:pPr>
        <w:tabs>
          <w:tab w:val="num" w:pos="6486"/>
        </w:tabs>
        <w:ind w:left="6486" w:hanging="360"/>
      </w:pPr>
    </w:lvl>
    <w:lvl w:ilvl="8" w:tplc="0419001B" w:tentative="1">
      <w:start w:val="1"/>
      <w:numFmt w:val="lowerRoman"/>
      <w:lvlText w:val="%9."/>
      <w:lvlJc w:val="right"/>
      <w:pPr>
        <w:tabs>
          <w:tab w:val="num" w:pos="7206"/>
        </w:tabs>
        <w:ind w:left="7206" w:hanging="180"/>
      </w:pPr>
    </w:lvl>
  </w:abstractNum>
  <w:abstractNum w:abstractNumId="28" w15:restartNumberingAfterBreak="0">
    <w:nsid w:val="54092F6A"/>
    <w:multiLevelType w:val="multilevel"/>
    <w:tmpl w:val="1612FF90"/>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7CA349A"/>
    <w:multiLevelType w:val="hybridMultilevel"/>
    <w:tmpl w:val="D94E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FE3DA5"/>
    <w:multiLevelType w:val="hybridMultilevel"/>
    <w:tmpl w:val="217C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9F3F7B"/>
    <w:multiLevelType w:val="hybridMultilevel"/>
    <w:tmpl w:val="103063D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51E730C"/>
    <w:multiLevelType w:val="hybridMultilevel"/>
    <w:tmpl w:val="BC3E4C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2A193A"/>
    <w:multiLevelType w:val="hybridMultilevel"/>
    <w:tmpl w:val="0EDA14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1A61B7"/>
    <w:multiLevelType w:val="hybridMultilevel"/>
    <w:tmpl w:val="E8EAD5F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 w15:restartNumberingAfterBreak="0">
    <w:nsid w:val="6E4A5E74"/>
    <w:multiLevelType w:val="hybridMultilevel"/>
    <w:tmpl w:val="611284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304FCE"/>
    <w:multiLevelType w:val="hybridMultilevel"/>
    <w:tmpl w:val="C9F65B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720877E4"/>
    <w:multiLevelType w:val="hybridMultilevel"/>
    <w:tmpl w:val="655E2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2737BF5"/>
    <w:multiLevelType w:val="hybridMultilevel"/>
    <w:tmpl w:val="6B68FF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4652080"/>
    <w:multiLevelType w:val="hybridMultilevel"/>
    <w:tmpl w:val="20FEF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54B1CE3"/>
    <w:multiLevelType w:val="hybridMultilevel"/>
    <w:tmpl w:val="B5FC2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5BC6DF2"/>
    <w:multiLevelType w:val="hybridMultilevel"/>
    <w:tmpl w:val="520E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055F62"/>
    <w:multiLevelType w:val="hybridMultilevel"/>
    <w:tmpl w:val="09E86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1558FB"/>
    <w:multiLevelType w:val="multilevel"/>
    <w:tmpl w:val="AB46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02AF0"/>
    <w:multiLevelType w:val="hybridMultilevel"/>
    <w:tmpl w:val="CD142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383D59"/>
    <w:multiLevelType w:val="hybridMultilevel"/>
    <w:tmpl w:val="5A6AFA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7A8635A9"/>
    <w:multiLevelType w:val="multilevel"/>
    <w:tmpl w:val="BC8A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937BD"/>
    <w:multiLevelType w:val="hybridMultilevel"/>
    <w:tmpl w:val="1206B2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8" w15:restartNumberingAfterBreak="0">
    <w:nsid w:val="7FD01F01"/>
    <w:multiLevelType w:val="hybridMultilevel"/>
    <w:tmpl w:val="2B469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29"/>
  </w:num>
  <w:num w:numId="4">
    <w:abstractNumId w:val="11"/>
  </w:num>
  <w:num w:numId="5">
    <w:abstractNumId w:val="20"/>
  </w:num>
  <w:num w:numId="6">
    <w:abstractNumId w:val="36"/>
  </w:num>
  <w:num w:numId="7">
    <w:abstractNumId w:val="37"/>
  </w:num>
  <w:num w:numId="8">
    <w:abstractNumId w:val="45"/>
  </w:num>
  <w:num w:numId="9">
    <w:abstractNumId w:val="38"/>
  </w:num>
  <w:num w:numId="10">
    <w:abstractNumId w:val="22"/>
  </w:num>
  <w:num w:numId="11">
    <w:abstractNumId w:val="3"/>
  </w:num>
  <w:num w:numId="12">
    <w:abstractNumId w:val="43"/>
  </w:num>
  <w:num w:numId="13">
    <w:abstractNumId w:val="46"/>
  </w:num>
  <w:num w:numId="14">
    <w:abstractNumId w:val="5"/>
  </w:num>
  <w:num w:numId="15">
    <w:abstractNumId w:val="17"/>
  </w:num>
  <w:num w:numId="16">
    <w:abstractNumId w:val="2"/>
  </w:num>
  <w:num w:numId="17">
    <w:abstractNumId w:val="44"/>
  </w:num>
  <w:num w:numId="18">
    <w:abstractNumId w:val="42"/>
  </w:num>
  <w:num w:numId="19">
    <w:abstractNumId w:val="15"/>
  </w:num>
  <w:num w:numId="20">
    <w:abstractNumId w:val="25"/>
  </w:num>
  <w:num w:numId="21">
    <w:abstractNumId w:val="41"/>
  </w:num>
  <w:num w:numId="22">
    <w:abstractNumId w:val="30"/>
  </w:num>
  <w:num w:numId="23">
    <w:abstractNumId w:val="18"/>
  </w:num>
  <w:num w:numId="24">
    <w:abstractNumId w:val="27"/>
  </w:num>
  <w:num w:numId="25">
    <w:abstractNumId w:val="19"/>
  </w:num>
  <w:num w:numId="26">
    <w:abstractNumId w:val="21"/>
  </w:num>
  <w:num w:numId="2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num>
  <w:num w:numId="30">
    <w:abstractNumId w:val="40"/>
  </w:num>
  <w:num w:numId="31">
    <w:abstractNumId w:val="26"/>
  </w:num>
  <w:num w:numId="32">
    <w:abstractNumId w:val="16"/>
  </w:num>
  <w:num w:numId="33">
    <w:abstractNumId w:val="7"/>
  </w:num>
  <w:num w:numId="34">
    <w:abstractNumId w:val="6"/>
  </w:num>
  <w:num w:numId="35">
    <w:abstractNumId w:val="39"/>
  </w:num>
  <w:num w:numId="36">
    <w:abstractNumId w:val="32"/>
  </w:num>
  <w:num w:numId="37">
    <w:abstractNumId w:val="13"/>
  </w:num>
  <w:num w:numId="38">
    <w:abstractNumId w:val="28"/>
  </w:num>
  <w:num w:numId="39">
    <w:abstractNumId w:val="24"/>
  </w:num>
  <w:num w:numId="40">
    <w:abstractNumId w:val="23"/>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3"/>
  </w:num>
  <w:num w:numId="43">
    <w:abstractNumId w:val="48"/>
  </w:num>
  <w:num w:numId="44">
    <w:abstractNumId w:val="0"/>
  </w:num>
  <w:num w:numId="45">
    <w:abstractNumId w:val="14"/>
  </w:num>
  <w:num w:numId="46">
    <w:abstractNumId w:val="31"/>
  </w:num>
  <w:num w:numId="47">
    <w:abstractNumId w:val="35"/>
  </w:num>
  <w:num w:numId="48">
    <w:abstractNumId w:val="9"/>
  </w:num>
  <w:num w:numId="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gik Tadevosyan">
    <w15:presenceInfo w15:providerId="Windows Live" w15:userId="a9f12fd2b79c09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E00"/>
    <w:rsid w:val="00001D78"/>
    <w:rsid w:val="00001DCC"/>
    <w:rsid w:val="000024E6"/>
    <w:rsid w:val="000028A4"/>
    <w:rsid w:val="00002DF1"/>
    <w:rsid w:val="00003FC9"/>
    <w:rsid w:val="0000541F"/>
    <w:rsid w:val="000059D1"/>
    <w:rsid w:val="00006CC1"/>
    <w:rsid w:val="00007266"/>
    <w:rsid w:val="0000763B"/>
    <w:rsid w:val="00007B59"/>
    <w:rsid w:val="000100B0"/>
    <w:rsid w:val="000120C3"/>
    <w:rsid w:val="000121B7"/>
    <w:rsid w:val="0001270E"/>
    <w:rsid w:val="000129CC"/>
    <w:rsid w:val="00012A24"/>
    <w:rsid w:val="00012B59"/>
    <w:rsid w:val="00012DD9"/>
    <w:rsid w:val="00014134"/>
    <w:rsid w:val="00017331"/>
    <w:rsid w:val="00020E5D"/>
    <w:rsid w:val="00020EAC"/>
    <w:rsid w:val="00021D59"/>
    <w:rsid w:val="00022216"/>
    <w:rsid w:val="00022514"/>
    <w:rsid w:val="00022A76"/>
    <w:rsid w:val="000265A6"/>
    <w:rsid w:val="00026927"/>
    <w:rsid w:val="0002692C"/>
    <w:rsid w:val="0002716F"/>
    <w:rsid w:val="000272ED"/>
    <w:rsid w:val="0003068D"/>
    <w:rsid w:val="00030AC8"/>
    <w:rsid w:val="00031C61"/>
    <w:rsid w:val="000327EB"/>
    <w:rsid w:val="000330F6"/>
    <w:rsid w:val="00033919"/>
    <w:rsid w:val="00034795"/>
    <w:rsid w:val="00034BEE"/>
    <w:rsid w:val="000360E7"/>
    <w:rsid w:val="00036115"/>
    <w:rsid w:val="00036A40"/>
    <w:rsid w:val="00037DAE"/>
    <w:rsid w:val="000404B7"/>
    <w:rsid w:val="0004069D"/>
    <w:rsid w:val="000416EB"/>
    <w:rsid w:val="00042231"/>
    <w:rsid w:val="000422BC"/>
    <w:rsid w:val="00042535"/>
    <w:rsid w:val="00043501"/>
    <w:rsid w:val="00043D94"/>
    <w:rsid w:val="00046594"/>
    <w:rsid w:val="000465B9"/>
    <w:rsid w:val="000511A6"/>
    <w:rsid w:val="0005133C"/>
    <w:rsid w:val="00051692"/>
    <w:rsid w:val="00051D8B"/>
    <w:rsid w:val="00051F22"/>
    <w:rsid w:val="00053201"/>
    <w:rsid w:val="00054E4C"/>
    <w:rsid w:val="00055257"/>
    <w:rsid w:val="000557A8"/>
    <w:rsid w:val="000560A3"/>
    <w:rsid w:val="000570A0"/>
    <w:rsid w:val="00057392"/>
    <w:rsid w:val="0006098B"/>
    <w:rsid w:val="00060DE0"/>
    <w:rsid w:val="000628E5"/>
    <w:rsid w:val="00062A74"/>
    <w:rsid w:val="00066376"/>
    <w:rsid w:val="00066C68"/>
    <w:rsid w:val="00067C6C"/>
    <w:rsid w:val="00070F8A"/>
    <w:rsid w:val="0007100C"/>
    <w:rsid w:val="00071A6E"/>
    <w:rsid w:val="0007221B"/>
    <w:rsid w:val="00073C13"/>
    <w:rsid w:val="00074194"/>
    <w:rsid w:val="000742A8"/>
    <w:rsid w:val="000751E1"/>
    <w:rsid w:val="00075448"/>
    <w:rsid w:val="000760BD"/>
    <w:rsid w:val="0007638B"/>
    <w:rsid w:val="00076B08"/>
    <w:rsid w:val="00077158"/>
    <w:rsid w:val="00080354"/>
    <w:rsid w:val="00080E8C"/>
    <w:rsid w:val="000816FF"/>
    <w:rsid w:val="000821A5"/>
    <w:rsid w:val="0008283D"/>
    <w:rsid w:val="00082B55"/>
    <w:rsid w:val="00084A38"/>
    <w:rsid w:val="0008504E"/>
    <w:rsid w:val="00086619"/>
    <w:rsid w:val="0008662D"/>
    <w:rsid w:val="00087842"/>
    <w:rsid w:val="00087AA6"/>
    <w:rsid w:val="000909F9"/>
    <w:rsid w:val="00090F2A"/>
    <w:rsid w:val="000935C0"/>
    <w:rsid w:val="00093F2C"/>
    <w:rsid w:val="00094A31"/>
    <w:rsid w:val="00095C28"/>
    <w:rsid w:val="00095EAF"/>
    <w:rsid w:val="00096F14"/>
    <w:rsid w:val="000A0734"/>
    <w:rsid w:val="000A1A40"/>
    <w:rsid w:val="000A1DEB"/>
    <w:rsid w:val="000A28B4"/>
    <w:rsid w:val="000A3B6D"/>
    <w:rsid w:val="000A4C44"/>
    <w:rsid w:val="000A5133"/>
    <w:rsid w:val="000A6521"/>
    <w:rsid w:val="000A7ADE"/>
    <w:rsid w:val="000A7C58"/>
    <w:rsid w:val="000B0B88"/>
    <w:rsid w:val="000B2705"/>
    <w:rsid w:val="000B29F6"/>
    <w:rsid w:val="000B359F"/>
    <w:rsid w:val="000B3B47"/>
    <w:rsid w:val="000B4D6D"/>
    <w:rsid w:val="000B5422"/>
    <w:rsid w:val="000C1E85"/>
    <w:rsid w:val="000C20E7"/>
    <w:rsid w:val="000C258F"/>
    <w:rsid w:val="000C3A77"/>
    <w:rsid w:val="000C3B28"/>
    <w:rsid w:val="000C44FD"/>
    <w:rsid w:val="000C4744"/>
    <w:rsid w:val="000C6D44"/>
    <w:rsid w:val="000C712F"/>
    <w:rsid w:val="000C7A5B"/>
    <w:rsid w:val="000D15C9"/>
    <w:rsid w:val="000D1AA8"/>
    <w:rsid w:val="000D285F"/>
    <w:rsid w:val="000D294C"/>
    <w:rsid w:val="000D2BB8"/>
    <w:rsid w:val="000D4326"/>
    <w:rsid w:val="000D4C00"/>
    <w:rsid w:val="000D5F4B"/>
    <w:rsid w:val="000D6144"/>
    <w:rsid w:val="000D624E"/>
    <w:rsid w:val="000D6C16"/>
    <w:rsid w:val="000D6CE3"/>
    <w:rsid w:val="000D71E3"/>
    <w:rsid w:val="000E017C"/>
    <w:rsid w:val="000E1D3A"/>
    <w:rsid w:val="000E34DE"/>
    <w:rsid w:val="000E381B"/>
    <w:rsid w:val="000E3D99"/>
    <w:rsid w:val="000E3FBD"/>
    <w:rsid w:val="000E50BB"/>
    <w:rsid w:val="000E5F83"/>
    <w:rsid w:val="000E72F5"/>
    <w:rsid w:val="000E76A2"/>
    <w:rsid w:val="000F1395"/>
    <w:rsid w:val="000F1485"/>
    <w:rsid w:val="000F2AC8"/>
    <w:rsid w:val="000F2D48"/>
    <w:rsid w:val="000F2E70"/>
    <w:rsid w:val="000F4037"/>
    <w:rsid w:val="000F43B8"/>
    <w:rsid w:val="000F495D"/>
    <w:rsid w:val="000F4DA0"/>
    <w:rsid w:val="000F4F2D"/>
    <w:rsid w:val="000F5769"/>
    <w:rsid w:val="000F6665"/>
    <w:rsid w:val="000F72EC"/>
    <w:rsid w:val="00100BC4"/>
    <w:rsid w:val="00100F11"/>
    <w:rsid w:val="001018A6"/>
    <w:rsid w:val="00101958"/>
    <w:rsid w:val="00102F7E"/>
    <w:rsid w:val="001035EE"/>
    <w:rsid w:val="00103E00"/>
    <w:rsid w:val="001046BD"/>
    <w:rsid w:val="00105416"/>
    <w:rsid w:val="00105DC0"/>
    <w:rsid w:val="00106338"/>
    <w:rsid w:val="00106446"/>
    <w:rsid w:val="00110E61"/>
    <w:rsid w:val="001112DA"/>
    <w:rsid w:val="001113FF"/>
    <w:rsid w:val="0011178E"/>
    <w:rsid w:val="00112132"/>
    <w:rsid w:val="00113B72"/>
    <w:rsid w:val="001140F1"/>
    <w:rsid w:val="00114AFB"/>
    <w:rsid w:val="0011547B"/>
    <w:rsid w:val="00116715"/>
    <w:rsid w:val="00120905"/>
    <w:rsid w:val="001234A7"/>
    <w:rsid w:val="00123B9C"/>
    <w:rsid w:val="00123D29"/>
    <w:rsid w:val="001242D3"/>
    <w:rsid w:val="001247F2"/>
    <w:rsid w:val="00125493"/>
    <w:rsid w:val="0012626A"/>
    <w:rsid w:val="00127F6F"/>
    <w:rsid w:val="001308FF"/>
    <w:rsid w:val="00130E19"/>
    <w:rsid w:val="00130F1A"/>
    <w:rsid w:val="00131778"/>
    <w:rsid w:val="0013219C"/>
    <w:rsid w:val="00134607"/>
    <w:rsid w:val="00134DA2"/>
    <w:rsid w:val="00135EDC"/>
    <w:rsid w:val="0013699F"/>
    <w:rsid w:val="00136B92"/>
    <w:rsid w:val="001370F8"/>
    <w:rsid w:val="001406D6"/>
    <w:rsid w:val="00140C4F"/>
    <w:rsid w:val="0014104F"/>
    <w:rsid w:val="00141FA0"/>
    <w:rsid w:val="00142440"/>
    <w:rsid w:val="0014299B"/>
    <w:rsid w:val="00142F18"/>
    <w:rsid w:val="00143D5B"/>
    <w:rsid w:val="00144493"/>
    <w:rsid w:val="001455B4"/>
    <w:rsid w:val="0014567B"/>
    <w:rsid w:val="0014696C"/>
    <w:rsid w:val="0014764A"/>
    <w:rsid w:val="00147EF1"/>
    <w:rsid w:val="001509A0"/>
    <w:rsid w:val="00150E59"/>
    <w:rsid w:val="001511ED"/>
    <w:rsid w:val="0015216B"/>
    <w:rsid w:val="00155242"/>
    <w:rsid w:val="001552BB"/>
    <w:rsid w:val="0015545B"/>
    <w:rsid w:val="00156894"/>
    <w:rsid w:val="0015758B"/>
    <w:rsid w:val="001604A8"/>
    <w:rsid w:val="00160798"/>
    <w:rsid w:val="00161C1C"/>
    <w:rsid w:val="001636D2"/>
    <w:rsid w:val="00165148"/>
    <w:rsid w:val="001658D2"/>
    <w:rsid w:val="00165C4D"/>
    <w:rsid w:val="00166E9A"/>
    <w:rsid w:val="001676BB"/>
    <w:rsid w:val="00171B59"/>
    <w:rsid w:val="00171EEC"/>
    <w:rsid w:val="00172145"/>
    <w:rsid w:val="0017236E"/>
    <w:rsid w:val="00173654"/>
    <w:rsid w:val="001755A1"/>
    <w:rsid w:val="00175A92"/>
    <w:rsid w:val="001762AD"/>
    <w:rsid w:val="00176462"/>
    <w:rsid w:val="0017762E"/>
    <w:rsid w:val="0017770D"/>
    <w:rsid w:val="00177A34"/>
    <w:rsid w:val="00180172"/>
    <w:rsid w:val="00180860"/>
    <w:rsid w:val="00181C37"/>
    <w:rsid w:val="001824EB"/>
    <w:rsid w:val="00182B0B"/>
    <w:rsid w:val="00182CE1"/>
    <w:rsid w:val="0018496F"/>
    <w:rsid w:val="0018502E"/>
    <w:rsid w:val="00185054"/>
    <w:rsid w:val="00186288"/>
    <w:rsid w:val="00186C43"/>
    <w:rsid w:val="00187E2C"/>
    <w:rsid w:val="00190952"/>
    <w:rsid w:val="0019110F"/>
    <w:rsid w:val="0019230D"/>
    <w:rsid w:val="00193B9B"/>
    <w:rsid w:val="00193EBD"/>
    <w:rsid w:val="00194F54"/>
    <w:rsid w:val="00195B43"/>
    <w:rsid w:val="00195CCC"/>
    <w:rsid w:val="00196756"/>
    <w:rsid w:val="001A1599"/>
    <w:rsid w:val="001A16B4"/>
    <w:rsid w:val="001A2661"/>
    <w:rsid w:val="001A2F38"/>
    <w:rsid w:val="001A3033"/>
    <w:rsid w:val="001A3805"/>
    <w:rsid w:val="001A6523"/>
    <w:rsid w:val="001A6721"/>
    <w:rsid w:val="001A6C87"/>
    <w:rsid w:val="001A72A7"/>
    <w:rsid w:val="001B019A"/>
    <w:rsid w:val="001B0A2A"/>
    <w:rsid w:val="001B1834"/>
    <w:rsid w:val="001B1B70"/>
    <w:rsid w:val="001B3946"/>
    <w:rsid w:val="001B3BF0"/>
    <w:rsid w:val="001B490F"/>
    <w:rsid w:val="001B5818"/>
    <w:rsid w:val="001B664A"/>
    <w:rsid w:val="001B7163"/>
    <w:rsid w:val="001B77DE"/>
    <w:rsid w:val="001B7C08"/>
    <w:rsid w:val="001B7D08"/>
    <w:rsid w:val="001B7DCA"/>
    <w:rsid w:val="001C02BF"/>
    <w:rsid w:val="001C09A2"/>
    <w:rsid w:val="001C0B8C"/>
    <w:rsid w:val="001C0CB8"/>
    <w:rsid w:val="001C109F"/>
    <w:rsid w:val="001C1E5D"/>
    <w:rsid w:val="001C2129"/>
    <w:rsid w:val="001C3B87"/>
    <w:rsid w:val="001C3F74"/>
    <w:rsid w:val="001C48B0"/>
    <w:rsid w:val="001C57CE"/>
    <w:rsid w:val="001C6728"/>
    <w:rsid w:val="001C693A"/>
    <w:rsid w:val="001D1194"/>
    <w:rsid w:val="001D255C"/>
    <w:rsid w:val="001D3457"/>
    <w:rsid w:val="001D36A9"/>
    <w:rsid w:val="001D431E"/>
    <w:rsid w:val="001D50FC"/>
    <w:rsid w:val="001D571F"/>
    <w:rsid w:val="001D75D3"/>
    <w:rsid w:val="001D76EA"/>
    <w:rsid w:val="001E065F"/>
    <w:rsid w:val="001E116F"/>
    <w:rsid w:val="001E11E4"/>
    <w:rsid w:val="001E171E"/>
    <w:rsid w:val="001E2425"/>
    <w:rsid w:val="001E2C23"/>
    <w:rsid w:val="001E4471"/>
    <w:rsid w:val="001E7108"/>
    <w:rsid w:val="001E784E"/>
    <w:rsid w:val="001F094A"/>
    <w:rsid w:val="001F26BE"/>
    <w:rsid w:val="001F3011"/>
    <w:rsid w:val="001F311A"/>
    <w:rsid w:val="001F3C7A"/>
    <w:rsid w:val="001F44DF"/>
    <w:rsid w:val="001F5AE3"/>
    <w:rsid w:val="001F61F9"/>
    <w:rsid w:val="001F67D5"/>
    <w:rsid w:val="001F6B85"/>
    <w:rsid w:val="001F7DE1"/>
    <w:rsid w:val="002007AB"/>
    <w:rsid w:val="0020084A"/>
    <w:rsid w:val="00201CBA"/>
    <w:rsid w:val="0020251E"/>
    <w:rsid w:val="00202AFE"/>
    <w:rsid w:val="00203B55"/>
    <w:rsid w:val="00203BE0"/>
    <w:rsid w:val="002044AF"/>
    <w:rsid w:val="00205AD7"/>
    <w:rsid w:val="002105D9"/>
    <w:rsid w:val="002107F1"/>
    <w:rsid w:val="002123DA"/>
    <w:rsid w:val="002127BD"/>
    <w:rsid w:val="00212AE1"/>
    <w:rsid w:val="00212EBF"/>
    <w:rsid w:val="00214654"/>
    <w:rsid w:val="00214EBB"/>
    <w:rsid w:val="0021508F"/>
    <w:rsid w:val="00215A15"/>
    <w:rsid w:val="00217749"/>
    <w:rsid w:val="002177DD"/>
    <w:rsid w:val="002214B8"/>
    <w:rsid w:val="002219AF"/>
    <w:rsid w:val="00222776"/>
    <w:rsid w:val="00223944"/>
    <w:rsid w:val="00223F87"/>
    <w:rsid w:val="00224666"/>
    <w:rsid w:val="00224F5C"/>
    <w:rsid w:val="0022506D"/>
    <w:rsid w:val="00226E1A"/>
    <w:rsid w:val="00227B42"/>
    <w:rsid w:val="002302A9"/>
    <w:rsid w:val="00230B22"/>
    <w:rsid w:val="00230D37"/>
    <w:rsid w:val="00230F91"/>
    <w:rsid w:val="00230FAA"/>
    <w:rsid w:val="00232291"/>
    <w:rsid w:val="00232832"/>
    <w:rsid w:val="00232DA0"/>
    <w:rsid w:val="00233C2F"/>
    <w:rsid w:val="0023451B"/>
    <w:rsid w:val="00234572"/>
    <w:rsid w:val="00234BB9"/>
    <w:rsid w:val="0023614E"/>
    <w:rsid w:val="0023744F"/>
    <w:rsid w:val="00237DEC"/>
    <w:rsid w:val="002406CB"/>
    <w:rsid w:val="00241B97"/>
    <w:rsid w:val="00243BB3"/>
    <w:rsid w:val="0024512D"/>
    <w:rsid w:val="00245264"/>
    <w:rsid w:val="00245C1D"/>
    <w:rsid w:val="002466B8"/>
    <w:rsid w:val="002479A7"/>
    <w:rsid w:val="00247C29"/>
    <w:rsid w:val="00247EC9"/>
    <w:rsid w:val="002506BE"/>
    <w:rsid w:val="00251BAE"/>
    <w:rsid w:val="0025332D"/>
    <w:rsid w:val="00253C04"/>
    <w:rsid w:val="0025497B"/>
    <w:rsid w:val="00254DB1"/>
    <w:rsid w:val="0025608F"/>
    <w:rsid w:val="00256458"/>
    <w:rsid w:val="002571B3"/>
    <w:rsid w:val="00257701"/>
    <w:rsid w:val="00261CA3"/>
    <w:rsid w:val="00262696"/>
    <w:rsid w:val="00264132"/>
    <w:rsid w:val="00265A61"/>
    <w:rsid w:val="00266A98"/>
    <w:rsid w:val="002704F8"/>
    <w:rsid w:val="002705AB"/>
    <w:rsid w:val="00271294"/>
    <w:rsid w:val="00271566"/>
    <w:rsid w:val="00272DFF"/>
    <w:rsid w:val="00273658"/>
    <w:rsid w:val="00276BC3"/>
    <w:rsid w:val="00277786"/>
    <w:rsid w:val="00277903"/>
    <w:rsid w:val="0028024D"/>
    <w:rsid w:val="002804E6"/>
    <w:rsid w:val="0028241F"/>
    <w:rsid w:val="0028274D"/>
    <w:rsid w:val="00283E23"/>
    <w:rsid w:val="002856D2"/>
    <w:rsid w:val="00286263"/>
    <w:rsid w:val="0028654A"/>
    <w:rsid w:val="002873CA"/>
    <w:rsid w:val="00287A0B"/>
    <w:rsid w:val="002915F1"/>
    <w:rsid w:val="00291BEA"/>
    <w:rsid w:val="002933DF"/>
    <w:rsid w:val="0029426F"/>
    <w:rsid w:val="00294CE8"/>
    <w:rsid w:val="00294FA1"/>
    <w:rsid w:val="002951EC"/>
    <w:rsid w:val="0029569C"/>
    <w:rsid w:val="00295F9D"/>
    <w:rsid w:val="00296612"/>
    <w:rsid w:val="00296703"/>
    <w:rsid w:val="002A0149"/>
    <w:rsid w:val="002A08C5"/>
    <w:rsid w:val="002A0AA3"/>
    <w:rsid w:val="002A1C0A"/>
    <w:rsid w:val="002A2260"/>
    <w:rsid w:val="002A290E"/>
    <w:rsid w:val="002A3FFA"/>
    <w:rsid w:val="002A4FBE"/>
    <w:rsid w:val="002A6A10"/>
    <w:rsid w:val="002A6F28"/>
    <w:rsid w:val="002A783D"/>
    <w:rsid w:val="002A7F8B"/>
    <w:rsid w:val="002B0873"/>
    <w:rsid w:val="002B116A"/>
    <w:rsid w:val="002B13A4"/>
    <w:rsid w:val="002B1424"/>
    <w:rsid w:val="002B2742"/>
    <w:rsid w:val="002B3B72"/>
    <w:rsid w:val="002B5746"/>
    <w:rsid w:val="002B7219"/>
    <w:rsid w:val="002B7BDE"/>
    <w:rsid w:val="002C1AAE"/>
    <w:rsid w:val="002C1F4F"/>
    <w:rsid w:val="002C32DF"/>
    <w:rsid w:val="002C43DD"/>
    <w:rsid w:val="002C5CF7"/>
    <w:rsid w:val="002C5D88"/>
    <w:rsid w:val="002C6466"/>
    <w:rsid w:val="002C741E"/>
    <w:rsid w:val="002C7F7B"/>
    <w:rsid w:val="002D007A"/>
    <w:rsid w:val="002D1046"/>
    <w:rsid w:val="002D2FAA"/>
    <w:rsid w:val="002D4121"/>
    <w:rsid w:val="002D4DF7"/>
    <w:rsid w:val="002D608C"/>
    <w:rsid w:val="002D61F6"/>
    <w:rsid w:val="002D669C"/>
    <w:rsid w:val="002E07F7"/>
    <w:rsid w:val="002E0A4C"/>
    <w:rsid w:val="002E162A"/>
    <w:rsid w:val="002E1B12"/>
    <w:rsid w:val="002E1BEA"/>
    <w:rsid w:val="002E2388"/>
    <w:rsid w:val="002E2601"/>
    <w:rsid w:val="002E36C1"/>
    <w:rsid w:val="002E3AB3"/>
    <w:rsid w:val="002E3E8B"/>
    <w:rsid w:val="002E7C5D"/>
    <w:rsid w:val="002F0A19"/>
    <w:rsid w:val="002F16E7"/>
    <w:rsid w:val="002F1B10"/>
    <w:rsid w:val="002F2459"/>
    <w:rsid w:val="002F3958"/>
    <w:rsid w:val="002F46D9"/>
    <w:rsid w:val="002F5377"/>
    <w:rsid w:val="002F5957"/>
    <w:rsid w:val="002F7287"/>
    <w:rsid w:val="002F7D93"/>
    <w:rsid w:val="00300141"/>
    <w:rsid w:val="003007EE"/>
    <w:rsid w:val="00300A5D"/>
    <w:rsid w:val="00300E14"/>
    <w:rsid w:val="003014D6"/>
    <w:rsid w:val="00301C9C"/>
    <w:rsid w:val="00301E6D"/>
    <w:rsid w:val="00302146"/>
    <w:rsid w:val="003026D4"/>
    <w:rsid w:val="00304A01"/>
    <w:rsid w:val="0030581B"/>
    <w:rsid w:val="00305C7B"/>
    <w:rsid w:val="00306B10"/>
    <w:rsid w:val="003072B9"/>
    <w:rsid w:val="00307C8D"/>
    <w:rsid w:val="00307EF0"/>
    <w:rsid w:val="0031020F"/>
    <w:rsid w:val="00311259"/>
    <w:rsid w:val="00311293"/>
    <w:rsid w:val="003125E0"/>
    <w:rsid w:val="00313BFE"/>
    <w:rsid w:val="00314E6C"/>
    <w:rsid w:val="00315DE7"/>
    <w:rsid w:val="00316300"/>
    <w:rsid w:val="0031661E"/>
    <w:rsid w:val="00317FBD"/>
    <w:rsid w:val="00320E16"/>
    <w:rsid w:val="003214D1"/>
    <w:rsid w:val="003215A0"/>
    <w:rsid w:val="00321CC4"/>
    <w:rsid w:val="003230EE"/>
    <w:rsid w:val="003233B4"/>
    <w:rsid w:val="00324C0E"/>
    <w:rsid w:val="003265B1"/>
    <w:rsid w:val="003268EE"/>
    <w:rsid w:val="00326A5D"/>
    <w:rsid w:val="00327371"/>
    <w:rsid w:val="003276AE"/>
    <w:rsid w:val="0033024F"/>
    <w:rsid w:val="00332B38"/>
    <w:rsid w:val="00334B7A"/>
    <w:rsid w:val="003368B1"/>
    <w:rsid w:val="00336C74"/>
    <w:rsid w:val="00336D1A"/>
    <w:rsid w:val="00337D73"/>
    <w:rsid w:val="00337D86"/>
    <w:rsid w:val="003405D7"/>
    <w:rsid w:val="00340A6E"/>
    <w:rsid w:val="003417B7"/>
    <w:rsid w:val="003422F5"/>
    <w:rsid w:val="003434AB"/>
    <w:rsid w:val="00343EF0"/>
    <w:rsid w:val="003443F2"/>
    <w:rsid w:val="0034731F"/>
    <w:rsid w:val="00347DAA"/>
    <w:rsid w:val="003512F2"/>
    <w:rsid w:val="00352314"/>
    <w:rsid w:val="00353C9E"/>
    <w:rsid w:val="00354B3B"/>
    <w:rsid w:val="00355B2B"/>
    <w:rsid w:val="00355C48"/>
    <w:rsid w:val="003564A1"/>
    <w:rsid w:val="00356891"/>
    <w:rsid w:val="00357A98"/>
    <w:rsid w:val="0036031A"/>
    <w:rsid w:val="003608C8"/>
    <w:rsid w:val="00360D6C"/>
    <w:rsid w:val="003614F5"/>
    <w:rsid w:val="0036177E"/>
    <w:rsid w:val="00361B55"/>
    <w:rsid w:val="00363967"/>
    <w:rsid w:val="003642BC"/>
    <w:rsid w:val="003678E4"/>
    <w:rsid w:val="00367D3E"/>
    <w:rsid w:val="0037298E"/>
    <w:rsid w:val="00372C3E"/>
    <w:rsid w:val="00374597"/>
    <w:rsid w:val="0037467D"/>
    <w:rsid w:val="003748BF"/>
    <w:rsid w:val="00376315"/>
    <w:rsid w:val="00377F61"/>
    <w:rsid w:val="003805E9"/>
    <w:rsid w:val="003818FF"/>
    <w:rsid w:val="003827B7"/>
    <w:rsid w:val="00383003"/>
    <w:rsid w:val="00383619"/>
    <w:rsid w:val="003838AD"/>
    <w:rsid w:val="00383C78"/>
    <w:rsid w:val="00383E65"/>
    <w:rsid w:val="00385F96"/>
    <w:rsid w:val="00386078"/>
    <w:rsid w:val="0038714C"/>
    <w:rsid w:val="00387648"/>
    <w:rsid w:val="0039042E"/>
    <w:rsid w:val="00391076"/>
    <w:rsid w:val="00391778"/>
    <w:rsid w:val="0039218C"/>
    <w:rsid w:val="00393579"/>
    <w:rsid w:val="00394090"/>
    <w:rsid w:val="00394A34"/>
    <w:rsid w:val="00395513"/>
    <w:rsid w:val="00396BCF"/>
    <w:rsid w:val="00396DA0"/>
    <w:rsid w:val="00397279"/>
    <w:rsid w:val="0039786E"/>
    <w:rsid w:val="003A2C2F"/>
    <w:rsid w:val="003A3988"/>
    <w:rsid w:val="003A3F39"/>
    <w:rsid w:val="003A568B"/>
    <w:rsid w:val="003A5726"/>
    <w:rsid w:val="003A5A86"/>
    <w:rsid w:val="003B05C2"/>
    <w:rsid w:val="003B09DE"/>
    <w:rsid w:val="003B121A"/>
    <w:rsid w:val="003B1AEA"/>
    <w:rsid w:val="003B2E4F"/>
    <w:rsid w:val="003B3189"/>
    <w:rsid w:val="003B34A2"/>
    <w:rsid w:val="003B4393"/>
    <w:rsid w:val="003B5164"/>
    <w:rsid w:val="003B5439"/>
    <w:rsid w:val="003B5B98"/>
    <w:rsid w:val="003B6C9F"/>
    <w:rsid w:val="003B70D2"/>
    <w:rsid w:val="003C0B7A"/>
    <w:rsid w:val="003C125B"/>
    <w:rsid w:val="003C2FB8"/>
    <w:rsid w:val="003C39CA"/>
    <w:rsid w:val="003C3B09"/>
    <w:rsid w:val="003C3B2F"/>
    <w:rsid w:val="003C4D66"/>
    <w:rsid w:val="003C5589"/>
    <w:rsid w:val="003C5D91"/>
    <w:rsid w:val="003C7018"/>
    <w:rsid w:val="003C71C3"/>
    <w:rsid w:val="003C72CE"/>
    <w:rsid w:val="003D013F"/>
    <w:rsid w:val="003D0800"/>
    <w:rsid w:val="003D0B2E"/>
    <w:rsid w:val="003D16E0"/>
    <w:rsid w:val="003D2518"/>
    <w:rsid w:val="003D325F"/>
    <w:rsid w:val="003D34B2"/>
    <w:rsid w:val="003D3575"/>
    <w:rsid w:val="003D44B0"/>
    <w:rsid w:val="003D538F"/>
    <w:rsid w:val="003D5647"/>
    <w:rsid w:val="003E0E00"/>
    <w:rsid w:val="003E1641"/>
    <w:rsid w:val="003E16B7"/>
    <w:rsid w:val="003E3424"/>
    <w:rsid w:val="003E350F"/>
    <w:rsid w:val="003E47B0"/>
    <w:rsid w:val="003E55C5"/>
    <w:rsid w:val="003E5D60"/>
    <w:rsid w:val="003E63C0"/>
    <w:rsid w:val="003E6CF4"/>
    <w:rsid w:val="003E7473"/>
    <w:rsid w:val="003E7D20"/>
    <w:rsid w:val="003F0E3A"/>
    <w:rsid w:val="003F1555"/>
    <w:rsid w:val="003F1F5B"/>
    <w:rsid w:val="003F4828"/>
    <w:rsid w:val="003F4D52"/>
    <w:rsid w:val="003F5891"/>
    <w:rsid w:val="003F6744"/>
    <w:rsid w:val="003F6945"/>
    <w:rsid w:val="003F70F5"/>
    <w:rsid w:val="00400079"/>
    <w:rsid w:val="00400461"/>
    <w:rsid w:val="004007B5"/>
    <w:rsid w:val="004016D4"/>
    <w:rsid w:val="00401B64"/>
    <w:rsid w:val="00404479"/>
    <w:rsid w:val="00405F07"/>
    <w:rsid w:val="00406213"/>
    <w:rsid w:val="004066F7"/>
    <w:rsid w:val="0041014B"/>
    <w:rsid w:val="00410736"/>
    <w:rsid w:val="004124DC"/>
    <w:rsid w:val="00412630"/>
    <w:rsid w:val="004126AF"/>
    <w:rsid w:val="00412809"/>
    <w:rsid w:val="00413180"/>
    <w:rsid w:val="00413D94"/>
    <w:rsid w:val="00413FE5"/>
    <w:rsid w:val="00414007"/>
    <w:rsid w:val="00414262"/>
    <w:rsid w:val="00414D06"/>
    <w:rsid w:val="00415505"/>
    <w:rsid w:val="00415FE4"/>
    <w:rsid w:val="00416C89"/>
    <w:rsid w:val="00417070"/>
    <w:rsid w:val="00417BF8"/>
    <w:rsid w:val="0042073A"/>
    <w:rsid w:val="00420A98"/>
    <w:rsid w:val="004210A7"/>
    <w:rsid w:val="0042137B"/>
    <w:rsid w:val="00421642"/>
    <w:rsid w:val="004256B2"/>
    <w:rsid w:val="00425C48"/>
    <w:rsid w:val="004263D1"/>
    <w:rsid w:val="004308A6"/>
    <w:rsid w:val="00431372"/>
    <w:rsid w:val="00431E1A"/>
    <w:rsid w:val="00433932"/>
    <w:rsid w:val="00433B4C"/>
    <w:rsid w:val="00434014"/>
    <w:rsid w:val="00434730"/>
    <w:rsid w:val="00434B04"/>
    <w:rsid w:val="00435377"/>
    <w:rsid w:val="004353A3"/>
    <w:rsid w:val="00435ACA"/>
    <w:rsid w:val="0043623F"/>
    <w:rsid w:val="00440348"/>
    <w:rsid w:val="0044133F"/>
    <w:rsid w:val="004414AC"/>
    <w:rsid w:val="004437C7"/>
    <w:rsid w:val="004439E7"/>
    <w:rsid w:val="00444531"/>
    <w:rsid w:val="00445285"/>
    <w:rsid w:val="00446FE1"/>
    <w:rsid w:val="00447EAB"/>
    <w:rsid w:val="004511E3"/>
    <w:rsid w:val="00451B00"/>
    <w:rsid w:val="0045253F"/>
    <w:rsid w:val="00452F4C"/>
    <w:rsid w:val="0045368D"/>
    <w:rsid w:val="004547FF"/>
    <w:rsid w:val="00456583"/>
    <w:rsid w:val="00456B32"/>
    <w:rsid w:val="004574AE"/>
    <w:rsid w:val="00457A3F"/>
    <w:rsid w:val="00460581"/>
    <w:rsid w:val="00460784"/>
    <w:rsid w:val="004611F0"/>
    <w:rsid w:val="00464854"/>
    <w:rsid w:val="00465AE7"/>
    <w:rsid w:val="00466D31"/>
    <w:rsid w:val="00470F80"/>
    <w:rsid w:val="00471BA1"/>
    <w:rsid w:val="00472371"/>
    <w:rsid w:val="00474C85"/>
    <w:rsid w:val="00474F13"/>
    <w:rsid w:val="0047773B"/>
    <w:rsid w:val="004777E5"/>
    <w:rsid w:val="00477EFE"/>
    <w:rsid w:val="00477F7A"/>
    <w:rsid w:val="004802ED"/>
    <w:rsid w:val="0048136D"/>
    <w:rsid w:val="004814DF"/>
    <w:rsid w:val="004836AF"/>
    <w:rsid w:val="00483CBB"/>
    <w:rsid w:val="0048547F"/>
    <w:rsid w:val="00486B3D"/>
    <w:rsid w:val="00486B8F"/>
    <w:rsid w:val="00486C33"/>
    <w:rsid w:val="004908E2"/>
    <w:rsid w:val="00490C9E"/>
    <w:rsid w:val="004916A4"/>
    <w:rsid w:val="004917B5"/>
    <w:rsid w:val="00491FA2"/>
    <w:rsid w:val="00492C58"/>
    <w:rsid w:val="00492FF4"/>
    <w:rsid w:val="00493A56"/>
    <w:rsid w:val="00493DB3"/>
    <w:rsid w:val="004944A9"/>
    <w:rsid w:val="0049530F"/>
    <w:rsid w:val="004955A7"/>
    <w:rsid w:val="00496E7B"/>
    <w:rsid w:val="004974BF"/>
    <w:rsid w:val="004A039A"/>
    <w:rsid w:val="004A0BDB"/>
    <w:rsid w:val="004A113C"/>
    <w:rsid w:val="004A2FEE"/>
    <w:rsid w:val="004A5ACD"/>
    <w:rsid w:val="004A686B"/>
    <w:rsid w:val="004A69DB"/>
    <w:rsid w:val="004A6ED8"/>
    <w:rsid w:val="004A73CA"/>
    <w:rsid w:val="004B185F"/>
    <w:rsid w:val="004B240E"/>
    <w:rsid w:val="004B24CE"/>
    <w:rsid w:val="004B2C08"/>
    <w:rsid w:val="004B41EF"/>
    <w:rsid w:val="004B46BE"/>
    <w:rsid w:val="004B4C11"/>
    <w:rsid w:val="004B4F4F"/>
    <w:rsid w:val="004B6605"/>
    <w:rsid w:val="004B66FE"/>
    <w:rsid w:val="004B725B"/>
    <w:rsid w:val="004B74AE"/>
    <w:rsid w:val="004C0BFE"/>
    <w:rsid w:val="004C2215"/>
    <w:rsid w:val="004C254E"/>
    <w:rsid w:val="004C2561"/>
    <w:rsid w:val="004C2DF5"/>
    <w:rsid w:val="004C2FAC"/>
    <w:rsid w:val="004C339D"/>
    <w:rsid w:val="004C3F6B"/>
    <w:rsid w:val="004C4E2F"/>
    <w:rsid w:val="004C57B4"/>
    <w:rsid w:val="004C5FB8"/>
    <w:rsid w:val="004C643F"/>
    <w:rsid w:val="004C6CC1"/>
    <w:rsid w:val="004C72C9"/>
    <w:rsid w:val="004C7F5C"/>
    <w:rsid w:val="004D09A6"/>
    <w:rsid w:val="004D0F56"/>
    <w:rsid w:val="004D124A"/>
    <w:rsid w:val="004D2AEF"/>
    <w:rsid w:val="004D2E83"/>
    <w:rsid w:val="004D2F2D"/>
    <w:rsid w:val="004D3919"/>
    <w:rsid w:val="004D4F6F"/>
    <w:rsid w:val="004D659A"/>
    <w:rsid w:val="004D6FC9"/>
    <w:rsid w:val="004D7EE8"/>
    <w:rsid w:val="004E0CA9"/>
    <w:rsid w:val="004E1B9A"/>
    <w:rsid w:val="004E2A8A"/>
    <w:rsid w:val="004E3010"/>
    <w:rsid w:val="004E38BE"/>
    <w:rsid w:val="004E3FE1"/>
    <w:rsid w:val="004E4AD9"/>
    <w:rsid w:val="004E4F7A"/>
    <w:rsid w:val="004E558B"/>
    <w:rsid w:val="004E56FF"/>
    <w:rsid w:val="004E6C75"/>
    <w:rsid w:val="004E6CDE"/>
    <w:rsid w:val="004E7D59"/>
    <w:rsid w:val="004F0C17"/>
    <w:rsid w:val="004F0D73"/>
    <w:rsid w:val="004F1236"/>
    <w:rsid w:val="004F178E"/>
    <w:rsid w:val="004F1D5E"/>
    <w:rsid w:val="004F3287"/>
    <w:rsid w:val="004F428D"/>
    <w:rsid w:val="004F439D"/>
    <w:rsid w:val="004F5E7E"/>
    <w:rsid w:val="004F63BF"/>
    <w:rsid w:val="004F77BB"/>
    <w:rsid w:val="004F79B4"/>
    <w:rsid w:val="004F7A32"/>
    <w:rsid w:val="004F7AFC"/>
    <w:rsid w:val="00500311"/>
    <w:rsid w:val="005008F8"/>
    <w:rsid w:val="00502C1E"/>
    <w:rsid w:val="00502E80"/>
    <w:rsid w:val="00503973"/>
    <w:rsid w:val="005040C4"/>
    <w:rsid w:val="005049B6"/>
    <w:rsid w:val="00504B7A"/>
    <w:rsid w:val="005062A9"/>
    <w:rsid w:val="0050688A"/>
    <w:rsid w:val="005070D6"/>
    <w:rsid w:val="00507FD2"/>
    <w:rsid w:val="00510217"/>
    <w:rsid w:val="00510BB5"/>
    <w:rsid w:val="0051120E"/>
    <w:rsid w:val="005120ED"/>
    <w:rsid w:val="00513809"/>
    <w:rsid w:val="00513B9A"/>
    <w:rsid w:val="0051400F"/>
    <w:rsid w:val="00514F31"/>
    <w:rsid w:val="0051613C"/>
    <w:rsid w:val="00516284"/>
    <w:rsid w:val="005216CA"/>
    <w:rsid w:val="00523898"/>
    <w:rsid w:val="00524873"/>
    <w:rsid w:val="00524C8D"/>
    <w:rsid w:val="005260EF"/>
    <w:rsid w:val="00526A26"/>
    <w:rsid w:val="00526B8B"/>
    <w:rsid w:val="00527283"/>
    <w:rsid w:val="00527592"/>
    <w:rsid w:val="005278C6"/>
    <w:rsid w:val="005279BC"/>
    <w:rsid w:val="00527B6F"/>
    <w:rsid w:val="005314F3"/>
    <w:rsid w:val="005319BA"/>
    <w:rsid w:val="00532358"/>
    <w:rsid w:val="00533DC8"/>
    <w:rsid w:val="00533DD2"/>
    <w:rsid w:val="0053483E"/>
    <w:rsid w:val="0053556A"/>
    <w:rsid w:val="00535FDA"/>
    <w:rsid w:val="00536451"/>
    <w:rsid w:val="005369D6"/>
    <w:rsid w:val="00537439"/>
    <w:rsid w:val="00540C74"/>
    <w:rsid w:val="00541272"/>
    <w:rsid w:val="005419B1"/>
    <w:rsid w:val="00541F9F"/>
    <w:rsid w:val="00542E50"/>
    <w:rsid w:val="00543CF6"/>
    <w:rsid w:val="00544772"/>
    <w:rsid w:val="005454D7"/>
    <w:rsid w:val="005460DF"/>
    <w:rsid w:val="00546EA8"/>
    <w:rsid w:val="00546FFB"/>
    <w:rsid w:val="00550894"/>
    <w:rsid w:val="00552F7B"/>
    <w:rsid w:val="00553AA8"/>
    <w:rsid w:val="00554772"/>
    <w:rsid w:val="00555396"/>
    <w:rsid w:val="00556176"/>
    <w:rsid w:val="00557465"/>
    <w:rsid w:val="00560877"/>
    <w:rsid w:val="0056096E"/>
    <w:rsid w:val="0056145C"/>
    <w:rsid w:val="00561C3F"/>
    <w:rsid w:val="0056391D"/>
    <w:rsid w:val="0056450B"/>
    <w:rsid w:val="005646C9"/>
    <w:rsid w:val="005704DA"/>
    <w:rsid w:val="005705F3"/>
    <w:rsid w:val="0057214B"/>
    <w:rsid w:val="00572880"/>
    <w:rsid w:val="005728CD"/>
    <w:rsid w:val="0057327D"/>
    <w:rsid w:val="0057433A"/>
    <w:rsid w:val="0057508B"/>
    <w:rsid w:val="0057569B"/>
    <w:rsid w:val="00576772"/>
    <w:rsid w:val="00580AD3"/>
    <w:rsid w:val="005815D6"/>
    <w:rsid w:val="0058181C"/>
    <w:rsid w:val="005830DA"/>
    <w:rsid w:val="005834D1"/>
    <w:rsid w:val="00583871"/>
    <w:rsid w:val="00583EAF"/>
    <w:rsid w:val="0058434E"/>
    <w:rsid w:val="005844F3"/>
    <w:rsid w:val="0058600D"/>
    <w:rsid w:val="005903FE"/>
    <w:rsid w:val="00590786"/>
    <w:rsid w:val="005915C8"/>
    <w:rsid w:val="0059248C"/>
    <w:rsid w:val="00592AFF"/>
    <w:rsid w:val="005953A2"/>
    <w:rsid w:val="00595D51"/>
    <w:rsid w:val="00596E25"/>
    <w:rsid w:val="00596E62"/>
    <w:rsid w:val="00597311"/>
    <w:rsid w:val="00597D51"/>
    <w:rsid w:val="005A1559"/>
    <w:rsid w:val="005A508F"/>
    <w:rsid w:val="005A5348"/>
    <w:rsid w:val="005A5A43"/>
    <w:rsid w:val="005B1768"/>
    <w:rsid w:val="005B20A8"/>
    <w:rsid w:val="005B3086"/>
    <w:rsid w:val="005B3B76"/>
    <w:rsid w:val="005B4A1F"/>
    <w:rsid w:val="005B4EC3"/>
    <w:rsid w:val="005B5A5E"/>
    <w:rsid w:val="005B6B28"/>
    <w:rsid w:val="005B6DB2"/>
    <w:rsid w:val="005B70AD"/>
    <w:rsid w:val="005C0622"/>
    <w:rsid w:val="005C0F5C"/>
    <w:rsid w:val="005C1024"/>
    <w:rsid w:val="005C142F"/>
    <w:rsid w:val="005C2A94"/>
    <w:rsid w:val="005C3550"/>
    <w:rsid w:val="005C3AEE"/>
    <w:rsid w:val="005C3EF1"/>
    <w:rsid w:val="005C547B"/>
    <w:rsid w:val="005C714C"/>
    <w:rsid w:val="005C736B"/>
    <w:rsid w:val="005D030D"/>
    <w:rsid w:val="005D111C"/>
    <w:rsid w:val="005D2263"/>
    <w:rsid w:val="005D3A86"/>
    <w:rsid w:val="005D3FF1"/>
    <w:rsid w:val="005D72DE"/>
    <w:rsid w:val="005D74D9"/>
    <w:rsid w:val="005D7889"/>
    <w:rsid w:val="005E0499"/>
    <w:rsid w:val="005E0F08"/>
    <w:rsid w:val="005E1551"/>
    <w:rsid w:val="005E1B65"/>
    <w:rsid w:val="005E4017"/>
    <w:rsid w:val="005E4119"/>
    <w:rsid w:val="005E479D"/>
    <w:rsid w:val="005E4AC1"/>
    <w:rsid w:val="005E5A75"/>
    <w:rsid w:val="005E7E0D"/>
    <w:rsid w:val="005F34F4"/>
    <w:rsid w:val="005F4DDE"/>
    <w:rsid w:val="005F53DB"/>
    <w:rsid w:val="005F584A"/>
    <w:rsid w:val="005F5A84"/>
    <w:rsid w:val="005F60ED"/>
    <w:rsid w:val="005F6B46"/>
    <w:rsid w:val="00600CAB"/>
    <w:rsid w:val="00600F27"/>
    <w:rsid w:val="00601E66"/>
    <w:rsid w:val="006034F2"/>
    <w:rsid w:val="00603AEF"/>
    <w:rsid w:val="00603EE5"/>
    <w:rsid w:val="00604A66"/>
    <w:rsid w:val="00605E95"/>
    <w:rsid w:val="006077E9"/>
    <w:rsid w:val="00611077"/>
    <w:rsid w:val="006121BA"/>
    <w:rsid w:val="006137BE"/>
    <w:rsid w:val="00613EAF"/>
    <w:rsid w:val="006151FA"/>
    <w:rsid w:val="0061616B"/>
    <w:rsid w:val="00617229"/>
    <w:rsid w:val="006173B7"/>
    <w:rsid w:val="006204DE"/>
    <w:rsid w:val="00620731"/>
    <w:rsid w:val="00620842"/>
    <w:rsid w:val="00621B8D"/>
    <w:rsid w:val="00621C41"/>
    <w:rsid w:val="00621E82"/>
    <w:rsid w:val="00622271"/>
    <w:rsid w:val="006226DE"/>
    <w:rsid w:val="00622A9D"/>
    <w:rsid w:val="006232B4"/>
    <w:rsid w:val="006238B6"/>
    <w:rsid w:val="0062473C"/>
    <w:rsid w:val="0062515C"/>
    <w:rsid w:val="00626401"/>
    <w:rsid w:val="00630D65"/>
    <w:rsid w:val="0063169F"/>
    <w:rsid w:val="00632A27"/>
    <w:rsid w:val="00633416"/>
    <w:rsid w:val="006340B7"/>
    <w:rsid w:val="00636313"/>
    <w:rsid w:val="00636640"/>
    <w:rsid w:val="00636AF4"/>
    <w:rsid w:val="00637EE3"/>
    <w:rsid w:val="00637F3D"/>
    <w:rsid w:val="0064076B"/>
    <w:rsid w:val="00640CE6"/>
    <w:rsid w:val="00641202"/>
    <w:rsid w:val="00642896"/>
    <w:rsid w:val="00642FC4"/>
    <w:rsid w:val="0064391A"/>
    <w:rsid w:val="006457E1"/>
    <w:rsid w:val="00645A7D"/>
    <w:rsid w:val="006468DF"/>
    <w:rsid w:val="00647465"/>
    <w:rsid w:val="00647A3E"/>
    <w:rsid w:val="00650169"/>
    <w:rsid w:val="00650B86"/>
    <w:rsid w:val="00651AF4"/>
    <w:rsid w:val="00652328"/>
    <w:rsid w:val="006527B7"/>
    <w:rsid w:val="00653777"/>
    <w:rsid w:val="00654379"/>
    <w:rsid w:val="006548E5"/>
    <w:rsid w:val="00655611"/>
    <w:rsid w:val="00656C23"/>
    <w:rsid w:val="00656E57"/>
    <w:rsid w:val="00657DD4"/>
    <w:rsid w:val="00662F6A"/>
    <w:rsid w:val="0066440B"/>
    <w:rsid w:val="006647B0"/>
    <w:rsid w:val="00665F24"/>
    <w:rsid w:val="006660BE"/>
    <w:rsid w:val="00666B7C"/>
    <w:rsid w:val="00667AEC"/>
    <w:rsid w:val="00672B24"/>
    <w:rsid w:val="00672B6C"/>
    <w:rsid w:val="00672BD8"/>
    <w:rsid w:val="0067772B"/>
    <w:rsid w:val="006777A0"/>
    <w:rsid w:val="006778E8"/>
    <w:rsid w:val="00677912"/>
    <w:rsid w:val="006823DF"/>
    <w:rsid w:val="00682855"/>
    <w:rsid w:val="00685DFC"/>
    <w:rsid w:val="00685EAC"/>
    <w:rsid w:val="00686F25"/>
    <w:rsid w:val="006878B2"/>
    <w:rsid w:val="006901BA"/>
    <w:rsid w:val="00690F9F"/>
    <w:rsid w:val="0069393C"/>
    <w:rsid w:val="00693DB8"/>
    <w:rsid w:val="00693E57"/>
    <w:rsid w:val="0069406F"/>
    <w:rsid w:val="006949E2"/>
    <w:rsid w:val="00696617"/>
    <w:rsid w:val="0069785D"/>
    <w:rsid w:val="006A0118"/>
    <w:rsid w:val="006A2771"/>
    <w:rsid w:val="006A314E"/>
    <w:rsid w:val="006A33AA"/>
    <w:rsid w:val="006A358B"/>
    <w:rsid w:val="006A39FC"/>
    <w:rsid w:val="006A45F1"/>
    <w:rsid w:val="006A47AC"/>
    <w:rsid w:val="006A4E88"/>
    <w:rsid w:val="006A4E89"/>
    <w:rsid w:val="006A5BC4"/>
    <w:rsid w:val="006A7CC4"/>
    <w:rsid w:val="006B01A6"/>
    <w:rsid w:val="006B053D"/>
    <w:rsid w:val="006B07F4"/>
    <w:rsid w:val="006B13A8"/>
    <w:rsid w:val="006B221F"/>
    <w:rsid w:val="006B3A9A"/>
    <w:rsid w:val="006B3D9E"/>
    <w:rsid w:val="006B3E24"/>
    <w:rsid w:val="006B4C71"/>
    <w:rsid w:val="006B546E"/>
    <w:rsid w:val="006B5C28"/>
    <w:rsid w:val="006C0A7B"/>
    <w:rsid w:val="006C1C5C"/>
    <w:rsid w:val="006C2602"/>
    <w:rsid w:val="006C2F04"/>
    <w:rsid w:val="006C5775"/>
    <w:rsid w:val="006C58F4"/>
    <w:rsid w:val="006C5CCC"/>
    <w:rsid w:val="006C62A7"/>
    <w:rsid w:val="006C632F"/>
    <w:rsid w:val="006D0C9C"/>
    <w:rsid w:val="006D3230"/>
    <w:rsid w:val="006D34B0"/>
    <w:rsid w:val="006D3C57"/>
    <w:rsid w:val="006D43A7"/>
    <w:rsid w:val="006D4B53"/>
    <w:rsid w:val="006D4E05"/>
    <w:rsid w:val="006D510B"/>
    <w:rsid w:val="006D79A5"/>
    <w:rsid w:val="006D7A98"/>
    <w:rsid w:val="006E16CA"/>
    <w:rsid w:val="006E2ACC"/>
    <w:rsid w:val="006E2F4A"/>
    <w:rsid w:val="006E4263"/>
    <w:rsid w:val="006E482E"/>
    <w:rsid w:val="006E6070"/>
    <w:rsid w:val="006E632B"/>
    <w:rsid w:val="006F061C"/>
    <w:rsid w:val="006F2459"/>
    <w:rsid w:val="006F3EA9"/>
    <w:rsid w:val="006F71B8"/>
    <w:rsid w:val="006F7A8B"/>
    <w:rsid w:val="00700685"/>
    <w:rsid w:val="00700C49"/>
    <w:rsid w:val="00700D24"/>
    <w:rsid w:val="00700E6D"/>
    <w:rsid w:val="00702042"/>
    <w:rsid w:val="007041A1"/>
    <w:rsid w:val="0070458D"/>
    <w:rsid w:val="00705661"/>
    <w:rsid w:val="007070DB"/>
    <w:rsid w:val="00710007"/>
    <w:rsid w:val="007103D2"/>
    <w:rsid w:val="00710548"/>
    <w:rsid w:val="00710E7E"/>
    <w:rsid w:val="007123E5"/>
    <w:rsid w:val="00712B43"/>
    <w:rsid w:val="0071701D"/>
    <w:rsid w:val="00720B62"/>
    <w:rsid w:val="00720F7D"/>
    <w:rsid w:val="0072282E"/>
    <w:rsid w:val="0072698C"/>
    <w:rsid w:val="007275ED"/>
    <w:rsid w:val="007278BB"/>
    <w:rsid w:val="007279AF"/>
    <w:rsid w:val="00730B10"/>
    <w:rsid w:val="00732044"/>
    <w:rsid w:val="007329B8"/>
    <w:rsid w:val="00733AA6"/>
    <w:rsid w:val="00734804"/>
    <w:rsid w:val="00734DBC"/>
    <w:rsid w:val="0073505B"/>
    <w:rsid w:val="00735BFC"/>
    <w:rsid w:val="00735E05"/>
    <w:rsid w:val="00737D3B"/>
    <w:rsid w:val="007409D6"/>
    <w:rsid w:val="00741EAD"/>
    <w:rsid w:val="00742232"/>
    <w:rsid w:val="00743B64"/>
    <w:rsid w:val="007450B9"/>
    <w:rsid w:val="00745725"/>
    <w:rsid w:val="00746849"/>
    <w:rsid w:val="00747DEC"/>
    <w:rsid w:val="00750154"/>
    <w:rsid w:val="00750F28"/>
    <w:rsid w:val="00751189"/>
    <w:rsid w:val="007527BA"/>
    <w:rsid w:val="00752B6B"/>
    <w:rsid w:val="007544C5"/>
    <w:rsid w:val="007547D7"/>
    <w:rsid w:val="00754D60"/>
    <w:rsid w:val="0075514C"/>
    <w:rsid w:val="00757C07"/>
    <w:rsid w:val="00760A59"/>
    <w:rsid w:val="00761B4E"/>
    <w:rsid w:val="00761E45"/>
    <w:rsid w:val="007624B9"/>
    <w:rsid w:val="007663AA"/>
    <w:rsid w:val="00767647"/>
    <w:rsid w:val="00767CB0"/>
    <w:rsid w:val="007705A1"/>
    <w:rsid w:val="00771FAF"/>
    <w:rsid w:val="00772007"/>
    <w:rsid w:val="007735D8"/>
    <w:rsid w:val="00773BAE"/>
    <w:rsid w:val="00773E6A"/>
    <w:rsid w:val="007754DE"/>
    <w:rsid w:val="00775ABD"/>
    <w:rsid w:val="007765DE"/>
    <w:rsid w:val="0077665F"/>
    <w:rsid w:val="00776A07"/>
    <w:rsid w:val="00776A11"/>
    <w:rsid w:val="00777C4A"/>
    <w:rsid w:val="00782626"/>
    <w:rsid w:val="00782D09"/>
    <w:rsid w:val="00783143"/>
    <w:rsid w:val="007837BA"/>
    <w:rsid w:val="007849A5"/>
    <w:rsid w:val="00784F73"/>
    <w:rsid w:val="00785FE4"/>
    <w:rsid w:val="00786346"/>
    <w:rsid w:val="00786924"/>
    <w:rsid w:val="00786C3A"/>
    <w:rsid w:val="00787201"/>
    <w:rsid w:val="0078797E"/>
    <w:rsid w:val="007948EA"/>
    <w:rsid w:val="00794EA9"/>
    <w:rsid w:val="00795A19"/>
    <w:rsid w:val="00795F8C"/>
    <w:rsid w:val="0079624F"/>
    <w:rsid w:val="00796AEE"/>
    <w:rsid w:val="007971FD"/>
    <w:rsid w:val="007974C4"/>
    <w:rsid w:val="007A0575"/>
    <w:rsid w:val="007A075C"/>
    <w:rsid w:val="007A1047"/>
    <w:rsid w:val="007A12EF"/>
    <w:rsid w:val="007A1524"/>
    <w:rsid w:val="007A1EB3"/>
    <w:rsid w:val="007A2999"/>
    <w:rsid w:val="007A3C09"/>
    <w:rsid w:val="007A4E40"/>
    <w:rsid w:val="007A5717"/>
    <w:rsid w:val="007A5C11"/>
    <w:rsid w:val="007A600B"/>
    <w:rsid w:val="007A617D"/>
    <w:rsid w:val="007A6D69"/>
    <w:rsid w:val="007A73E3"/>
    <w:rsid w:val="007B1B28"/>
    <w:rsid w:val="007B26C7"/>
    <w:rsid w:val="007B2ADA"/>
    <w:rsid w:val="007B427C"/>
    <w:rsid w:val="007B4E14"/>
    <w:rsid w:val="007B57C6"/>
    <w:rsid w:val="007B6A6A"/>
    <w:rsid w:val="007B6F39"/>
    <w:rsid w:val="007C0075"/>
    <w:rsid w:val="007C2356"/>
    <w:rsid w:val="007C238A"/>
    <w:rsid w:val="007C3DA6"/>
    <w:rsid w:val="007C42D1"/>
    <w:rsid w:val="007C4AB4"/>
    <w:rsid w:val="007C4EE8"/>
    <w:rsid w:val="007C4FE7"/>
    <w:rsid w:val="007C5BA4"/>
    <w:rsid w:val="007C62A1"/>
    <w:rsid w:val="007C63F5"/>
    <w:rsid w:val="007C646A"/>
    <w:rsid w:val="007C653F"/>
    <w:rsid w:val="007C6DDE"/>
    <w:rsid w:val="007D02F2"/>
    <w:rsid w:val="007D1CBA"/>
    <w:rsid w:val="007D1F1E"/>
    <w:rsid w:val="007D3639"/>
    <w:rsid w:val="007D3FED"/>
    <w:rsid w:val="007D4BD4"/>
    <w:rsid w:val="007D5852"/>
    <w:rsid w:val="007E0647"/>
    <w:rsid w:val="007E0819"/>
    <w:rsid w:val="007E0EEA"/>
    <w:rsid w:val="007E0F75"/>
    <w:rsid w:val="007E17B2"/>
    <w:rsid w:val="007E4614"/>
    <w:rsid w:val="007E49FA"/>
    <w:rsid w:val="007E5479"/>
    <w:rsid w:val="007E7070"/>
    <w:rsid w:val="007E722F"/>
    <w:rsid w:val="007E7ABA"/>
    <w:rsid w:val="007E7FBA"/>
    <w:rsid w:val="007F013B"/>
    <w:rsid w:val="007F087E"/>
    <w:rsid w:val="007F1B14"/>
    <w:rsid w:val="007F1B3B"/>
    <w:rsid w:val="007F2786"/>
    <w:rsid w:val="007F3641"/>
    <w:rsid w:val="007F39D5"/>
    <w:rsid w:val="007F3D19"/>
    <w:rsid w:val="007F4F52"/>
    <w:rsid w:val="007F547E"/>
    <w:rsid w:val="007F7190"/>
    <w:rsid w:val="007F7237"/>
    <w:rsid w:val="007F7F31"/>
    <w:rsid w:val="00801A0A"/>
    <w:rsid w:val="00802B76"/>
    <w:rsid w:val="0080308A"/>
    <w:rsid w:val="00803428"/>
    <w:rsid w:val="008036BA"/>
    <w:rsid w:val="008038E2"/>
    <w:rsid w:val="00804BEF"/>
    <w:rsid w:val="00805C80"/>
    <w:rsid w:val="00811032"/>
    <w:rsid w:val="00811780"/>
    <w:rsid w:val="00811EEF"/>
    <w:rsid w:val="00812779"/>
    <w:rsid w:val="00813441"/>
    <w:rsid w:val="0081396B"/>
    <w:rsid w:val="00814207"/>
    <w:rsid w:val="008146C9"/>
    <w:rsid w:val="00814EF2"/>
    <w:rsid w:val="008152D5"/>
    <w:rsid w:val="00815700"/>
    <w:rsid w:val="00820569"/>
    <w:rsid w:val="0082064E"/>
    <w:rsid w:val="00821223"/>
    <w:rsid w:val="00822350"/>
    <w:rsid w:val="00823C95"/>
    <w:rsid w:val="00824992"/>
    <w:rsid w:val="008266B7"/>
    <w:rsid w:val="008268A9"/>
    <w:rsid w:val="00826BFE"/>
    <w:rsid w:val="00826C02"/>
    <w:rsid w:val="008276AE"/>
    <w:rsid w:val="00827791"/>
    <w:rsid w:val="008307C1"/>
    <w:rsid w:val="00830AAB"/>
    <w:rsid w:val="00830F75"/>
    <w:rsid w:val="00832298"/>
    <w:rsid w:val="0083269A"/>
    <w:rsid w:val="0083354F"/>
    <w:rsid w:val="00835CB5"/>
    <w:rsid w:val="008372DF"/>
    <w:rsid w:val="00837FA2"/>
    <w:rsid w:val="00837FAB"/>
    <w:rsid w:val="00841D97"/>
    <w:rsid w:val="008427B1"/>
    <w:rsid w:val="00842DE5"/>
    <w:rsid w:val="0084306A"/>
    <w:rsid w:val="0084477D"/>
    <w:rsid w:val="00846601"/>
    <w:rsid w:val="00846BB4"/>
    <w:rsid w:val="008476CC"/>
    <w:rsid w:val="00847C58"/>
    <w:rsid w:val="008508CC"/>
    <w:rsid w:val="00851C65"/>
    <w:rsid w:val="00851DEC"/>
    <w:rsid w:val="0085272F"/>
    <w:rsid w:val="0085303F"/>
    <w:rsid w:val="00854A4C"/>
    <w:rsid w:val="00855049"/>
    <w:rsid w:val="008551A7"/>
    <w:rsid w:val="0085623B"/>
    <w:rsid w:val="00860194"/>
    <w:rsid w:val="00861762"/>
    <w:rsid w:val="00861F71"/>
    <w:rsid w:val="00862CDD"/>
    <w:rsid w:val="00862D92"/>
    <w:rsid w:val="00863B67"/>
    <w:rsid w:val="00864538"/>
    <w:rsid w:val="00864B6D"/>
    <w:rsid w:val="0086624E"/>
    <w:rsid w:val="00867331"/>
    <w:rsid w:val="00867453"/>
    <w:rsid w:val="00873AEA"/>
    <w:rsid w:val="00874C78"/>
    <w:rsid w:val="00874D49"/>
    <w:rsid w:val="00874FFD"/>
    <w:rsid w:val="00875039"/>
    <w:rsid w:val="008778F2"/>
    <w:rsid w:val="008820FC"/>
    <w:rsid w:val="00884AEE"/>
    <w:rsid w:val="008901FD"/>
    <w:rsid w:val="0089268A"/>
    <w:rsid w:val="0089366E"/>
    <w:rsid w:val="00893880"/>
    <w:rsid w:val="00893889"/>
    <w:rsid w:val="00893CB8"/>
    <w:rsid w:val="0089410F"/>
    <w:rsid w:val="00894FFF"/>
    <w:rsid w:val="00895AF2"/>
    <w:rsid w:val="008960F6"/>
    <w:rsid w:val="008962E2"/>
    <w:rsid w:val="008963A3"/>
    <w:rsid w:val="00897343"/>
    <w:rsid w:val="008A0537"/>
    <w:rsid w:val="008A0798"/>
    <w:rsid w:val="008A1592"/>
    <w:rsid w:val="008A1B61"/>
    <w:rsid w:val="008A583F"/>
    <w:rsid w:val="008A7360"/>
    <w:rsid w:val="008B2229"/>
    <w:rsid w:val="008B481F"/>
    <w:rsid w:val="008B547F"/>
    <w:rsid w:val="008B600F"/>
    <w:rsid w:val="008B61FB"/>
    <w:rsid w:val="008B6A11"/>
    <w:rsid w:val="008B75AA"/>
    <w:rsid w:val="008C0FB1"/>
    <w:rsid w:val="008C1B88"/>
    <w:rsid w:val="008C1CEF"/>
    <w:rsid w:val="008C29A8"/>
    <w:rsid w:val="008C3C85"/>
    <w:rsid w:val="008C446B"/>
    <w:rsid w:val="008C58B2"/>
    <w:rsid w:val="008C59A8"/>
    <w:rsid w:val="008C639F"/>
    <w:rsid w:val="008C7245"/>
    <w:rsid w:val="008C7414"/>
    <w:rsid w:val="008C7BB6"/>
    <w:rsid w:val="008D1FF0"/>
    <w:rsid w:val="008D20B6"/>
    <w:rsid w:val="008D228F"/>
    <w:rsid w:val="008D266C"/>
    <w:rsid w:val="008D355B"/>
    <w:rsid w:val="008D3796"/>
    <w:rsid w:val="008D37E8"/>
    <w:rsid w:val="008D69A9"/>
    <w:rsid w:val="008D7A84"/>
    <w:rsid w:val="008E088F"/>
    <w:rsid w:val="008E0CA3"/>
    <w:rsid w:val="008E21A0"/>
    <w:rsid w:val="008E29A4"/>
    <w:rsid w:val="008E4AB9"/>
    <w:rsid w:val="008E5644"/>
    <w:rsid w:val="008E59DC"/>
    <w:rsid w:val="008E6D0E"/>
    <w:rsid w:val="008E6F1D"/>
    <w:rsid w:val="008E72BF"/>
    <w:rsid w:val="008E7435"/>
    <w:rsid w:val="008E79EA"/>
    <w:rsid w:val="008F0182"/>
    <w:rsid w:val="008F054B"/>
    <w:rsid w:val="008F08B5"/>
    <w:rsid w:val="008F1304"/>
    <w:rsid w:val="008F17E0"/>
    <w:rsid w:val="008F4527"/>
    <w:rsid w:val="008F5438"/>
    <w:rsid w:val="008F5775"/>
    <w:rsid w:val="008F5807"/>
    <w:rsid w:val="008F6377"/>
    <w:rsid w:val="008F67E9"/>
    <w:rsid w:val="008F6EBB"/>
    <w:rsid w:val="008F7404"/>
    <w:rsid w:val="008F7880"/>
    <w:rsid w:val="008F7C4A"/>
    <w:rsid w:val="008F7CD5"/>
    <w:rsid w:val="0090192C"/>
    <w:rsid w:val="0090393A"/>
    <w:rsid w:val="0090442E"/>
    <w:rsid w:val="00904838"/>
    <w:rsid w:val="009049D2"/>
    <w:rsid w:val="0090716F"/>
    <w:rsid w:val="009078E2"/>
    <w:rsid w:val="009111D2"/>
    <w:rsid w:val="0091549B"/>
    <w:rsid w:val="00916D34"/>
    <w:rsid w:val="00916DB5"/>
    <w:rsid w:val="00916E91"/>
    <w:rsid w:val="0091703A"/>
    <w:rsid w:val="00917656"/>
    <w:rsid w:val="00917697"/>
    <w:rsid w:val="0092069C"/>
    <w:rsid w:val="009220E0"/>
    <w:rsid w:val="00923275"/>
    <w:rsid w:val="00923AB6"/>
    <w:rsid w:val="00923CC4"/>
    <w:rsid w:val="00925C65"/>
    <w:rsid w:val="00925FFC"/>
    <w:rsid w:val="009261C6"/>
    <w:rsid w:val="0092652C"/>
    <w:rsid w:val="009310F5"/>
    <w:rsid w:val="00932934"/>
    <w:rsid w:val="009329E1"/>
    <w:rsid w:val="009346BC"/>
    <w:rsid w:val="00935561"/>
    <w:rsid w:val="00935D5C"/>
    <w:rsid w:val="00936074"/>
    <w:rsid w:val="00944123"/>
    <w:rsid w:val="009447A0"/>
    <w:rsid w:val="00944BD8"/>
    <w:rsid w:val="009465F1"/>
    <w:rsid w:val="009468C1"/>
    <w:rsid w:val="00946AF4"/>
    <w:rsid w:val="009472AB"/>
    <w:rsid w:val="0094733D"/>
    <w:rsid w:val="0095084E"/>
    <w:rsid w:val="00950DED"/>
    <w:rsid w:val="00951477"/>
    <w:rsid w:val="00952486"/>
    <w:rsid w:val="00952C9D"/>
    <w:rsid w:val="00953308"/>
    <w:rsid w:val="00953A04"/>
    <w:rsid w:val="00954683"/>
    <w:rsid w:val="00954852"/>
    <w:rsid w:val="00955410"/>
    <w:rsid w:val="00955422"/>
    <w:rsid w:val="00955FF6"/>
    <w:rsid w:val="00956D23"/>
    <w:rsid w:val="009579DD"/>
    <w:rsid w:val="00961057"/>
    <w:rsid w:val="00961451"/>
    <w:rsid w:val="0096176A"/>
    <w:rsid w:val="00962778"/>
    <w:rsid w:val="009632A4"/>
    <w:rsid w:val="00963BB3"/>
    <w:rsid w:val="00964C86"/>
    <w:rsid w:val="009650F0"/>
    <w:rsid w:val="00970298"/>
    <w:rsid w:val="00970805"/>
    <w:rsid w:val="00971689"/>
    <w:rsid w:val="0097195C"/>
    <w:rsid w:val="00973D63"/>
    <w:rsid w:val="00974190"/>
    <w:rsid w:val="00976045"/>
    <w:rsid w:val="00976531"/>
    <w:rsid w:val="009777CE"/>
    <w:rsid w:val="00980598"/>
    <w:rsid w:val="009821AB"/>
    <w:rsid w:val="00982C85"/>
    <w:rsid w:val="00982F65"/>
    <w:rsid w:val="00983AE1"/>
    <w:rsid w:val="00984730"/>
    <w:rsid w:val="00984B47"/>
    <w:rsid w:val="00984C40"/>
    <w:rsid w:val="00984C4F"/>
    <w:rsid w:val="009855E2"/>
    <w:rsid w:val="0098572E"/>
    <w:rsid w:val="00985FA7"/>
    <w:rsid w:val="00990023"/>
    <w:rsid w:val="00990028"/>
    <w:rsid w:val="00991964"/>
    <w:rsid w:val="0099310B"/>
    <w:rsid w:val="00994250"/>
    <w:rsid w:val="009952CF"/>
    <w:rsid w:val="00995AC3"/>
    <w:rsid w:val="00995D9D"/>
    <w:rsid w:val="009969DD"/>
    <w:rsid w:val="00996F5E"/>
    <w:rsid w:val="009A0787"/>
    <w:rsid w:val="009A0BAC"/>
    <w:rsid w:val="009A0E50"/>
    <w:rsid w:val="009A0EDE"/>
    <w:rsid w:val="009A1399"/>
    <w:rsid w:val="009A15DF"/>
    <w:rsid w:val="009A3480"/>
    <w:rsid w:val="009A3AA7"/>
    <w:rsid w:val="009A5155"/>
    <w:rsid w:val="009A56E1"/>
    <w:rsid w:val="009A59FC"/>
    <w:rsid w:val="009A6DB0"/>
    <w:rsid w:val="009A7F3E"/>
    <w:rsid w:val="009B0150"/>
    <w:rsid w:val="009B073F"/>
    <w:rsid w:val="009B19A7"/>
    <w:rsid w:val="009B1E3E"/>
    <w:rsid w:val="009B2699"/>
    <w:rsid w:val="009B34DB"/>
    <w:rsid w:val="009B3681"/>
    <w:rsid w:val="009B781E"/>
    <w:rsid w:val="009B7F8A"/>
    <w:rsid w:val="009C0300"/>
    <w:rsid w:val="009C0CCE"/>
    <w:rsid w:val="009C1040"/>
    <w:rsid w:val="009C13B9"/>
    <w:rsid w:val="009C17FB"/>
    <w:rsid w:val="009C1B68"/>
    <w:rsid w:val="009C3205"/>
    <w:rsid w:val="009C32CE"/>
    <w:rsid w:val="009C4A0E"/>
    <w:rsid w:val="009C4CB0"/>
    <w:rsid w:val="009C590D"/>
    <w:rsid w:val="009C6593"/>
    <w:rsid w:val="009C6B15"/>
    <w:rsid w:val="009C7F97"/>
    <w:rsid w:val="009D06E9"/>
    <w:rsid w:val="009D0C21"/>
    <w:rsid w:val="009D0C83"/>
    <w:rsid w:val="009D0DD4"/>
    <w:rsid w:val="009D1245"/>
    <w:rsid w:val="009D1CBE"/>
    <w:rsid w:val="009D2157"/>
    <w:rsid w:val="009D29AE"/>
    <w:rsid w:val="009D382E"/>
    <w:rsid w:val="009D3EBC"/>
    <w:rsid w:val="009D45FE"/>
    <w:rsid w:val="009D4670"/>
    <w:rsid w:val="009D5400"/>
    <w:rsid w:val="009D5AD2"/>
    <w:rsid w:val="009D706F"/>
    <w:rsid w:val="009E00E0"/>
    <w:rsid w:val="009E0B43"/>
    <w:rsid w:val="009E0C42"/>
    <w:rsid w:val="009E2144"/>
    <w:rsid w:val="009E4C30"/>
    <w:rsid w:val="009E6406"/>
    <w:rsid w:val="009E6408"/>
    <w:rsid w:val="009E6590"/>
    <w:rsid w:val="009E72BA"/>
    <w:rsid w:val="009E7A5E"/>
    <w:rsid w:val="009E7BC4"/>
    <w:rsid w:val="009F0355"/>
    <w:rsid w:val="009F039E"/>
    <w:rsid w:val="009F0C24"/>
    <w:rsid w:val="009F0FF2"/>
    <w:rsid w:val="009F28E4"/>
    <w:rsid w:val="009F2967"/>
    <w:rsid w:val="009F3301"/>
    <w:rsid w:val="009F3604"/>
    <w:rsid w:val="009F3CD5"/>
    <w:rsid w:val="009F3F18"/>
    <w:rsid w:val="009F44DB"/>
    <w:rsid w:val="009F466D"/>
    <w:rsid w:val="009F5B9D"/>
    <w:rsid w:val="009F5C7E"/>
    <w:rsid w:val="009F6D6E"/>
    <w:rsid w:val="009F76F7"/>
    <w:rsid w:val="00A00456"/>
    <w:rsid w:val="00A00BAB"/>
    <w:rsid w:val="00A00F9C"/>
    <w:rsid w:val="00A01F76"/>
    <w:rsid w:val="00A021B8"/>
    <w:rsid w:val="00A026ED"/>
    <w:rsid w:val="00A02C6F"/>
    <w:rsid w:val="00A03C51"/>
    <w:rsid w:val="00A03E46"/>
    <w:rsid w:val="00A05144"/>
    <w:rsid w:val="00A05E4C"/>
    <w:rsid w:val="00A067F4"/>
    <w:rsid w:val="00A117AE"/>
    <w:rsid w:val="00A11A1A"/>
    <w:rsid w:val="00A13008"/>
    <w:rsid w:val="00A13B6F"/>
    <w:rsid w:val="00A13E88"/>
    <w:rsid w:val="00A1475A"/>
    <w:rsid w:val="00A14ED6"/>
    <w:rsid w:val="00A15948"/>
    <w:rsid w:val="00A160DC"/>
    <w:rsid w:val="00A160F1"/>
    <w:rsid w:val="00A16E84"/>
    <w:rsid w:val="00A1702B"/>
    <w:rsid w:val="00A201FC"/>
    <w:rsid w:val="00A208A4"/>
    <w:rsid w:val="00A213E9"/>
    <w:rsid w:val="00A217C5"/>
    <w:rsid w:val="00A219FB"/>
    <w:rsid w:val="00A21D9C"/>
    <w:rsid w:val="00A221FC"/>
    <w:rsid w:val="00A22336"/>
    <w:rsid w:val="00A2332A"/>
    <w:rsid w:val="00A247D5"/>
    <w:rsid w:val="00A24ED2"/>
    <w:rsid w:val="00A2689C"/>
    <w:rsid w:val="00A26C0F"/>
    <w:rsid w:val="00A26C92"/>
    <w:rsid w:val="00A303E4"/>
    <w:rsid w:val="00A30948"/>
    <w:rsid w:val="00A315BF"/>
    <w:rsid w:val="00A31934"/>
    <w:rsid w:val="00A31DD3"/>
    <w:rsid w:val="00A31DDB"/>
    <w:rsid w:val="00A337C6"/>
    <w:rsid w:val="00A34ECB"/>
    <w:rsid w:val="00A3513F"/>
    <w:rsid w:val="00A35171"/>
    <w:rsid w:val="00A3594E"/>
    <w:rsid w:val="00A41E6B"/>
    <w:rsid w:val="00A41F98"/>
    <w:rsid w:val="00A42263"/>
    <w:rsid w:val="00A42D12"/>
    <w:rsid w:val="00A4551D"/>
    <w:rsid w:val="00A461E3"/>
    <w:rsid w:val="00A4632B"/>
    <w:rsid w:val="00A47381"/>
    <w:rsid w:val="00A47652"/>
    <w:rsid w:val="00A47EE2"/>
    <w:rsid w:val="00A5241C"/>
    <w:rsid w:val="00A527CC"/>
    <w:rsid w:val="00A53984"/>
    <w:rsid w:val="00A54B71"/>
    <w:rsid w:val="00A55056"/>
    <w:rsid w:val="00A551C0"/>
    <w:rsid w:val="00A56132"/>
    <w:rsid w:val="00A56F08"/>
    <w:rsid w:val="00A56F4E"/>
    <w:rsid w:val="00A57ABF"/>
    <w:rsid w:val="00A6057E"/>
    <w:rsid w:val="00A6170B"/>
    <w:rsid w:val="00A61794"/>
    <w:rsid w:val="00A61C04"/>
    <w:rsid w:val="00A622EB"/>
    <w:rsid w:val="00A62676"/>
    <w:rsid w:val="00A62769"/>
    <w:rsid w:val="00A62E3A"/>
    <w:rsid w:val="00A63E61"/>
    <w:rsid w:val="00A6477D"/>
    <w:rsid w:val="00A65603"/>
    <w:rsid w:val="00A65FF9"/>
    <w:rsid w:val="00A66E3C"/>
    <w:rsid w:val="00A66F12"/>
    <w:rsid w:val="00A67A4F"/>
    <w:rsid w:val="00A701EF"/>
    <w:rsid w:val="00A70EB2"/>
    <w:rsid w:val="00A72136"/>
    <w:rsid w:val="00A73088"/>
    <w:rsid w:val="00A732F5"/>
    <w:rsid w:val="00A73426"/>
    <w:rsid w:val="00A73F60"/>
    <w:rsid w:val="00A7432B"/>
    <w:rsid w:val="00A746D2"/>
    <w:rsid w:val="00A74A27"/>
    <w:rsid w:val="00A74CC3"/>
    <w:rsid w:val="00A75FE5"/>
    <w:rsid w:val="00A76040"/>
    <w:rsid w:val="00A7692E"/>
    <w:rsid w:val="00A76EBF"/>
    <w:rsid w:val="00A76FCC"/>
    <w:rsid w:val="00A77CD9"/>
    <w:rsid w:val="00A83216"/>
    <w:rsid w:val="00A8358F"/>
    <w:rsid w:val="00A83E0F"/>
    <w:rsid w:val="00A8434C"/>
    <w:rsid w:val="00A85A87"/>
    <w:rsid w:val="00A85EFE"/>
    <w:rsid w:val="00A90D8B"/>
    <w:rsid w:val="00A91A4C"/>
    <w:rsid w:val="00A92792"/>
    <w:rsid w:val="00A936DB"/>
    <w:rsid w:val="00A93EFF"/>
    <w:rsid w:val="00A944B1"/>
    <w:rsid w:val="00A94994"/>
    <w:rsid w:val="00A94C1C"/>
    <w:rsid w:val="00A94EE1"/>
    <w:rsid w:val="00A9583C"/>
    <w:rsid w:val="00A95B59"/>
    <w:rsid w:val="00A96B24"/>
    <w:rsid w:val="00A96CD4"/>
    <w:rsid w:val="00AA043E"/>
    <w:rsid w:val="00AA10B3"/>
    <w:rsid w:val="00AA18CB"/>
    <w:rsid w:val="00AA25B1"/>
    <w:rsid w:val="00AA2815"/>
    <w:rsid w:val="00AA2B70"/>
    <w:rsid w:val="00AA590B"/>
    <w:rsid w:val="00AA5B5C"/>
    <w:rsid w:val="00AA5E55"/>
    <w:rsid w:val="00AA6B27"/>
    <w:rsid w:val="00AA7997"/>
    <w:rsid w:val="00AA7C61"/>
    <w:rsid w:val="00AB07B3"/>
    <w:rsid w:val="00AB0D89"/>
    <w:rsid w:val="00AB1C1A"/>
    <w:rsid w:val="00AB1F60"/>
    <w:rsid w:val="00AB2852"/>
    <w:rsid w:val="00AB2B65"/>
    <w:rsid w:val="00AB2E6B"/>
    <w:rsid w:val="00AB3461"/>
    <w:rsid w:val="00AB3741"/>
    <w:rsid w:val="00AB4916"/>
    <w:rsid w:val="00AB4983"/>
    <w:rsid w:val="00AB4E0B"/>
    <w:rsid w:val="00AB5B1F"/>
    <w:rsid w:val="00AB655E"/>
    <w:rsid w:val="00AB7574"/>
    <w:rsid w:val="00AC08BF"/>
    <w:rsid w:val="00AC52ED"/>
    <w:rsid w:val="00AC5DC9"/>
    <w:rsid w:val="00AC6F9D"/>
    <w:rsid w:val="00AC74B7"/>
    <w:rsid w:val="00AC7B78"/>
    <w:rsid w:val="00AD1777"/>
    <w:rsid w:val="00AD251F"/>
    <w:rsid w:val="00AD2ABB"/>
    <w:rsid w:val="00AD2C76"/>
    <w:rsid w:val="00AD3132"/>
    <w:rsid w:val="00AD3C7B"/>
    <w:rsid w:val="00AD51E5"/>
    <w:rsid w:val="00AD5A14"/>
    <w:rsid w:val="00AD66BF"/>
    <w:rsid w:val="00AE0F58"/>
    <w:rsid w:val="00AE1E53"/>
    <w:rsid w:val="00AE26B1"/>
    <w:rsid w:val="00AE42E7"/>
    <w:rsid w:val="00AE43E5"/>
    <w:rsid w:val="00AE4B0E"/>
    <w:rsid w:val="00AE6024"/>
    <w:rsid w:val="00AE70E4"/>
    <w:rsid w:val="00AE7BBA"/>
    <w:rsid w:val="00AE7F40"/>
    <w:rsid w:val="00AE7F5F"/>
    <w:rsid w:val="00AF0EBE"/>
    <w:rsid w:val="00AF1FEF"/>
    <w:rsid w:val="00AF5A3C"/>
    <w:rsid w:val="00AF5C79"/>
    <w:rsid w:val="00B00429"/>
    <w:rsid w:val="00B004CE"/>
    <w:rsid w:val="00B009D3"/>
    <w:rsid w:val="00B01AFC"/>
    <w:rsid w:val="00B0251D"/>
    <w:rsid w:val="00B02537"/>
    <w:rsid w:val="00B0681B"/>
    <w:rsid w:val="00B0706F"/>
    <w:rsid w:val="00B10A03"/>
    <w:rsid w:val="00B10F62"/>
    <w:rsid w:val="00B1159D"/>
    <w:rsid w:val="00B136E1"/>
    <w:rsid w:val="00B14BA9"/>
    <w:rsid w:val="00B15A06"/>
    <w:rsid w:val="00B16352"/>
    <w:rsid w:val="00B16EB1"/>
    <w:rsid w:val="00B17C8B"/>
    <w:rsid w:val="00B207A6"/>
    <w:rsid w:val="00B20E1F"/>
    <w:rsid w:val="00B214B3"/>
    <w:rsid w:val="00B21856"/>
    <w:rsid w:val="00B21871"/>
    <w:rsid w:val="00B218FB"/>
    <w:rsid w:val="00B222A9"/>
    <w:rsid w:val="00B23322"/>
    <w:rsid w:val="00B23D82"/>
    <w:rsid w:val="00B2456D"/>
    <w:rsid w:val="00B2490B"/>
    <w:rsid w:val="00B24BB5"/>
    <w:rsid w:val="00B25038"/>
    <w:rsid w:val="00B263AF"/>
    <w:rsid w:val="00B26493"/>
    <w:rsid w:val="00B27C25"/>
    <w:rsid w:val="00B30348"/>
    <w:rsid w:val="00B30C87"/>
    <w:rsid w:val="00B32091"/>
    <w:rsid w:val="00B329EC"/>
    <w:rsid w:val="00B33000"/>
    <w:rsid w:val="00B3332B"/>
    <w:rsid w:val="00B33CBF"/>
    <w:rsid w:val="00B33D1F"/>
    <w:rsid w:val="00B33F2D"/>
    <w:rsid w:val="00B3449B"/>
    <w:rsid w:val="00B34F19"/>
    <w:rsid w:val="00B356C1"/>
    <w:rsid w:val="00B42126"/>
    <w:rsid w:val="00B4285B"/>
    <w:rsid w:val="00B435A1"/>
    <w:rsid w:val="00B439CA"/>
    <w:rsid w:val="00B439D6"/>
    <w:rsid w:val="00B43A46"/>
    <w:rsid w:val="00B443A7"/>
    <w:rsid w:val="00B44719"/>
    <w:rsid w:val="00B473B6"/>
    <w:rsid w:val="00B476F5"/>
    <w:rsid w:val="00B50427"/>
    <w:rsid w:val="00B50586"/>
    <w:rsid w:val="00B507A0"/>
    <w:rsid w:val="00B518F3"/>
    <w:rsid w:val="00B522BA"/>
    <w:rsid w:val="00B52B8E"/>
    <w:rsid w:val="00B55053"/>
    <w:rsid w:val="00B55667"/>
    <w:rsid w:val="00B55E4E"/>
    <w:rsid w:val="00B55F54"/>
    <w:rsid w:val="00B575F8"/>
    <w:rsid w:val="00B577AD"/>
    <w:rsid w:val="00B606C9"/>
    <w:rsid w:val="00B60ED9"/>
    <w:rsid w:val="00B61E15"/>
    <w:rsid w:val="00B61F7B"/>
    <w:rsid w:val="00B621AD"/>
    <w:rsid w:val="00B62875"/>
    <w:rsid w:val="00B63ABE"/>
    <w:rsid w:val="00B643D0"/>
    <w:rsid w:val="00B64426"/>
    <w:rsid w:val="00B648FE"/>
    <w:rsid w:val="00B65932"/>
    <w:rsid w:val="00B67F3C"/>
    <w:rsid w:val="00B70D1F"/>
    <w:rsid w:val="00B71275"/>
    <w:rsid w:val="00B71D21"/>
    <w:rsid w:val="00B7217B"/>
    <w:rsid w:val="00B72C05"/>
    <w:rsid w:val="00B73348"/>
    <w:rsid w:val="00B75A37"/>
    <w:rsid w:val="00B809D1"/>
    <w:rsid w:val="00B80E92"/>
    <w:rsid w:val="00B817BC"/>
    <w:rsid w:val="00B81E1C"/>
    <w:rsid w:val="00B84E2D"/>
    <w:rsid w:val="00B8529C"/>
    <w:rsid w:val="00B85F36"/>
    <w:rsid w:val="00B86568"/>
    <w:rsid w:val="00B86C7B"/>
    <w:rsid w:val="00B87611"/>
    <w:rsid w:val="00B90A4B"/>
    <w:rsid w:val="00B91866"/>
    <w:rsid w:val="00B91C4A"/>
    <w:rsid w:val="00B963CF"/>
    <w:rsid w:val="00B96657"/>
    <w:rsid w:val="00B966BE"/>
    <w:rsid w:val="00B96BD4"/>
    <w:rsid w:val="00B9710F"/>
    <w:rsid w:val="00BA2697"/>
    <w:rsid w:val="00BA39D9"/>
    <w:rsid w:val="00BA3D2A"/>
    <w:rsid w:val="00BA659A"/>
    <w:rsid w:val="00BA6CE0"/>
    <w:rsid w:val="00BA7B07"/>
    <w:rsid w:val="00BB0767"/>
    <w:rsid w:val="00BB12A1"/>
    <w:rsid w:val="00BB1335"/>
    <w:rsid w:val="00BB17BE"/>
    <w:rsid w:val="00BB4C77"/>
    <w:rsid w:val="00BB4F90"/>
    <w:rsid w:val="00BB643D"/>
    <w:rsid w:val="00BB730A"/>
    <w:rsid w:val="00BC010F"/>
    <w:rsid w:val="00BC0F14"/>
    <w:rsid w:val="00BC2055"/>
    <w:rsid w:val="00BC221F"/>
    <w:rsid w:val="00BC296E"/>
    <w:rsid w:val="00BC3C49"/>
    <w:rsid w:val="00BC3FA1"/>
    <w:rsid w:val="00BC4A73"/>
    <w:rsid w:val="00BC4BA5"/>
    <w:rsid w:val="00BC5089"/>
    <w:rsid w:val="00BC70E8"/>
    <w:rsid w:val="00BC7B8A"/>
    <w:rsid w:val="00BD0282"/>
    <w:rsid w:val="00BD0B07"/>
    <w:rsid w:val="00BD13B5"/>
    <w:rsid w:val="00BD3809"/>
    <w:rsid w:val="00BD4D5C"/>
    <w:rsid w:val="00BD7DCB"/>
    <w:rsid w:val="00BE0043"/>
    <w:rsid w:val="00BE60A1"/>
    <w:rsid w:val="00BE63B1"/>
    <w:rsid w:val="00BE665A"/>
    <w:rsid w:val="00BE6A85"/>
    <w:rsid w:val="00BF1176"/>
    <w:rsid w:val="00BF1581"/>
    <w:rsid w:val="00BF1FE4"/>
    <w:rsid w:val="00BF202A"/>
    <w:rsid w:val="00BF2B57"/>
    <w:rsid w:val="00BF3C25"/>
    <w:rsid w:val="00BF3CDA"/>
    <w:rsid w:val="00BF4A28"/>
    <w:rsid w:val="00BF5D72"/>
    <w:rsid w:val="00BF5E87"/>
    <w:rsid w:val="00BF6F72"/>
    <w:rsid w:val="00BF7516"/>
    <w:rsid w:val="00C00BD7"/>
    <w:rsid w:val="00C01046"/>
    <w:rsid w:val="00C0213C"/>
    <w:rsid w:val="00C0215F"/>
    <w:rsid w:val="00C02C61"/>
    <w:rsid w:val="00C04432"/>
    <w:rsid w:val="00C05002"/>
    <w:rsid w:val="00C05214"/>
    <w:rsid w:val="00C05AA9"/>
    <w:rsid w:val="00C07541"/>
    <w:rsid w:val="00C0759E"/>
    <w:rsid w:val="00C07AE2"/>
    <w:rsid w:val="00C11E51"/>
    <w:rsid w:val="00C12984"/>
    <w:rsid w:val="00C12BC9"/>
    <w:rsid w:val="00C13E13"/>
    <w:rsid w:val="00C14282"/>
    <w:rsid w:val="00C14D89"/>
    <w:rsid w:val="00C15029"/>
    <w:rsid w:val="00C15D72"/>
    <w:rsid w:val="00C1727A"/>
    <w:rsid w:val="00C20662"/>
    <w:rsid w:val="00C20697"/>
    <w:rsid w:val="00C210C3"/>
    <w:rsid w:val="00C223E5"/>
    <w:rsid w:val="00C234FA"/>
    <w:rsid w:val="00C24A2D"/>
    <w:rsid w:val="00C24BDA"/>
    <w:rsid w:val="00C24D47"/>
    <w:rsid w:val="00C25590"/>
    <w:rsid w:val="00C25D00"/>
    <w:rsid w:val="00C26185"/>
    <w:rsid w:val="00C26950"/>
    <w:rsid w:val="00C30FBE"/>
    <w:rsid w:val="00C33730"/>
    <w:rsid w:val="00C33B45"/>
    <w:rsid w:val="00C341F3"/>
    <w:rsid w:val="00C35487"/>
    <w:rsid w:val="00C358B5"/>
    <w:rsid w:val="00C359C9"/>
    <w:rsid w:val="00C35AB6"/>
    <w:rsid w:val="00C35D12"/>
    <w:rsid w:val="00C35DC6"/>
    <w:rsid w:val="00C366C6"/>
    <w:rsid w:val="00C36FA5"/>
    <w:rsid w:val="00C40764"/>
    <w:rsid w:val="00C40834"/>
    <w:rsid w:val="00C40A9D"/>
    <w:rsid w:val="00C40B7E"/>
    <w:rsid w:val="00C411E8"/>
    <w:rsid w:val="00C41306"/>
    <w:rsid w:val="00C41F83"/>
    <w:rsid w:val="00C425D3"/>
    <w:rsid w:val="00C42AB5"/>
    <w:rsid w:val="00C42CEC"/>
    <w:rsid w:val="00C44845"/>
    <w:rsid w:val="00C45CF4"/>
    <w:rsid w:val="00C479EE"/>
    <w:rsid w:val="00C47B91"/>
    <w:rsid w:val="00C5057B"/>
    <w:rsid w:val="00C5075C"/>
    <w:rsid w:val="00C52A8B"/>
    <w:rsid w:val="00C55271"/>
    <w:rsid w:val="00C5549B"/>
    <w:rsid w:val="00C55AAB"/>
    <w:rsid w:val="00C57CC0"/>
    <w:rsid w:val="00C62DDE"/>
    <w:rsid w:val="00C6450B"/>
    <w:rsid w:val="00C645E3"/>
    <w:rsid w:val="00C651D5"/>
    <w:rsid w:val="00C653F0"/>
    <w:rsid w:val="00C65E51"/>
    <w:rsid w:val="00C6707A"/>
    <w:rsid w:val="00C671EB"/>
    <w:rsid w:val="00C67615"/>
    <w:rsid w:val="00C67FDD"/>
    <w:rsid w:val="00C70403"/>
    <w:rsid w:val="00C707A7"/>
    <w:rsid w:val="00C70E0C"/>
    <w:rsid w:val="00C71D2F"/>
    <w:rsid w:val="00C7207C"/>
    <w:rsid w:val="00C723C7"/>
    <w:rsid w:val="00C73085"/>
    <w:rsid w:val="00C746E8"/>
    <w:rsid w:val="00C75B69"/>
    <w:rsid w:val="00C80175"/>
    <w:rsid w:val="00C8078F"/>
    <w:rsid w:val="00C80C3B"/>
    <w:rsid w:val="00C8114A"/>
    <w:rsid w:val="00C811AC"/>
    <w:rsid w:val="00C81442"/>
    <w:rsid w:val="00C8170B"/>
    <w:rsid w:val="00C83133"/>
    <w:rsid w:val="00C83B12"/>
    <w:rsid w:val="00C83E10"/>
    <w:rsid w:val="00C8442D"/>
    <w:rsid w:val="00C8628F"/>
    <w:rsid w:val="00C86EAD"/>
    <w:rsid w:val="00C86EC9"/>
    <w:rsid w:val="00C90DC6"/>
    <w:rsid w:val="00C91038"/>
    <w:rsid w:val="00C9226B"/>
    <w:rsid w:val="00C92BB3"/>
    <w:rsid w:val="00C92CE5"/>
    <w:rsid w:val="00C92F31"/>
    <w:rsid w:val="00C94EBC"/>
    <w:rsid w:val="00C95880"/>
    <w:rsid w:val="00C95D35"/>
    <w:rsid w:val="00C96385"/>
    <w:rsid w:val="00C96632"/>
    <w:rsid w:val="00C96C64"/>
    <w:rsid w:val="00C9764F"/>
    <w:rsid w:val="00CA1BE8"/>
    <w:rsid w:val="00CA221E"/>
    <w:rsid w:val="00CA2CF3"/>
    <w:rsid w:val="00CA368C"/>
    <w:rsid w:val="00CA3885"/>
    <w:rsid w:val="00CA3D39"/>
    <w:rsid w:val="00CA50BA"/>
    <w:rsid w:val="00CA59E9"/>
    <w:rsid w:val="00CA6832"/>
    <w:rsid w:val="00CA6A99"/>
    <w:rsid w:val="00CA7648"/>
    <w:rsid w:val="00CB0B63"/>
    <w:rsid w:val="00CB0E59"/>
    <w:rsid w:val="00CB10CE"/>
    <w:rsid w:val="00CB1B4B"/>
    <w:rsid w:val="00CB2AAE"/>
    <w:rsid w:val="00CB2E82"/>
    <w:rsid w:val="00CB36E2"/>
    <w:rsid w:val="00CB6735"/>
    <w:rsid w:val="00CB7B90"/>
    <w:rsid w:val="00CB7BA0"/>
    <w:rsid w:val="00CC069A"/>
    <w:rsid w:val="00CC229A"/>
    <w:rsid w:val="00CC2913"/>
    <w:rsid w:val="00CC2ECA"/>
    <w:rsid w:val="00CC2FD1"/>
    <w:rsid w:val="00CC30F5"/>
    <w:rsid w:val="00CC3A1A"/>
    <w:rsid w:val="00CC4A8E"/>
    <w:rsid w:val="00CC567A"/>
    <w:rsid w:val="00CC700A"/>
    <w:rsid w:val="00CD2EEA"/>
    <w:rsid w:val="00CD31AA"/>
    <w:rsid w:val="00CD44B5"/>
    <w:rsid w:val="00CD4C45"/>
    <w:rsid w:val="00CD5510"/>
    <w:rsid w:val="00CD5C34"/>
    <w:rsid w:val="00CE3005"/>
    <w:rsid w:val="00CE3962"/>
    <w:rsid w:val="00CE6276"/>
    <w:rsid w:val="00CE63EF"/>
    <w:rsid w:val="00CE7642"/>
    <w:rsid w:val="00CF24E5"/>
    <w:rsid w:val="00CF2F6C"/>
    <w:rsid w:val="00CF47AC"/>
    <w:rsid w:val="00CF47C3"/>
    <w:rsid w:val="00CF567B"/>
    <w:rsid w:val="00CF625F"/>
    <w:rsid w:val="00CF67CF"/>
    <w:rsid w:val="00CF69A8"/>
    <w:rsid w:val="00CF7647"/>
    <w:rsid w:val="00CF7E69"/>
    <w:rsid w:val="00D003DB"/>
    <w:rsid w:val="00D007D5"/>
    <w:rsid w:val="00D00B00"/>
    <w:rsid w:val="00D00B3B"/>
    <w:rsid w:val="00D00CA2"/>
    <w:rsid w:val="00D00D66"/>
    <w:rsid w:val="00D010E8"/>
    <w:rsid w:val="00D01A8B"/>
    <w:rsid w:val="00D01BD4"/>
    <w:rsid w:val="00D01F13"/>
    <w:rsid w:val="00D03366"/>
    <w:rsid w:val="00D03776"/>
    <w:rsid w:val="00D037CA"/>
    <w:rsid w:val="00D03ADB"/>
    <w:rsid w:val="00D03EE4"/>
    <w:rsid w:val="00D041E3"/>
    <w:rsid w:val="00D0478C"/>
    <w:rsid w:val="00D0577E"/>
    <w:rsid w:val="00D0640D"/>
    <w:rsid w:val="00D06570"/>
    <w:rsid w:val="00D06601"/>
    <w:rsid w:val="00D066D7"/>
    <w:rsid w:val="00D06B10"/>
    <w:rsid w:val="00D132A3"/>
    <w:rsid w:val="00D15517"/>
    <w:rsid w:val="00D157D2"/>
    <w:rsid w:val="00D15AAE"/>
    <w:rsid w:val="00D160CD"/>
    <w:rsid w:val="00D16560"/>
    <w:rsid w:val="00D1665B"/>
    <w:rsid w:val="00D175E7"/>
    <w:rsid w:val="00D20289"/>
    <w:rsid w:val="00D2098A"/>
    <w:rsid w:val="00D20E83"/>
    <w:rsid w:val="00D221E6"/>
    <w:rsid w:val="00D222BD"/>
    <w:rsid w:val="00D22841"/>
    <w:rsid w:val="00D22E36"/>
    <w:rsid w:val="00D242AC"/>
    <w:rsid w:val="00D248DF"/>
    <w:rsid w:val="00D2502A"/>
    <w:rsid w:val="00D26106"/>
    <w:rsid w:val="00D264F3"/>
    <w:rsid w:val="00D308A3"/>
    <w:rsid w:val="00D30EAA"/>
    <w:rsid w:val="00D340B0"/>
    <w:rsid w:val="00D346FD"/>
    <w:rsid w:val="00D35863"/>
    <w:rsid w:val="00D36489"/>
    <w:rsid w:val="00D4125F"/>
    <w:rsid w:val="00D42686"/>
    <w:rsid w:val="00D42D4C"/>
    <w:rsid w:val="00D42E01"/>
    <w:rsid w:val="00D42F1D"/>
    <w:rsid w:val="00D43C14"/>
    <w:rsid w:val="00D45005"/>
    <w:rsid w:val="00D452BD"/>
    <w:rsid w:val="00D45471"/>
    <w:rsid w:val="00D457AF"/>
    <w:rsid w:val="00D46514"/>
    <w:rsid w:val="00D46607"/>
    <w:rsid w:val="00D46BF1"/>
    <w:rsid w:val="00D508B8"/>
    <w:rsid w:val="00D51810"/>
    <w:rsid w:val="00D51BB2"/>
    <w:rsid w:val="00D51CF3"/>
    <w:rsid w:val="00D53469"/>
    <w:rsid w:val="00D54977"/>
    <w:rsid w:val="00D54B91"/>
    <w:rsid w:val="00D54DA9"/>
    <w:rsid w:val="00D552C3"/>
    <w:rsid w:val="00D55C52"/>
    <w:rsid w:val="00D6094B"/>
    <w:rsid w:val="00D61442"/>
    <w:rsid w:val="00D6178D"/>
    <w:rsid w:val="00D61DB0"/>
    <w:rsid w:val="00D61E69"/>
    <w:rsid w:val="00D626E9"/>
    <w:rsid w:val="00D62CF3"/>
    <w:rsid w:val="00D62DBA"/>
    <w:rsid w:val="00D62ED0"/>
    <w:rsid w:val="00D641DE"/>
    <w:rsid w:val="00D646E5"/>
    <w:rsid w:val="00D65B80"/>
    <w:rsid w:val="00D65F37"/>
    <w:rsid w:val="00D675CE"/>
    <w:rsid w:val="00D70DAE"/>
    <w:rsid w:val="00D72898"/>
    <w:rsid w:val="00D7289D"/>
    <w:rsid w:val="00D72E49"/>
    <w:rsid w:val="00D76AC0"/>
    <w:rsid w:val="00D80A80"/>
    <w:rsid w:val="00D80F25"/>
    <w:rsid w:val="00D821E8"/>
    <w:rsid w:val="00D84BDA"/>
    <w:rsid w:val="00D869B9"/>
    <w:rsid w:val="00D86DAC"/>
    <w:rsid w:val="00D87F01"/>
    <w:rsid w:val="00D90F39"/>
    <w:rsid w:val="00D916A0"/>
    <w:rsid w:val="00D931B5"/>
    <w:rsid w:val="00D9386C"/>
    <w:rsid w:val="00D947BA"/>
    <w:rsid w:val="00D95029"/>
    <w:rsid w:val="00D953AD"/>
    <w:rsid w:val="00D95C2B"/>
    <w:rsid w:val="00DA04A0"/>
    <w:rsid w:val="00DA04F4"/>
    <w:rsid w:val="00DA0B4F"/>
    <w:rsid w:val="00DA1CDD"/>
    <w:rsid w:val="00DA210A"/>
    <w:rsid w:val="00DA2FA1"/>
    <w:rsid w:val="00DA3C76"/>
    <w:rsid w:val="00DA3CC2"/>
    <w:rsid w:val="00DA476D"/>
    <w:rsid w:val="00DA6D8E"/>
    <w:rsid w:val="00DA713C"/>
    <w:rsid w:val="00DA73A0"/>
    <w:rsid w:val="00DB0A63"/>
    <w:rsid w:val="00DB0FFB"/>
    <w:rsid w:val="00DB1AD1"/>
    <w:rsid w:val="00DB26DA"/>
    <w:rsid w:val="00DB273E"/>
    <w:rsid w:val="00DB3385"/>
    <w:rsid w:val="00DB39E5"/>
    <w:rsid w:val="00DB4874"/>
    <w:rsid w:val="00DB4D34"/>
    <w:rsid w:val="00DB4FDD"/>
    <w:rsid w:val="00DB5607"/>
    <w:rsid w:val="00DB73A0"/>
    <w:rsid w:val="00DB7420"/>
    <w:rsid w:val="00DB7563"/>
    <w:rsid w:val="00DC00EB"/>
    <w:rsid w:val="00DC1434"/>
    <w:rsid w:val="00DC177E"/>
    <w:rsid w:val="00DC1B53"/>
    <w:rsid w:val="00DC1D84"/>
    <w:rsid w:val="00DC1FAF"/>
    <w:rsid w:val="00DC24BE"/>
    <w:rsid w:val="00DC27FF"/>
    <w:rsid w:val="00DC2E9F"/>
    <w:rsid w:val="00DC32F9"/>
    <w:rsid w:val="00DC3D28"/>
    <w:rsid w:val="00DC4331"/>
    <w:rsid w:val="00DC4A5B"/>
    <w:rsid w:val="00DC5B50"/>
    <w:rsid w:val="00DC7095"/>
    <w:rsid w:val="00DC7A81"/>
    <w:rsid w:val="00DD1000"/>
    <w:rsid w:val="00DD1F83"/>
    <w:rsid w:val="00DD21FF"/>
    <w:rsid w:val="00DD27AC"/>
    <w:rsid w:val="00DD3AE0"/>
    <w:rsid w:val="00DD411B"/>
    <w:rsid w:val="00DD44E4"/>
    <w:rsid w:val="00DD5CD7"/>
    <w:rsid w:val="00DD6524"/>
    <w:rsid w:val="00DD67CE"/>
    <w:rsid w:val="00DD6C01"/>
    <w:rsid w:val="00DD734F"/>
    <w:rsid w:val="00DD7D74"/>
    <w:rsid w:val="00DE0DC2"/>
    <w:rsid w:val="00DE1F78"/>
    <w:rsid w:val="00DE2CAC"/>
    <w:rsid w:val="00DE2FB4"/>
    <w:rsid w:val="00DE3EA3"/>
    <w:rsid w:val="00DE51DA"/>
    <w:rsid w:val="00DF0565"/>
    <w:rsid w:val="00DF1313"/>
    <w:rsid w:val="00DF192D"/>
    <w:rsid w:val="00DF1F13"/>
    <w:rsid w:val="00DF24DA"/>
    <w:rsid w:val="00DF3607"/>
    <w:rsid w:val="00DF392F"/>
    <w:rsid w:val="00DF5484"/>
    <w:rsid w:val="00DF639B"/>
    <w:rsid w:val="00DF641F"/>
    <w:rsid w:val="00DF7103"/>
    <w:rsid w:val="00DF74A6"/>
    <w:rsid w:val="00DF7CE6"/>
    <w:rsid w:val="00DF7ECF"/>
    <w:rsid w:val="00E0007B"/>
    <w:rsid w:val="00E01D91"/>
    <w:rsid w:val="00E027BF"/>
    <w:rsid w:val="00E041AC"/>
    <w:rsid w:val="00E05369"/>
    <w:rsid w:val="00E0646E"/>
    <w:rsid w:val="00E078E6"/>
    <w:rsid w:val="00E079C1"/>
    <w:rsid w:val="00E10049"/>
    <w:rsid w:val="00E123EA"/>
    <w:rsid w:val="00E12B6A"/>
    <w:rsid w:val="00E137BB"/>
    <w:rsid w:val="00E137E0"/>
    <w:rsid w:val="00E15824"/>
    <w:rsid w:val="00E15E79"/>
    <w:rsid w:val="00E162AC"/>
    <w:rsid w:val="00E17321"/>
    <w:rsid w:val="00E20577"/>
    <w:rsid w:val="00E20EEA"/>
    <w:rsid w:val="00E21370"/>
    <w:rsid w:val="00E246F9"/>
    <w:rsid w:val="00E24EDD"/>
    <w:rsid w:val="00E254C5"/>
    <w:rsid w:val="00E25DFE"/>
    <w:rsid w:val="00E26057"/>
    <w:rsid w:val="00E263F8"/>
    <w:rsid w:val="00E267A0"/>
    <w:rsid w:val="00E26812"/>
    <w:rsid w:val="00E271E7"/>
    <w:rsid w:val="00E30D2F"/>
    <w:rsid w:val="00E31050"/>
    <w:rsid w:val="00E317CE"/>
    <w:rsid w:val="00E31F2D"/>
    <w:rsid w:val="00E32097"/>
    <w:rsid w:val="00E3415E"/>
    <w:rsid w:val="00E34D76"/>
    <w:rsid w:val="00E353AB"/>
    <w:rsid w:val="00E35521"/>
    <w:rsid w:val="00E372C1"/>
    <w:rsid w:val="00E4013D"/>
    <w:rsid w:val="00E40993"/>
    <w:rsid w:val="00E40A38"/>
    <w:rsid w:val="00E40D28"/>
    <w:rsid w:val="00E40F87"/>
    <w:rsid w:val="00E4105E"/>
    <w:rsid w:val="00E4136C"/>
    <w:rsid w:val="00E413D3"/>
    <w:rsid w:val="00E41452"/>
    <w:rsid w:val="00E42532"/>
    <w:rsid w:val="00E4312B"/>
    <w:rsid w:val="00E437D0"/>
    <w:rsid w:val="00E43A6E"/>
    <w:rsid w:val="00E45DD6"/>
    <w:rsid w:val="00E45DDC"/>
    <w:rsid w:val="00E464B2"/>
    <w:rsid w:val="00E46C0A"/>
    <w:rsid w:val="00E47630"/>
    <w:rsid w:val="00E47DC0"/>
    <w:rsid w:val="00E50F16"/>
    <w:rsid w:val="00E5224A"/>
    <w:rsid w:val="00E53BBE"/>
    <w:rsid w:val="00E54EEF"/>
    <w:rsid w:val="00E56798"/>
    <w:rsid w:val="00E57738"/>
    <w:rsid w:val="00E606B3"/>
    <w:rsid w:val="00E61E10"/>
    <w:rsid w:val="00E629B5"/>
    <w:rsid w:val="00E62E7C"/>
    <w:rsid w:val="00E63237"/>
    <w:rsid w:val="00E6341E"/>
    <w:rsid w:val="00E63422"/>
    <w:rsid w:val="00E64F8B"/>
    <w:rsid w:val="00E65809"/>
    <w:rsid w:val="00E6638B"/>
    <w:rsid w:val="00E666D7"/>
    <w:rsid w:val="00E666E7"/>
    <w:rsid w:val="00E66A51"/>
    <w:rsid w:val="00E70249"/>
    <w:rsid w:val="00E72B42"/>
    <w:rsid w:val="00E74410"/>
    <w:rsid w:val="00E74D83"/>
    <w:rsid w:val="00E74ECD"/>
    <w:rsid w:val="00E769E0"/>
    <w:rsid w:val="00E776D7"/>
    <w:rsid w:val="00E77736"/>
    <w:rsid w:val="00E8072B"/>
    <w:rsid w:val="00E80D70"/>
    <w:rsid w:val="00E81E50"/>
    <w:rsid w:val="00E82AE3"/>
    <w:rsid w:val="00E82B16"/>
    <w:rsid w:val="00E82F10"/>
    <w:rsid w:val="00E82F94"/>
    <w:rsid w:val="00E84CBA"/>
    <w:rsid w:val="00E8613E"/>
    <w:rsid w:val="00E869AD"/>
    <w:rsid w:val="00E91A2B"/>
    <w:rsid w:val="00E92755"/>
    <w:rsid w:val="00E9303C"/>
    <w:rsid w:val="00E94299"/>
    <w:rsid w:val="00E94431"/>
    <w:rsid w:val="00E9457E"/>
    <w:rsid w:val="00E947D0"/>
    <w:rsid w:val="00E95822"/>
    <w:rsid w:val="00E95F46"/>
    <w:rsid w:val="00E9614B"/>
    <w:rsid w:val="00E96634"/>
    <w:rsid w:val="00E96A00"/>
    <w:rsid w:val="00EA1988"/>
    <w:rsid w:val="00EA1E00"/>
    <w:rsid w:val="00EA27B1"/>
    <w:rsid w:val="00EA29AD"/>
    <w:rsid w:val="00EA375D"/>
    <w:rsid w:val="00EA3B80"/>
    <w:rsid w:val="00EA517B"/>
    <w:rsid w:val="00EA6680"/>
    <w:rsid w:val="00EA7BA6"/>
    <w:rsid w:val="00EB1003"/>
    <w:rsid w:val="00EB19A2"/>
    <w:rsid w:val="00EB19D0"/>
    <w:rsid w:val="00EB36DF"/>
    <w:rsid w:val="00EB4CAB"/>
    <w:rsid w:val="00EB505B"/>
    <w:rsid w:val="00EB6370"/>
    <w:rsid w:val="00EB6E3C"/>
    <w:rsid w:val="00EC035A"/>
    <w:rsid w:val="00EC0C95"/>
    <w:rsid w:val="00EC1947"/>
    <w:rsid w:val="00EC22BA"/>
    <w:rsid w:val="00EC2664"/>
    <w:rsid w:val="00EC2D66"/>
    <w:rsid w:val="00EC3573"/>
    <w:rsid w:val="00EC3E02"/>
    <w:rsid w:val="00EC6890"/>
    <w:rsid w:val="00EC72DD"/>
    <w:rsid w:val="00EC75D0"/>
    <w:rsid w:val="00ED0157"/>
    <w:rsid w:val="00ED1929"/>
    <w:rsid w:val="00ED1AD3"/>
    <w:rsid w:val="00ED2D8D"/>
    <w:rsid w:val="00ED3406"/>
    <w:rsid w:val="00ED3E9F"/>
    <w:rsid w:val="00ED3ED0"/>
    <w:rsid w:val="00ED4DED"/>
    <w:rsid w:val="00ED530B"/>
    <w:rsid w:val="00ED56E9"/>
    <w:rsid w:val="00ED75CA"/>
    <w:rsid w:val="00ED7945"/>
    <w:rsid w:val="00ED7F27"/>
    <w:rsid w:val="00EE002E"/>
    <w:rsid w:val="00EE059D"/>
    <w:rsid w:val="00EE1D00"/>
    <w:rsid w:val="00EE2659"/>
    <w:rsid w:val="00EE2E0B"/>
    <w:rsid w:val="00EE3112"/>
    <w:rsid w:val="00EE3B2F"/>
    <w:rsid w:val="00EE576B"/>
    <w:rsid w:val="00EE66F0"/>
    <w:rsid w:val="00EE6D9D"/>
    <w:rsid w:val="00EE754E"/>
    <w:rsid w:val="00EE790C"/>
    <w:rsid w:val="00EF03E9"/>
    <w:rsid w:val="00EF14AA"/>
    <w:rsid w:val="00EF3F68"/>
    <w:rsid w:val="00EF4181"/>
    <w:rsid w:val="00EF4F4A"/>
    <w:rsid w:val="00EF64C5"/>
    <w:rsid w:val="00EF6C23"/>
    <w:rsid w:val="00EF6E74"/>
    <w:rsid w:val="00EF6F21"/>
    <w:rsid w:val="00F000BA"/>
    <w:rsid w:val="00F00BA2"/>
    <w:rsid w:val="00F00EB3"/>
    <w:rsid w:val="00F01110"/>
    <w:rsid w:val="00F02004"/>
    <w:rsid w:val="00F039B9"/>
    <w:rsid w:val="00F03BDC"/>
    <w:rsid w:val="00F052E5"/>
    <w:rsid w:val="00F11D27"/>
    <w:rsid w:val="00F11D5C"/>
    <w:rsid w:val="00F11E4A"/>
    <w:rsid w:val="00F12430"/>
    <w:rsid w:val="00F12AD0"/>
    <w:rsid w:val="00F12D5B"/>
    <w:rsid w:val="00F14AB9"/>
    <w:rsid w:val="00F15ECE"/>
    <w:rsid w:val="00F16738"/>
    <w:rsid w:val="00F212EB"/>
    <w:rsid w:val="00F2166C"/>
    <w:rsid w:val="00F21A42"/>
    <w:rsid w:val="00F25393"/>
    <w:rsid w:val="00F26C10"/>
    <w:rsid w:val="00F270B9"/>
    <w:rsid w:val="00F27356"/>
    <w:rsid w:val="00F31A9E"/>
    <w:rsid w:val="00F31B54"/>
    <w:rsid w:val="00F31E66"/>
    <w:rsid w:val="00F3285E"/>
    <w:rsid w:val="00F34128"/>
    <w:rsid w:val="00F34ABA"/>
    <w:rsid w:val="00F3502A"/>
    <w:rsid w:val="00F35F05"/>
    <w:rsid w:val="00F362E3"/>
    <w:rsid w:val="00F37391"/>
    <w:rsid w:val="00F3778B"/>
    <w:rsid w:val="00F37B15"/>
    <w:rsid w:val="00F401B1"/>
    <w:rsid w:val="00F40388"/>
    <w:rsid w:val="00F4105E"/>
    <w:rsid w:val="00F42931"/>
    <w:rsid w:val="00F43D21"/>
    <w:rsid w:val="00F44FEA"/>
    <w:rsid w:val="00F46AF4"/>
    <w:rsid w:val="00F4717C"/>
    <w:rsid w:val="00F47346"/>
    <w:rsid w:val="00F5062A"/>
    <w:rsid w:val="00F52104"/>
    <w:rsid w:val="00F52787"/>
    <w:rsid w:val="00F55277"/>
    <w:rsid w:val="00F5574E"/>
    <w:rsid w:val="00F56941"/>
    <w:rsid w:val="00F57CDC"/>
    <w:rsid w:val="00F615E5"/>
    <w:rsid w:val="00F617B4"/>
    <w:rsid w:val="00F6243F"/>
    <w:rsid w:val="00F63F09"/>
    <w:rsid w:val="00F64FA2"/>
    <w:rsid w:val="00F667F9"/>
    <w:rsid w:val="00F672A7"/>
    <w:rsid w:val="00F7045C"/>
    <w:rsid w:val="00F71147"/>
    <w:rsid w:val="00F72023"/>
    <w:rsid w:val="00F73229"/>
    <w:rsid w:val="00F740A8"/>
    <w:rsid w:val="00F7468A"/>
    <w:rsid w:val="00F74C2C"/>
    <w:rsid w:val="00F7517E"/>
    <w:rsid w:val="00F75463"/>
    <w:rsid w:val="00F81334"/>
    <w:rsid w:val="00F82970"/>
    <w:rsid w:val="00F82BAA"/>
    <w:rsid w:val="00F82D40"/>
    <w:rsid w:val="00F832E9"/>
    <w:rsid w:val="00F8352B"/>
    <w:rsid w:val="00F8359E"/>
    <w:rsid w:val="00F85DDC"/>
    <w:rsid w:val="00F9018D"/>
    <w:rsid w:val="00F90222"/>
    <w:rsid w:val="00F908E3"/>
    <w:rsid w:val="00F915A4"/>
    <w:rsid w:val="00F92735"/>
    <w:rsid w:val="00F934D7"/>
    <w:rsid w:val="00F93B27"/>
    <w:rsid w:val="00F949D3"/>
    <w:rsid w:val="00F97F0A"/>
    <w:rsid w:val="00FA1352"/>
    <w:rsid w:val="00FA1653"/>
    <w:rsid w:val="00FA2506"/>
    <w:rsid w:val="00FA28AA"/>
    <w:rsid w:val="00FA292E"/>
    <w:rsid w:val="00FA2A5A"/>
    <w:rsid w:val="00FA3444"/>
    <w:rsid w:val="00FA3DFA"/>
    <w:rsid w:val="00FA76F8"/>
    <w:rsid w:val="00FB009A"/>
    <w:rsid w:val="00FB0349"/>
    <w:rsid w:val="00FB16A2"/>
    <w:rsid w:val="00FB2577"/>
    <w:rsid w:val="00FB341A"/>
    <w:rsid w:val="00FB5BEE"/>
    <w:rsid w:val="00FB66E7"/>
    <w:rsid w:val="00FB6D90"/>
    <w:rsid w:val="00FB75DC"/>
    <w:rsid w:val="00FB75FF"/>
    <w:rsid w:val="00FC0012"/>
    <w:rsid w:val="00FC0174"/>
    <w:rsid w:val="00FC0625"/>
    <w:rsid w:val="00FC1D86"/>
    <w:rsid w:val="00FC364F"/>
    <w:rsid w:val="00FC4134"/>
    <w:rsid w:val="00FC431B"/>
    <w:rsid w:val="00FC53E4"/>
    <w:rsid w:val="00FC652E"/>
    <w:rsid w:val="00FC69D9"/>
    <w:rsid w:val="00FC6FFA"/>
    <w:rsid w:val="00FC743C"/>
    <w:rsid w:val="00FD1368"/>
    <w:rsid w:val="00FD207D"/>
    <w:rsid w:val="00FD26B0"/>
    <w:rsid w:val="00FD28A7"/>
    <w:rsid w:val="00FD2F6E"/>
    <w:rsid w:val="00FD3B9F"/>
    <w:rsid w:val="00FD66EF"/>
    <w:rsid w:val="00FD7EED"/>
    <w:rsid w:val="00FE0214"/>
    <w:rsid w:val="00FE0592"/>
    <w:rsid w:val="00FE0B3D"/>
    <w:rsid w:val="00FE0C74"/>
    <w:rsid w:val="00FE127F"/>
    <w:rsid w:val="00FE2717"/>
    <w:rsid w:val="00FE2811"/>
    <w:rsid w:val="00FE2BE1"/>
    <w:rsid w:val="00FE2E32"/>
    <w:rsid w:val="00FE3A2C"/>
    <w:rsid w:val="00FE55C2"/>
    <w:rsid w:val="00FF0D0E"/>
    <w:rsid w:val="00FF1714"/>
    <w:rsid w:val="00FF182E"/>
    <w:rsid w:val="00FF2556"/>
    <w:rsid w:val="00FF2ED3"/>
    <w:rsid w:val="00FF394D"/>
    <w:rsid w:val="00FF4896"/>
    <w:rsid w:val="00FF52E6"/>
    <w:rsid w:val="00FF5635"/>
    <w:rsid w:val="00FF617B"/>
    <w:rsid w:val="00FF6D51"/>
    <w:rsid w:val="00FF7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0ED4D2"/>
  <w15:chartTrackingRefBased/>
  <w15:docId w15:val="{FAA55965-F03C-42B6-AC79-FB925736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2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B07F4"/>
    <w:pPr>
      <w:keepNext/>
      <w:keepLines/>
      <w:spacing w:before="360" w:after="80"/>
      <w:outlineLvl w:val="0"/>
    </w:pPr>
    <w:rPr>
      <w:rFonts w:ascii="Sylfaen" w:eastAsiaTheme="majorEastAsia" w:hAnsi="Sylfaen" w:cstheme="majorBidi"/>
      <w:color w:val="000000" w:themeColor="text1"/>
      <w:szCs w:val="40"/>
    </w:rPr>
  </w:style>
  <w:style w:type="paragraph" w:styleId="Heading2">
    <w:name w:val="heading 2"/>
    <w:basedOn w:val="Normal"/>
    <w:next w:val="Normal"/>
    <w:link w:val="Heading2Char"/>
    <w:uiPriority w:val="9"/>
    <w:unhideWhenUsed/>
    <w:qFormat/>
    <w:rsid w:val="006B07F4"/>
    <w:pPr>
      <w:keepNext/>
      <w:keepLines/>
      <w:spacing w:before="160" w:after="80"/>
      <w:outlineLvl w:val="1"/>
    </w:pPr>
    <w:rPr>
      <w:rFonts w:ascii="Sylfaen" w:eastAsiaTheme="majorEastAsia" w:hAnsi="Sylfaen" w:cstheme="majorBidi"/>
      <w:color w:val="000000" w:themeColor="text1"/>
      <w:szCs w:val="32"/>
    </w:rPr>
  </w:style>
  <w:style w:type="paragraph" w:styleId="Heading3">
    <w:name w:val="heading 3"/>
    <w:basedOn w:val="Normal"/>
    <w:next w:val="Normal"/>
    <w:link w:val="Heading3Char"/>
    <w:uiPriority w:val="9"/>
    <w:unhideWhenUsed/>
    <w:qFormat/>
    <w:rsid w:val="0056391D"/>
    <w:pPr>
      <w:keepNext/>
      <w:keepLines/>
      <w:spacing w:before="160" w:after="80"/>
      <w:outlineLvl w:val="2"/>
    </w:pPr>
    <w:rPr>
      <w:rFonts w:ascii="Sylfaen" w:eastAsiaTheme="majorEastAsia" w:hAnsi="Sylfaen" w:cstheme="majorBidi"/>
      <w:color w:val="000000" w:themeColor="text1"/>
      <w:szCs w:val="28"/>
    </w:rPr>
  </w:style>
  <w:style w:type="paragraph" w:styleId="Heading4">
    <w:name w:val="heading 4"/>
    <w:basedOn w:val="Normal"/>
    <w:next w:val="Normal"/>
    <w:link w:val="Heading4Char"/>
    <w:uiPriority w:val="9"/>
    <w:unhideWhenUsed/>
    <w:qFormat/>
    <w:rsid w:val="00EA1E0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A1E0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1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E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E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E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7F4"/>
    <w:rPr>
      <w:rFonts w:ascii="Sylfaen" w:eastAsiaTheme="majorEastAsia" w:hAnsi="Sylfaen" w:cstheme="majorBidi"/>
      <w:color w:val="000000" w:themeColor="text1"/>
      <w:kern w:val="0"/>
      <w:szCs w:val="40"/>
      <w14:ligatures w14:val="none"/>
    </w:rPr>
  </w:style>
  <w:style w:type="character" w:customStyle="1" w:styleId="Heading2Char">
    <w:name w:val="Heading 2 Char"/>
    <w:basedOn w:val="DefaultParagraphFont"/>
    <w:link w:val="Heading2"/>
    <w:uiPriority w:val="9"/>
    <w:rsid w:val="006B07F4"/>
    <w:rPr>
      <w:rFonts w:ascii="Sylfaen" w:eastAsiaTheme="majorEastAsia" w:hAnsi="Sylfaen" w:cstheme="majorBidi"/>
      <w:color w:val="000000" w:themeColor="text1"/>
      <w:kern w:val="0"/>
      <w:szCs w:val="32"/>
      <w14:ligatures w14:val="none"/>
    </w:rPr>
  </w:style>
  <w:style w:type="character" w:customStyle="1" w:styleId="Heading3Char">
    <w:name w:val="Heading 3 Char"/>
    <w:basedOn w:val="DefaultParagraphFont"/>
    <w:link w:val="Heading3"/>
    <w:uiPriority w:val="9"/>
    <w:rsid w:val="0056391D"/>
    <w:rPr>
      <w:rFonts w:ascii="Sylfaen" w:eastAsiaTheme="majorEastAsia" w:hAnsi="Sylfaen" w:cstheme="majorBidi"/>
      <w:color w:val="000000" w:themeColor="text1"/>
      <w:kern w:val="0"/>
      <w:szCs w:val="28"/>
      <w14:ligatures w14:val="none"/>
    </w:rPr>
  </w:style>
  <w:style w:type="character" w:customStyle="1" w:styleId="Heading4Char">
    <w:name w:val="Heading 4 Char"/>
    <w:basedOn w:val="DefaultParagraphFont"/>
    <w:link w:val="Heading4"/>
    <w:uiPriority w:val="9"/>
    <w:rsid w:val="00EA1E0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A1E0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1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E00"/>
    <w:rPr>
      <w:rFonts w:eastAsiaTheme="majorEastAsia" w:cstheme="majorBidi"/>
      <w:color w:val="272727" w:themeColor="text1" w:themeTint="D8"/>
    </w:rPr>
  </w:style>
  <w:style w:type="paragraph" w:styleId="Title">
    <w:name w:val="Title"/>
    <w:basedOn w:val="Normal"/>
    <w:next w:val="Normal"/>
    <w:link w:val="TitleChar"/>
    <w:uiPriority w:val="10"/>
    <w:qFormat/>
    <w:rsid w:val="00EA1E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E00"/>
    <w:pPr>
      <w:spacing w:before="160"/>
      <w:jc w:val="center"/>
    </w:pPr>
    <w:rPr>
      <w:i/>
      <w:iCs/>
      <w:color w:val="404040" w:themeColor="text1" w:themeTint="BF"/>
    </w:rPr>
  </w:style>
  <w:style w:type="character" w:customStyle="1" w:styleId="QuoteChar">
    <w:name w:val="Quote Char"/>
    <w:basedOn w:val="DefaultParagraphFont"/>
    <w:link w:val="Quote"/>
    <w:uiPriority w:val="29"/>
    <w:rsid w:val="00EA1E00"/>
    <w:rPr>
      <w:i/>
      <w:iCs/>
      <w:color w:val="404040" w:themeColor="text1" w:themeTint="BF"/>
    </w:rPr>
  </w:style>
  <w:style w:type="paragraph" w:styleId="ListParagraph">
    <w:name w:val="List Paragraph"/>
    <w:basedOn w:val="Normal"/>
    <w:qFormat/>
    <w:rsid w:val="00EA1E00"/>
    <w:pPr>
      <w:ind w:left="720"/>
      <w:contextualSpacing/>
    </w:pPr>
  </w:style>
  <w:style w:type="character" w:styleId="IntenseEmphasis">
    <w:name w:val="Intense Emphasis"/>
    <w:basedOn w:val="DefaultParagraphFont"/>
    <w:uiPriority w:val="21"/>
    <w:qFormat/>
    <w:rsid w:val="00EA1E00"/>
    <w:rPr>
      <w:i/>
      <w:iCs/>
      <w:color w:val="2E74B5" w:themeColor="accent1" w:themeShade="BF"/>
    </w:rPr>
  </w:style>
  <w:style w:type="paragraph" w:styleId="IntenseQuote">
    <w:name w:val="Intense Quote"/>
    <w:basedOn w:val="Normal"/>
    <w:next w:val="Normal"/>
    <w:link w:val="IntenseQuoteChar"/>
    <w:uiPriority w:val="30"/>
    <w:qFormat/>
    <w:rsid w:val="00EA1E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1E00"/>
    <w:rPr>
      <w:i/>
      <w:iCs/>
      <w:color w:val="2E74B5" w:themeColor="accent1" w:themeShade="BF"/>
    </w:rPr>
  </w:style>
  <w:style w:type="character" w:styleId="IntenseReference">
    <w:name w:val="Intense Reference"/>
    <w:basedOn w:val="DefaultParagraphFont"/>
    <w:uiPriority w:val="32"/>
    <w:qFormat/>
    <w:rsid w:val="00EA1E00"/>
    <w:rPr>
      <w:b/>
      <w:bCs/>
      <w:smallCaps/>
      <w:color w:val="2E74B5" w:themeColor="accent1" w:themeShade="BF"/>
      <w:spacing w:val="5"/>
    </w:rPr>
  </w:style>
  <w:style w:type="character" w:styleId="PlaceholderText">
    <w:name w:val="Placeholder Text"/>
    <w:basedOn w:val="DefaultParagraphFont"/>
    <w:uiPriority w:val="99"/>
    <w:semiHidden/>
    <w:rsid w:val="00414007"/>
    <w:rPr>
      <w:color w:val="666666"/>
    </w:rPr>
  </w:style>
  <w:style w:type="table" w:styleId="TableGrid">
    <w:name w:val="Table Grid"/>
    <w:basedOn w:val="TableNormal"/>
    <w:uiPriority w:val="39"/>
    <w:rsid w:val="009F4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147EF1"/>
    <w:pPr>
      <w:ind w:firstLine="360"/>
      <w:jc w:val="both"/>
    </w:pPr>
    <w:rPr>
      <w:rFonts w:ascii="Arial LatArm" w:hAnsi="Arial LatArm" w:cs="Arial"/>
      <w:lang w:eastAsia="ru-RU"/>
    </w:rPr>
  </w:style>
  <w:style w:type="character" w:customStyle="1" w:styleId="BodyTextIndent3Char">
    <w:name w:val="Body Text Indent 3 Char"/>
    <w:basedOn w:val="DefaultParagraphFont"/>
    <w:link w:val="BodyTextIndent3"/>
    <w:rsid w:val="00147EF1"/>
    <w:rPr>
      <w:rFonts w:ascii="Arial LatArm" w:eastAsia="Times New Roman" w:hAnsi="Arial LatArm" w:cs="Arial"/>
      <w:kern w:val="0"/>
      <w:lang w:eastAsia="ru-RU"/>
      <w14:ligatures w14:val="none"/>
    </w:rPr>
  </w:style>
  <w:style w:type="paragraph" w:styleId="BodyText">
    <w:name w:val="Body Text"/>
    <w:basedOn w:val="Normal"/>
    <w:link w:val="BodyTextChar"/>
    <w:uiPriority w:val="99"/>
    <w:unhideWhenUsed/>
    <w:rsid w:val="00D45005"/>
    <w:pPr>
      <w:spacing w:after="120"/>
    </w:pPr>
  </w:style>
  <w:style w:type="character" w:customStyle="1" w:styleId="BodyTextChar">
    <w:name w:val="Body Text Char"/>
    <w:basedOn w:val="DefaultParagraphFont"/>
    <w:link w:val="BodyText"/>
    <w:uiPriority w:val="99"/>
    <w:rsid w:val="00D45005"/>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741EAD"/>
    <w:pPr>
      <w:spacing w:before="240" w:after="0" w:line="259" w:lineRule="auto"/>
      <w:outlineLvl w:val="9"/>
    </w:pPr>
    <w:rPr>
      <w:sz w:val="32"/>
      <w:szCs w:val="32"/>
    </w:rPr>
  </w:style>
  <w:style w:type="paragraph" w:styleId="TOC2">
    <w:name w:val="toc 2"/>
    <w:basedOn w:val="Normal"/>
    <w:next w:val="Normal"/>
    <w:autoRedefine/>
    <w:uiPriority w:val="39"/>
    <w:unhideWhenUsed/>
    <w:rsid w:val="00741EAD"/>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741EAD"/>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741EAD"/>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976045"/>
    <w:rPr>
      <w:color w:val="0563C1" w:themeColor="hyperlink"/>
      <w:u w:val="single"/>
    </w:rPr>
  </w:style>
  <w:style w:type="paragraph" w:styleId="Header">
    <w:name w:val="header"/>
    <w:basedOn w:val="Normal"/>
    <w:link w:val="HeaderChar"/>
    <w:uiPriority w:val="99"/>
    <w:unhideWhenUsed/>
    <w:rsid w:val="00A117AE"/>
    <w:pPr>
      <w:tabs>
        <w:tab w:val="center" w:pos="4680"/>
        <w:tab w:val="right" w:pos="9360"/>
      </w:tabs>
    </w:pPr>
  </w:style>
  <w:style w:type="character" w:customStyle="1" w:styleId="HeaderChar">
    <w:name w:val="Header Char"/>
    <w:basedOn w:val="DefaultParagraphFont"/>
    <w:link w:val="Header"/>
    <w:uiPriority w:val="99"/>
    <w:rsid w:val="00A117A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117AE"/>
    <w:pPr>
      <w:tabs>
        <w:tab w:val="center" w:pos="4680"/>
        <w:tab w:val="right" w:pos="9360"/>
      </w:tabs>
    </w:pPr>
  </w:style>
  <w:style w:type="character" w:customStyle="1" w:styleId="FooterChar">
    <w:name w:val="Footer Char"/>
    <w:basedOn w:val="DefaultParagraphFont"/>
    <w:link w:val="Footer"/>
    <w:uiPriority w:val="99"/>
    <w:rsid w:val="00A117AE"/>
    <w:rPr>
      <w:rFonts w:ascii="Times New Roman" w:eastAsia="Times New Roman" w:hAnsi="Times New Roman" w:cs="Times New Roman"/>
      <w:kern w:val="0"/>
      <w14:ligatures w14:val="none"/>
    </w:rPr>
  </w:style>
  <w:style w:type="paragraph" w:styleId="NoSpacing">
    <w:name w:val="No Spacing"/>
    <w:uiPriority w:val="1"/>
    <w:qFormat/>
    <w:rsid w:val="0098572E"/>
    <w:pPr>
      <w:spacing w:after="0"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EB505B"/>
    <w:pPr>
      <w:spacing w:before="100" w:beforeAutospacing="1" w:after="100" w:afterAutospacing="1"/>
    </w:pPr>
    <w:rPr>
      <w:lang w:val="ru-RU" w:eastAsia="ru-RU"/>
    </w:rPr>
  </w:style>
  <w:style w:type="character" w:customStyle="1" w:styleId="ng-star-inserted1">
    <w:name w:val="ng-star-inserted1"/>
    <w:basedOn w:val="DefaultParagraphFont"/>
    <w:rsid w:val="00EB505B"/>
  </w:style>
  <w:style w:type="paragraph" w:styleId="NormalWeb">
    <w:name w:val="Normal (Web)"/>
    <w:basedOn w:val="Normal"/>
    <w:uiPriority w:val="99"/>
    <w:rsid w:val="005369D6"/>
    <w:pPr>
      <w:spacing w:before="100" w:beforeAutospacing="1" w:after="119"/>
    </w:pPr>
    <w:rPr>
      <w:bCs/>
      <w:lang w:val="ru-RU" w:eastAsia="ru-RU"/>
    </w:rPr>
  </w:style>
  <w:style w:type="character" w:styleId="Strong">
    <w:name w:val="Strong"/>
    <w:basedOn w:val="DefaultParagraphFont"/>
    <w:uiPriority w:val="22"/>
    <w:qFormat/>
    <w:rsid w:val="005369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40408">
      <w:bodyDiv w:val="1"/>
      <w:marLeft w:val="0"/>
      <w:marRight w:val="0"/>
      <w:marTop w:val="0"/>
      <w:marBottom w:val="0"/>
      <w:divBdr>
        <w:top w:val="none" w:sz="0" w:space="0" w:color="auto"/>
        <w:left w:val="none" w:sz="0" w:space="0" w:color="auto"/>
        <w:bottom w:val="none" w:sz="0" w:space="0" w:color="auto"/>
        <w:right w:val="none" w:sz="0" w:space="0" w:color="auto"/>
      </w:divBdr>
    </w:div>
    <w:div w:id="95903194">
      <w:bodyDiv w:val="1"/>
      <w:marLeft w:val="0"/>
      <w:marRight w:val="0"/>
      <w:marTop w:val="0"/>
      <w:marBottom w:val="0"/>
      <w:divBdr>
        <w:top w:val="none" w:sz="0" w:space="0" w:color="auto"/>
        <w:left w:val="none" w:sz="0" w:space="0" w:color="auto"/>
        <w:bottom w:val="none" w:sz="0" w:space="0" w:color="auto"/>
        <w:right w:val="none" w:sz="0" w:space="0" w:color="auto"/>
      </w:divBdr>
    </w:div>
    <w:div w:id="119956676">
      <w:bodyDiv w:val="1"/>
      <w:marLeft w:val="0"/>
      <w:marRight w:val="0"/>
      <w:marTop w:val="0"/>
      <w:marBottom w:val="0"/>
      <w:divBdr>
        <w:top w:val="none" w:sz="0" w:space="0" w:color="auto"/>
        <w:left w:val="none" w:sz="0" w:space="0" w:color="auto"/>
        <w:bottom w:val="none" w:sz="0" w:space="0" w:color="auto"/>
        <w:right w:val="none" w:sz="0" w:space="0" w:color="auto"/>
      </w:divBdr>
    </w:div>
    <w:div w:id="202525473">
      <w:bodyDiv w:val="1"/>
      <w:marLeft w:val="0"/>
      <w:marRight w:val="0"/>
      <w:marTop w:val="0"/>
      <w:marBottom w:val="0"/>
      <w:divBdr>
        <w:top w:val="none" w:sz="0" w:space="0" w:color="auto"/>
        <w:left w:val="none" w:sz="0" w:space="0" w:color="auto"/>
        <w:bottom w:val="none" w:sz="0" w:space="0" w:color="auto"/>
        <w:right w:val="none" w:sz="0" w:space="0" w:color="auto"/>
      </w:divBdr>
    </w:div>
    <w:div w:id="377750386">
      <w:bodyDiv w:val="1"/>
      <w:marLeft w:val="0"/>
      <w:marRight w:val="0"/>
      <w:marTop w:val="0"/>
      <w:marBottom w:val="0"/>
      <w:divBdr>
        <w:top w:val="none" w:sz="0" w:space="0" w:color="auto"/>
        <w:left w:val="none" w:sz="0" w:space="0" w:color="auto"/>
        <w:bottom w:val="none" w:sz="0" w:space="0" w:color="auto"/>
        <w:right w:val="none" w:sz="0" w:space="0" w:color="auto"/>
      </w:divBdr>
    </w:div>
    <w:div w:id="589511592">
      <w:bodyDiv w:val="1"/>
      <w:marLeft w:val="0"/>
      <w:marRight w:val="0"/>
      <w:marTop w:val="0"/>
      <w:marBottom w:val="0"/>
      <w:divBdr>
        <w:top w:val="none" w:sz="0" w:space="0" w:color="auto"/>
        <w:left w:val="none" w:sz="0" w:space="0" w:color="auto"/>
        <w:bottom w:val="none" w:sz="0" w:space="0" w:color="auto"/>
        <w:right w:val="none" w:sz="0" w:space="0" w:color="auto"/>
      </w:divBdr>
    </w:div>
    <w:div w:id="672340535">
      <w:bodyDiv w:val="1"/>
      <w:marLeft w:val="0"/>
      <w:marRight w:val="0"/>
      <w:marTop w:val="0"/>
      <w:marBottom w:val="0"/>
      <w:divBdr>
        <w:top w:val="none" w:sz="0" w:space="0" w:color="auto"/>
        <w:left w:val="none" w:sz="0" w:space="0" w:color="auto"/>
        <w:bottom w:val="none" w:sz="0" w:space="0" w:color="auto"/>
        <w:right w:val="none" w:sz="0" w:space="0" w:color="auto"/>
      </w:divBdr>
    </w:div>
    <w:div w:id="724180133">
      <w:bodyDiv w:val="1"/>
      <w:marLeft w:val="0"/>
      <w:marRight w:val="0"/>
      <w:marTop w:val="0"/>
      <w:marBottom w:val="0"/>
      <w:divBdr>
        <w:top w:val="none" w:sz="0" w:space="0" w:color="auto"/>
        <w:left w:val="none" w:sz="0" w:space="0" w:color="auto"/>
        <w:bottom w:val="none" w:sz="0" w:space="0" w:color="auto"/>
        <w:right w:val="none" w:sz="0" w:space="0" w:color="auto"/>
      </w:divBdr>
    </w:div>
    <w:div w:id="927076928">
      <w:bodyDiv w:val="1"/>
      <w:marLeft w:val="0"/>
      <w:marRight w:val="0"/>
      <w:marTop w:val="0"/>
      <w:marBottom w:val="0"/>
      <w:divBdr>
        <w:top w:val="none" w:sz="0" w:space="0" w:color="auto"/>
        <w:left w:val="none" w:sz="0" w:space="0" w:color="auto"/>
        <w:bottom w:val="none" w:sz="0" w:space="0" w:color="auto"/>
        <w:right w:val="none" w:sz="0" w:space="0" w:color="auto"/>
      </w:divBdr>
    </w:div>
    <w:div w:id="1027288584">
      <w:bodyDiv w:val="1"/>
      <w:marLeft w:val="0"/>
      <w:marRight w:val="0"/>
      <w:marTop w:val="0"/>
      <w:marBottom w:val="0"/>
      <w:divBdr>
        <w:top w:val="none" w:sz="0" w:space="0" w:color="auto"/>
        <w:left w:val="none" w:sz="0" w:space="0" w:color="auto"/>
        <w:bottom w:val="none" w:sz="0" w:space="0" w:color="auto"/>
        <w:right w:val="none" w:sz="0" w:space="0" w:color="auto"/>
      </w:divBdr>
    </w:div>
    <w:div w:id="1093282948">
      <w:bodyDiv w:val="1"/>
      <w:marLeft w:val="0"/>
      <w:marRight w:val="0"/>
      <w:marTop w:val="0"/>
      <w:marBottom w:val="0"/>
      <w:divBdr>
        <w:top w:val="none" w:sz="0" w:space="0" w:color="auto"/>
        <w:left w:val="none" w:sz="0" w:space="0" w:color="auto"/>
        <w:bottom w:val="none" w:sz="0" w:space="0" w:color="auto"/>
        <w:right w:val="none" w:sz="0" w:space="0" w:color="auto"/>
      </w:divBdr>
    </w:div>
    <w:div w:id="1221014082">
      <w:bodyDiv w:val="1"/>
      <w:marLeft w:val="0"/>
      <w:marRight w:val="0"/>
      <w:marTop w:val="0"/>
      <w:marBottom w:val="0"/>
      <w:divBdr>
        <w:top w:val="none" w:sz="0" w:space="0" w:color="auto"/>
        <w:left w:val="none" w:sz="0" w:space="0" w:color="auto"/>
        <w:bottom w:val="none" w:sz="0" w:space="0" w:color="auto"/>
        <w:right w:val="none" w:sz="0" w:space="0" w:color="auto"/>
      </w:divBdr>
    </w:div>
    <w:div w:id="1237007628">
      <w:bodyDiv w:val="1"/>
      <w:marLeft w:val="0"/>
      <w:marRight w:val="0"/>
      <w:marTop w:val="0"/>
      <w:marBottom w:val="0"/>
      <w:divBdr>
        <w:top w:val="none" w:sz="0" w:space="0" w:color="auto"/>
        <w:left w:val="none" w:sz="0" w:space="0" w:color="auto"/>
        <w:bottom w:val="none" w:sz="0" w:space="0" w:color="auto"/>
        <w:right w:val="none" w:sz="0" w:space="0" w:color="auto"/>
      </w:divBdr>
    </w:div>
    <w:div w:id="1264412326">
      <w:bodyDiv w:val="1"/>
      <w:marLeft w:val="0"/>
      <w:marRight w:val="0"/>
      <w:marTop w:val="0"/>
      <w:marBottom w:val="0"/>
      <w:divBdr>
        <w:top w:val="none" w:sz="0" w:space="0" w:color="auto"/>
        <w:left w:val="none" w:sz="0" w:space="0" w:color="auto"/>
        <w:bottom w:val="none" w:sz="0" w:space="0" w:color="auto"/>
        <w:right w:val="none" w:sz="0" w:space="0" w:color="auto"/>
      </w:divBdr>
    </w:div>
    <w:div w:id="1271401674">
      <w:bodyDiv w:val="1"/>
      <w:marLeft w:val="0"/>
      <w:marRight w:val="0"/>
      <w:marTop w:val="0"/>
      <w:marBottom w:val="0"/>
      <w:divBdr>
        <w:top w:val="none" w:sz="0" w:space="0" w:color="auto"/>
        <w:left w:val="none" w:sz="0" w:space="0" w:color="auto"/>
        <w:bottom w:val="none" w:sz="0" w:space="0" w:color="auto"/>
        <w:right w:val="none" w:sz="0" w:space="0" w:color="auto"/>
      </w:divBdr>
    </w:div>
    <w:div w:id="1319378500">
      <w:bodyDiv w:val="1"/>
      <w:marLeft w:val="0"/>
      <w:marRight w:val="0"/>
      <w:marTop w:val="0"/>
      <w:marBottom w:val="0"/>
      <w:divBdr>
        <w:top w:val="none" w:sz="0" w:space="0" w:color="auto"/>
        <w:left w:val="none" w:sz="0" w:space="0" w:color="auto"/>
        <w:bottom w:val="none" w:sz="0" w:space="0" w:color="auto"/>
        <w:right w:val="none" w:sz="0" w:space="0" w:color="auto"/>
      </w:divBdr>
    </w:div>
    <w:div w:id="1364208533">
      <w:bodyDiv w:val="1"/>
      <w:marLeft w:val="0"/>
      <w:marRight w:val="0"/>
      <w:marTop w:val="0"/>
      <w:marBottom w:val="0"/>
      <w:divBdr>
        <w:top w:val="none" w:sz="0" w:space="0" w:color="auto"/>
        <w:left w:val="none" w:sz="0" w:space="0" w:color="auto"/>
        <w:bottom w:val="none" w:sz="0" w:space="0" w:color="auto"/>
        <w:right w:val="none" w:sz="0" w:space="0" w:color="auto"/>
      </w:divBdr>
    </w:div>
    <w:div w:id="1407999790">
      <w:bodyDiv w:val="1"/>
      <w:marLeft w:val="0"/>
      <w:marRight w:val="0"/>
      <w:marTop w:val="0"/>
      <w:marBottom w:val="0"/>
      <w:divBdr>
        <w:top w:val="none" w:sz="0" w:space="0" w:color="auto"/>
        <w:left w:val="none" w:sz="0" w:space="0" w:color="auto"/>
        <w:bottom w:val="none" w:sz="0" w:space="0" w:color="auto"/>
        <w:right w:val="none" w:sz="0" w:space="0" w:color="auto"/>
      </w:divBdr>
    </w:div>
    <w:div w:id="1548953306">
      <w:bodyDiv w:val="1"/>
      <w:marLeft w:val="0"/>
      <w:marRight w:val="0"/>
      <w:marTop w:val="0"/>
      <w:marBottom w:val="0"/>
      <w:divBdr>
        <w:top w:val="none" w:sz="0" w:space="0" w:color="auto"/>
        <w:left w:val="none" w:sz="0" w:space="0" w:color="auto"/>
        <w:bottom w:val="none" w:sz="0" w:space="0" w:color="auto"/>
        <w:right w:val="none" w:sz="0" w:space="0" w:color="auto"/>
      </w:divBdr>
    </w:div>
    <w:div w:id="1618294152">
      <w:bodyDiv w:val="1"/>
      <w:marLeft w:val="0"/>
      <w:marRight w:val="0"/>
      <w:marTop w:val="0"/>
      <w:marBottom w:val="0"/>
      <w:divBdr>
        <w:top w:val="none" w:sz="0" w:space="0" w:color="auto"/>
        <w:left w:val="none" w:sz="0" w:space="0" w:color="auto"/>
        <w:bottom w:val="none" w:sz="0" w:space="0" w:color="auto"/>
        <w:right w:val="none" w:sz="0" w:space="0" w:color="auto"/>
      </w:divBdr>
    </w:div>
    <w:div w:id="1650356012">
      <w:bodyDiv w:val="1"/>
      <w:marLeft w:val="0"/>
      <w:marRight w:val="0"/>
      <w:marTop w:val="0"/>
      <w:marBottom w:val="0"/>
      <w:divBdr>
        <w:top w:val="none" w:sz="0" w:space="0" w:color="auto"/>
        <w:left w:val="none" w:sz="0" w:space="0" w:color="auto"/>
        <w:bottom w:val="none" w:sz="0" w:space="0" w:color="auto"/>
        <w:right w:val="none" w:sz="0" w:space="0" w:color="auto"/>
      </w:divBdr>
    </w:div>
    <w:div w:id="1721588295">
      <w:bodyDiv w:val="1"/>
      <w:marLeft w:val="0"/>
      <w:marRight w:val="0"/>
      <w:marTop w:val="0"/>
      <w:marBottom w:val="0"/>
      <w:divBdr>
        <w:top w:val="none" w:sz="0" w:space="0" w:color="auto"/>
        <w:left w:val="none" w:sz="0" w:space="0" w:color="auto"/>
        <w:bottom w:val="none" w:sz="0" w:space="0" w:color="auto"/>
        <w:right w:val="none" w:sz="0" w:space="0" w:color="auto"/>
      </w:divBdr>
    </w:div>
    <w:div w:id="1765608463">
      <w:bodyDiv w:val="1"/>
      <w:marLeft w:val="0"/>
      <w:marRight w:val="0"/>
      <w:marTop w:val="0"/>
      <w:marBottom w:val="0"/>
      <w:divBdr>
        <w:top w:val="none" w:sz="0" w:space="0" w:color="auto"/>
        <w:left w:val="none" w:sz="0" w:space="0" w:color="auto"/>
        <w:bottom w:val="none" w:sz="0" w:space="0" w:color="auto"/>
        <w:right w:val="none" w:sz="0" w:space="0" w:color="auto"/>
      </w:divBdr>
    </w:div>
    <w:div w:id="1863470954">
      <w:bodyDiv w:val="1"/>
      <w:marLeft w:val="0"/>
      <w:marRight w:val="0"/>
      <w:marTop w:val="0"/>
      <w:marBottom w:val="0"/>
      <w:divBdr>
        <w:top w:val="none" w:sz="0" w:space="0" w:color="auto"/>
        <w:left w:val="none" w:sz="0" w:space="0" w:color="auto"/>
        <w:bottom w:val="none" w:sz="0" w:space="0" w:color="auto"/>
        <w:right w:val="none" w:sz="0" w:space="0" w:color="auto"/>
      </w:divBdr>
    </w:div>
    <w:div w:id="1909920959">
      <w:bodyDiv w:val="1"/>
      <w:marLeft w:val="0"/>
      <w:marRight w:val="0"/>
      <w:marTop w:val="0"/>
      <w:marBottom w:val="0"/>
      <w:divBdr>
        <w:top w:val="none" w:sz="0" w:space="0" w:color="auto"/>
        <w:left w:val="none" w:sz="0" w:space="0" w:color="auto"/>
        <w:bottom w:val="none" w:sz="0" w:space="0" w:color="auto"/>
        <w:right w:val="none" w:sz="0" w:space="0" w:color="auto"/>
      </w:divBdr>
    </w:div>
    <w:div w:id="1949509823">
      <w:bodyDiv w:val="1"/>
      <w:marLeft w:val="0"/>
      <w:marRight w:val="0"/>
      <w:marTop w:val="0"/>
      <w:marBottom w:val="0"/>
      <w:divBdr>
        <w:top w:val="none" w:sz="0" w:space="0" w:color="auto"/>
        <w:left w:val="none" w:sz="0" w:space="0" w:color="auto"/>
        <w:bottom w:val="none" w:sz="0" w:space="0" w:color="auto"/>
        <w:right w:val="none" w:sz="0" w:space="0" w:color="auto"/>
      </w:divBdr>
    </w:div>
    <w:div w:id="2002004648">
      <w:bodyDiv w:val="1"/>
      <w:marLeft w:val="0"/>
      <w:marRight w:val="0"/>
      <w:marTop w:val="0"/>
      <w:marBottom w:val="0"/>
      <w:divBdr>
        <w:top w:val="none" w:sz="0" w:space="0" w:color="auto"/>
        <w:left w:val="none" w:sz="0" w:space="0" w:color="auto"/>
        <w:bottom w:val="none" w:sz="0" w:space="0" w:color="auto"/>
        <w:right w:val="none" w:sz="0" w:space="0" w:color="auto"/>
      </w:divBdr>
    </w:div>
    <w:div w:id="2078090414">
      <w:bodyDiv w:val="1"/>
      <w:marLeft w:val="0"/>
      <w:marRight w:val="0"/>
      <w:marTop w:val="0"/>
      <w:marBottom w:val="0"/>
      <w:divBdr>
        <w:top w:val="none" w:sz="0" w:space="0" w:color="auto"/>
        <w:left w:val="none" w:sz="0" w:space="0" w:color="auto"/>
        <w:bottom w:val="none" w:sz="0" w:space="0" w:color="auto"/>
        <w:right w:val="none" w:sz="0" w:space="0" w:color="auto"/>
      </w:divBdr>
    </w:div>
    <w:div w:id="214665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1D274-788A-4830-91B4-BAA0A7D73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17510</TotalTime>
  <Pages>70</Pages>
  <Words>15603</Words>
  <Characters>88943</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Gagik Tadevosyan</cp:lastModifiedBy>
  <cp:revision>1085</cp:revision>
  <cp:lastPrinted>2026-04-21T14:15:00Z</cp:lastPrinted>
  <dcterms:created xsi:type="dcterms:W3CDTF">2026-04-01T18:46:00Z</dcterms:created>
  <dcterms:modified xsi:type="dcterms:W3CDTF">2026-05-05T15:25:00Z</dcterms:modified>
</cp:coreProperties>
</file>